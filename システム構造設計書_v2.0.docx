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988644" w14:textId="0CE9073F" w:rsidR="00333ACB" w:rsidRDefault="00333ACB">
      <w:pPr>
        <w:rPr>
          <w:rFonts w:hint="eastAsia"/>
        </w:rPr>
      </w:pPr>
    </w:p>
    <w:p w14:paraId="62C7A4DF" w14:textId="200CE691" w:rsidR="009D348E" w:rsidRDefault="009D348E"/>
    <w:p w14:paraId="29F5FD34" w14:textId="5CFF7407" w:rsidR="009D348E" w:rsidRDefault="009D348E"/>
    <w:p w14:paraId="4F131CF7" w14:textId="2B4B0334" w:rsidR="009D348E" w:rsidRDefault="009D348E"/>
    <w:p w14:paraId="77C6A2B3" w14:textId="1A5CB1CE" w:rsidR="009D348E" w:rsidRDefault="009D348E"/>
    <w:p w14:paraId="711DDA37" w14:textId="21495A88" w:rsidR="009D348E" w:rsidRDefault="009D348E"/>
    <w:p w14:paraId="1622D246" w14:textId="50E98A1D" w:rsidR="009D348E" w:rsidRDefault="009D348E"/>
    <w:p w14:paraId="2A646DB4" w14:textId="40A33DF2" w:rsidR="009D348E" w:rsidRDefault="009D348E">
      <w:r>
        <w:rPr>
          <w:noProof/>
        </w:rPr>
        <mc:AlternateContent>
          <mc:Choice Requires="wps">
            <w:drawing>
              <wp:anchor distT="0" distB="0" distL="114300" distR="114300" simplePos="0" relativeHeight="251658240" behindDoc="0" locked="0" layoutInCell="1" allowOverlap="1" wp14:anchorId="794C2563" wp14:editId="6C15683D">
                <wp:simplePos x="0" y="0"/>
                <wp:positionH relativeFrom="margin">
                  <wp:posOffset>1282700</wp:posOffset>
                </wp:positionH>
                <wp:positionV relativeFrom="paragraph">
                  <wp:posOffset>63500</wp:posOffset>
                </wp:positionV>
                <wp:extent cx="4362450" cy="2546350"/>
                <wp:effectExtent l="0" t="0" r="19050" b="25400"/>
                <wp:wrapNone/>
                <wp:docPr id="1" name="Rectangle 1"/>
                <wp:cNvGraphicFramePr/>
                <a:graphic xmlns:a="http://schemas.openxmlformats.org/drawingml/2006/main">
                  <a:graphicData uri="http://schemas.microsoft.com/office/word/2010/wordprocessingShape">
                    <wps:wsp>
                      <wps:cNvSpPr/>
                      <wps:spPr>
                        <a:xfrm>
                          <a:off x="0" y="0"/>
                          <a:ext cx="4362450" cy="2546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73AC2" w14:textId="77777777" w:rsidR="009D348E" w:rsidRPr="00E2200F" w:rsidRDefault="009D348E" w:rsidP="009D348E">
                            <w:pPr>
                              <w:ind w:firstLineChars="200" w:firstLine="560"/>
                              <w:rPr>
                                <w:color w:val="000000" w:themeColor="text1"/>
                                <w:sz w:val="28"/>
                                <w:szCs w:val="28"/>
                              </w:rPr>
                            </w:pPr>
                            <w:r w:rsidRPr="00E2200F">
                              <w:rPr>
                                <w:rFonts w:hint="eastAsia"/>
                                <w:color w:val="000000" w:themeColor="text1"/>
                                <w:sz w:val="28"/>
                                <w:szCs w:val="28"/>
                              </w:rPr>
                              <w:t>教室予約システム</w:t>
                            </w:r>
                          </w:p>
                          <w:p w14:paraId="61919D62" w14:textId="6D9F7ED3" w:rsidR="009D348E" w:rsidRDefault="009D348E" w:rsidP="009D348E">
                            <w:pPr>
                              <w:jc w:val="center"/>
                              <w:rPr>
                                <w:color w:val="000000" w:themeColor="text1"/>
                                <w:sz w:val="48"/>
                                <w:szCs w:val="48"/>
                                <w:u w:val="single"/>
                              </w:rPr>
                            </w:pPr>
                            <w:r>
                              <w:rPr>
                                <w:rFonts w:hint="eastAsia"/>
                                <w:color w:val="000000" w:themeColor="text1"/>
                                <w:sz w:val="48"/>
                                <w:szCs w:val="48"/>
                                <w:u w:val="single"/>
                              </w:rPr>
                              <w:t>システム構造設計</w:t>
                            </w:r>
                            <w:r w:rsidRPr="00E2200F">
                              <w:rPr>
                                <w:rFonts w:hint="eastAsia"/>
                                <w:color w:val="000000" w:themeColor="text1"/>
                                <w:sz w:val="48"/>
                                <w:szCs w:val="48"/>
                                <w:u w:val="single"/>
                              </w:rPr>
                              <w:t>書</w:t>
                            </w:r>
                          </w:p>
                          <w:p w14:paraId="04BB2540" w14:textId="6CCEE883" w:rsidR="00667F1A" w:rsidRPr="00E2200F" w:rsidRDefault="00667F1A" w:rsidP="009D348E">
                            <w:pPr>
                              <w:jc w:val="center"/>
                              <w:rPr>
                                <w:color w:val="000000" w:themeColor="text1"/>
                                <w:sz w:val="48"/>
                                <w:szCs w:val="48"/>
                                <w:u w:val="single"/>
                              </w:rPr>
                            </w:pPr>
                            <w:r>
                              <w:rPr>
                                <w:rFonts w:hint="eastAsia"/>
                                <w:color w:val="000000" w:themeColor="text1"/>
                                <w:sz w:val="48"/>
                                <w:szCs w:val="48"/>
                                <w:u w:val="single"/>
                              </w:rPr>
                              <w:t>プログラム構造設計書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4C2563" id="Rectangle 1" o:spid="_x0000_s1026" style="position:absolute;left:0;text-align:left;margin-left:101pt;margin-top:5pt;width:343.5pt;height:200.5pt;z-index:2516582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" filled="f" strokecolor="black [3213]" strokeweight="1pt">
                <v:textbox>
                  <w:txbxContent>
                    <w:p w14:paraId="04473AC2" w14:textId="77777777" w:rsidR="009D348E" w:rsidRPr="00E2200F" w:rsidRDefault="009D348E" w:rsidP="009D348E">
                      <w:pPr>
                        <w:ind w:firstLineChars="200" w:firstLine="560"/>
                        <w:rPr>
                          <w:color w:val="000000" w:themeColor="text1"/>
                          <w:sz w:val="28"/>
                          <w:szCs w:val="28"/>
                        </w:rPr>
                      </w:pPr>
                      <w:r w:rsidRPr="00E2200F">
                        <w:rPr>
                          <w:rFonts w:hint="eastAsia"/>
                          <w:color w:val="000000" w:themeColor="text1"/>
                          <w:sz w:val="28"/>
                          <w:szCs w:val="28"/>
                        </w:rPr>
                        <w:t>教室予約システム</w:t>
                      </w:r>
                    </w:p>
                    <w:p w14:paraId="61919D62" w14:textId="6D9F7ED3" w:rsidR="009D348E" w:rsidRDefault="009D348E" w:rsidP="009D348E">
                      <w:pPr>
                        <w:jc w:val="center"/>
                        <w:rPr>
                          <w:color w:val="000000" w:themeColor="text1"/>
                          <w:sz w:val="48"/>
                          <w:szCs w:val="48"/>
                          <w:u w:val="single"/>
                        </w:rPr>
                      </w:pPr>
                      <w:r>
                        <w:rPr>
                          <w:rFonts w:hint="eastAsia"/>
                          <w:color w:val="000000" w:themeColor="text1"/>
                          <w:sz w:val="48"/>
                          <w:szCs w:val="48"/>
                          <w:u w:val="single"/>
                        </w:rPr>
                        <w:t>システム構造設計</w:t>
                      </w:r>
                      <w:r w:rsidRPr="00E2200F">
                        <w:rPr>
                          <w:rFonts w:hint="eastAsia"/>
                          <w:color w:val="000000" w:themeColor="text1"/>
                          <w:sz w:val="48"/>
                          <w:szCs w:val="48"/>
                          <w:u w:val="single"/>
                        </w:rPr>
                        <w:t>書</w:t>
                      </w:r>
                    </w:p>
                    <w:p w14:paraId="04BB2540" w14:textId="6CCEE883" w:rsidR="00667F1A" w:rsidRPr="00E2200F" w:rsidRDefault="00667F1A" w:rsidP="009D348E">
                      <w:pPr>
                        <w:jc w:val="center"/>
                        <w:rPr>
                          <w:color w:val="000000" w:themeColor="text1"/>
                          <w:sz w:val="48"/>
                          <w:szCs w:val="48"/>
                          <w:u w:val="single"/>
                        </w:rPr>
                      </w:pPr>
                      <w:r>
                        <w:rPr>
                          <w:rFonts w:hint="eastAsia"/>
                          <w:color w:val="000000" w:themeColor="text1"/>
                          <w:sz w:val="48"/>
                          <w:szCs w:val="48"/>
                          <w:u w:val="single"/>
                        </w:rPr>
                        <w:t>プログラム構造設計書</w:t>
                      </w:r>
                    </w:p>
                  </w:txbxContent>
                </v:textbox>
                <w10:wrap anchorx="margin"/>
              </v:rect>
            </w:pict>
          </mc:Fallback>
        </mc:AlternateContent>
      </w:r>
    </w:p>
    <w:p w14:paraId="1D7D7B4C" w14:textId="71EFC602" w:rsidR="009D348E" w:rsidRDefault="009D348E"/>
    <w:p w14:paraId="168C2BCC" w14:textId="4C51E054" w:rsidR="009D348E" w:rsidRDefault="009D348E"/>
    <w:p w14:paraId="2B75D9B3" w14:textId="69A5AE08" w:rsidR="009D348E" w:rsidRDefault="009D348E"/>
    <w:p w14:paraId="61A88CAB" w14:textId="1A29579C" w:rsidR="009D348E" w:rsidRDefault="009D348E"/>
    <w:p w14:paraId="3F12CD32" w14:textId="4F56C29E" w:rsidR="009D348E" w:rsidRDefault="009D348E"/>
    <w:p w14:paraId="4E74FDDD" w14:textId="4AEE78ED" w:rsidR="009D348E" w:rsidRDefault="009D348E"/>
    <w:p w14:paraId="0CBEF1B1" w14:textId="144AD0AC" w:rsidR="009D348E" w:rsidRDefault="009D348E"/>
    <w:p w14:paraId="153400E6" w14:textId="071323B1" w:rsidR="009D348E" w:rsidRDefault="009D348E"/>
    <w:p w14:paraId="044CF042" w14:textId="16A9B4DF" w:rsidR="009D348E" w:rsidRDefault="009D348E"/>
    <w:p w14:paraId="078C9EE4" w14:textId="38B83611" w:rsidR="009D348E" w:rsidRDefault="009D348E"/>
    <w:p w14:paraId="0DFF0E95" w14:textId="0CDF2CE5" w:rsidR="009D348E" w:rsidRDefault="009D348E"/>
    <w:p w14:paraId="68C9FA99" w14:textId="279F9C45" w:rsidR="009D348E" w:rsidRDefault="009D348E"/>
    <w:p w14:paraId="313AD0FE" w14:textId="6AEEACB8" w:rsidR="009D348E" w:rsidRDefault="009D348E"/>
    <w:p w14:paraId="4D7F826A" w14:textId="2FBAFBE5" w:rsidR="009D348E" w:rsidRDefault="009D348E"/>
    <w:p w14:paraId="09FCB3F8" w14:textId="716D3702" w:rsidR="00B41275" w:rsidRDefault="00B41275" w:rsidP="1248C4E5">
      <w:pPr>
        <w:jc w:val="center"/>
      </w:pPr>
      <w:r>
        <w:rPr>
          <w:rFonts w:hint="eastAsia"/>
        </w:rPr>
        <w:t>2</w:t>
      </w:r>
      <w:r>
        <w:t>023年6月</w:t>
      </w:r>
      <w:r w:rsidR="00DF560E">
        <w:t>26</w:t>
      </w:r>
      <w:r>
        <w:t>日　第3.</w:t>
      </w:r>
      <w:r>
        <w:rPr>
          <w:rFonts w:hint="eastAsia"/>
        </w:rPr>
        <w:t>1</w:t>
      </w:r>
      <w:r>
        <w:t>版</w:t>
      </w:r>
    </w:p>
    <w:p w14:paraId="335E3C6F" w14:textId="3D15D798" w:rsidR="009D348E" w:rsidRDefault="1ECBD1A3" w:rsidP="1248C4E5">
      <w:pPr>
        <w:jc w:val="center"/>
      </w:pPr>
      <w:r>
        <w:t>2023年6月22日　第3.0版</w:t>
      </w:r>
    </w:p>
    <w:p w14:paraId="19E5D61D" w14:textId="2C378863" w:rsidR="007F11C4" w:rsidRDefault="007F11C4" w:rsidP="007F11C4">
      <w:pPr>
        <w:jc w:val="center"/>
      </w:pPr>
      <w:r>
        <w:rPr>
          <w:rFonts w:hint="eastAsia"/>
        </w:rPr>
        <w:t>2023年</w:t>
      </w:r>
      <w:r>
        <w:t>6</w:t>
      </w:r>
      <w:r>
        <w:rPr>
          <w:rFonts w:hint="eastAsia"/>
        </w:rPr>
        <w:t>月</w:t>
      </w:r>
      <w:r>
        <w:t>15</w:t>
      </w:r>
      <w:r>
        <w:rPr>
          <w:rFonts w:hint="eastAsia"/>
        </w:rPr>
        <w:t>日　第2.</w:t>
      </w:r>
      <w:r w:rsidR="00FC1774">
        <w:t>1</w:t>
      </w:r>
      <w:r>
        <w:rPr>
          <w:rFonts w:hint="eastAsia"/>
        </w:rPr>
        <w:t>版</w:t>
      </w:r>
    </w:p>
    <w:p w14:paraId="78EE091F" w14:textId="074FC283" w:rsidR="004B7235" w:rsidRDefault="004B7235" w:rsidP="004B7235">
      <w:pPr>
        <w:jc w:val="center"/>
      </w:pPr>
      <w:r>
        <w:rPr>
          <w:rFonts w:hint="eastAsia"/>
        </w:rPr>
        <w:t>2023年</w:t>
      </w:r>
      <w:r w:rsidR="00CE146E">
        <w:rPr>
          <w:rFonts w:hint="eastAsia"/>
        </w:rPr>
        <w:t>4</w:t>
      </w:r>
      <w:r>
        <w:rPr>
          <w:rFonts w:hint="eastAsia"/>
        </w:rPr>
        <w:t>月</w:t>
      </w:r>
      <w:r w:rsidR="00CE146E">
        <w:rPr>
          <w:rFonts w:hint="eastAsia"/>
        </w:rPr>
        <w:t>02</w:t>
      </w:r>
      <w:r>
        <w:rPr>
          <w:rFonts w:hint="eastAsia"/>
        </w:rPr>
        <w:t>日　第</w:t>
      </w:r>
      <w:r w:rsidR="00CE146E">
        <w:rPr>
          <w:rFonts w:hint="eastAsia"/>
        </w:rPr>
        <w:t>2</w:t>
      </w:r>
      <w:r>
        <w:rPr>
          <w:rFonts w:hint="eastAsia"/>
        </w:rPr>
        <w:t>.</w:t>
      </w:r>
      <w:r w:rsidR="00CE146E">
        <w:rPr>
          <w:rFonts w:hint="eastAsia"/>
        </w:rPr>
        <w:t>0</w:t>
      </w:r>
      <w:r>
        <w:rPr>
          <w:rFonts w:hint="eastAsia"/>
        </w:rPr>
        <w:t>版</w:t>
      </w:r>
    </w:p>
    <w:p w14:paraId="17C941A7" w14:textId="75F9DDD0" w:rsidR="00A21101" w:rsidRDefault="00A21101" w:rsidP="00A21101">
      <w:pPr>
        <w:jc w:val="center"/>
      </w:pPr>
      <w:r>
        <w:rPr>
          <w:rFonts w:hint="eastAsia"/>
        </w:rPr>
        <w:t>2023年</w:t>
      </w:r>
      <w:r w:rsidR="00CE146E">
        <w:rPr>
          <w:rFonts w:hint="eastAsia"/>
        </w:rPr>
        <w:t>4</w:t>
      </w:r>
      <w:r>
        <w:rPr>
          <w:rFonts w:hint="eastAsia"/>
        </w:rPr>
        <w:t>月</w:t>
      </w:r>
      <w:r w:rsidR="00CE146E">
        <w:rPr>
          <w:rFonts w:hint="eastAsia"/>
        </w:rPr>
        <w:t>01</w:t>
      </w:r>
      <w:r>
        <w:rPr>
          <w:rFonts w:hint="eastAsia"/>
        </w:rPr>
        <w:t>日　第1.</w:t>
      </w:r>
      <w:r w:rsidR="005D1662">
        <w:rPr>
          <w:rFonts w:hint="eastAsia"/>
        </w:rPr>
        <w:t>1</w:t>
      </w:r>
      <w:r>
        <w:rPr>
          <w:rFonts w:hint="eastAsia"/>
        </w:rPr>
        <w:t>版</w:t>
      </w:r>
    </w:p>
    <w:p w14:paraId="180D1234" w14:textId="7A83B359" w:rsidR="009D348E" w:rsidRDefault="009D348E" w:rsidP="009D348E">
      <w:pPr>
        <w:jc w:val="center"/>
      </w:pPr>
      <w:r>
        <w:rPr>
          <w:rFonts w:hint="eastAsia"/>
        </w:rPr>
        <w:t>202</w:t>
      </w:r>
      <w:r w:rsidR="00AD34F6">
        <w:rPr>
          <w:rFonts w:hint="eastAsia"/>
        </w:rPr>
        <w:t>3</w:t>
      </w:r>
      <w:r>
        <w:rPr>
          <w:rFonts w:hint="eastAsia"/>
        </w:rPr>
        <w:t>年</w:t>
      </w:r>
      <w:r w:rsidR="00AD34F6">
        <w:rPr>
          <w:rFonts w:hint="eastAsia"/>
        </w:rPr>
        <w:t>3</w:t>
      </w:r>
      <w:r>
        <w:rPr>
          <w:rFonts w:hint="eastAsia"/>
        </w:rPr>
        <w:t>月2</w:t>
      </w:r>
      <w:r w:rsidR="00AD34F6">
        <w:rPr>
          <w:rFonts w:hint="eastAsia"/>
        </w:rPr>
        <w:t>7</w:t>
      </w:r>
      <w:r>
        <w:rPr>
          <w:rFonts w:hint="eastAsia"/>
        </w:rPr>
        <w:t>日　第</w:t>
      </w:r>
      <w:r w:rsidR="000A0358">
        <w:rPr>
          <w:rFonts w:hint="eastAsia"/>
        </w:rPr>
        <w:t>1</w:t>
      </w:r>
      <w:r>
        <w:rPr>
          <w:rFonts w:hint="eastAsia"/>
        </w:rPr>
        <w:t>.0版</w:t>
      </w:r>
    </w:p>
    <w:p w14:paraId="772EDD61" w14:textId="426D4B90" w:rsidR="009D348E" w:rsidRDefault="001D69F2" w:rsidP="000A72E2">
      <w:pPr>
        <w:jc w:val="center"/>
      </w:pPr>
      <w:r>
        <w:rPr>
          <w:rFonts w:hint="eastAsia"/>
        </w:rPr>
        <w:t>2023年</w:t>
      </w:r>
      <w:r w:rsidR="000A72E2">
        <w:rPr>
          <w:rFonts w:hint="eastAsia"/>
        </w:rPr>
        <w:t>3月24日　第0.0版</w:t>
      </w:r>
    </w:p>
    <w:p w14:paraId="1AF30498" w14:textId="770889A0" w:rsidR="009D348E" w:rsidRDefault="009D348E"/>
    <w:p w14:paraId="49FD136E" w14:textId="0CDF45F2" w:rsidR="009D348E" w:rsidRDefault="009D348E"/>
    <w:p w14:paraId="08061745" w14:textId="5062685A" w:rsidR="009D348E" w:rsidRDefault="009D348E"/>
    <w:p w14:paraId="3AFB7672" w14:textId="5BFBD019" w:rsidR="009D348E" w:rsidRDefault="009D348E"/>
    <w:p w14:paraId="75911A65" w14:textId="77777777" w:rsidR="009D348E" w:rsidRDefault="009D348E" w:rsidP="009D348E">
      <w:pPr>
        <w:jc w:val="right"/>
      </w:pPr>
      <w:r>
        <w:rPr>
          <w:rFonts w:hint="eastAsia"/>
        </w:rPr>
        <w:t>東京国際工科専門職大学</w:t>
      </w:r>
    </w:p>
    <w:p w14:paraId="5AAE9A83" w14:textId="3232131C" w:rsidR="009D348E" w:rsidRDefault="009D348E" w:rsidP="009D348E">
      <w:pPr>
        <w:jc w:val="right"/>
      </w:pPr>
      <w:r>
        <w:rPr>
          <w:rFonts w:hint="eastAsia"/>
        </w:rPr>
        <w:t>工科学部 情報工学科</w:t>
      </w:r>
    </w:p>
    <w:p w14:paraId="7C154F84" w14:textId="702928F4" w:rsidR="000D47F5" w:rsidRDefault="000D47F5" w:rsidP="009D348E">
      <w:pPr>
        <w:jc w:val="right"/>
        <w:rPr>
          <w:rFonts w:hint="eastAsia"/>
        </w:rPr>
      </w:pPr>
    </w:p>
    <w:p w14:paraId="776A7D50" w14:textId="537BCCC1" w:rsidR="009D348E" w:rsidRDefault="000D47F5" w:rsidP="009D348E">
      <w:pPr>
        <w:jc w:val="right"/>
      </w:pPr>
      <w:r w:rsidRPr="00077ED3">
        <w:rPr>
          <w:rFonts w:hint="eastAsia"/>
        </w:rPr>
        <w:t>黒羽</w:t>
      </w:r>
      <w:r w:rsidR="00AC7E7F">
        <w:rPr>
          <w:rFonts w:hint="eastAsia"/>
        </w:rPr>
        <w:t xml:space="preserve">　　　</w:t>
      </w:r>
      <w:r w:rsidRPr="00077ED3">
        <w:t>晟</w:t>
      </w:r>
    </w:p>
    <w:p w14:paraId="7BAA9EF8" w14:textId="06A13F34" w:rsidR="00FC1774" w:rsidRDefault="00FC1774" w:rsidP="009D348E">
      <w:pPr>
        <w:jc w:val="right"/>
      </w:pPr>
      <w:r>
        <w:rPr>
          <w:rFonts w:hint="eastAsia"/>
        </w:rPr>
        <w:t>佐藤　礼央奈</w:t>
      </w:r>
    </w:p>
    <w:p w14:paraId="5E6079D8" w14:textId="65471B55" w:rsidR="00FC1774" w:rsidRDefault="00FC1774" w:rsidP="009D348E">
      <w:pPr>
        <w:jc w:val="right"/>
      </w:pPr>
      <w:r>
        <w:rPr>
          <w:rFonts w:hint="eastAsia"/>
        </w:rPr>
        <w:t>小林　洋二</w:t>
      </w:r>
      <w:r w:rsidR="002902FA">
        <w:rPr>
          <w:rFonts w:hint="eastAsia"/>
        </w:rPr>
        <w:t>朗</w:t>
      </w:r>
    </w:p>
    <w:p w14:paraId="694E31C0" w14:textId="2F6DD02E" w:rsidR="2E3F912A" w:rsidRDefault="22D10FF1" w:rsidP="2E3F912A">
      <w:pPr>
        <w:jc w:val="right"/>
      </w:pPr>
      <w:r>
        <w:t>森田</w:t>
      </w:r>
      <w:r w:rsidR="00AC7E7F">
        <w:rPr>
          <w:rFonts w:hint="eastAsia"/>
        </w:rPr>
        <w:t xml:space="preserve">　　　</w:t>
      </w:r>
      <w:r>
        <w:t>輪</w:t>
      </w:r>
    </w:p>
    <w:p w14:paraId="666B435E" w14:textId="52A49CBA" w:rsidR="009D348E" w:rsidRPr="009D348E" w:rsidRDefault="00AC7E7F" w:rsidP="00AC7E7F">
      <w:pPr>
        <w:jc w:val="right"/>
      </w:pPr>
      <w:r>
        <w:rPr>
          <w:rFonts w:hint="eastAsia"/>
        </w:rPr>
        <w:t>秦　　志於里</w:t>
      </w:r>
    </w:p>
    <w:p w14:paraId="5AB34054" w14:textId="77777777" w:rsidR="00F82662" w:rsidRPr="009D348E" w:rsidRDefault="00F82662" w:rsidP="00AC7E7F">
      <w:pPr>
        <w:jc w:val="right"/>
      </w:pPr>
    </w:p>
    <w:p w14:paraId="0BACAE6B" w14:textId="77777777" w:rsidR="00F82662" w:rsidRDefault="00F82662"/>
    <w:p w14:paraId="1059ED94" w14:textId="29B7CFD4" w:rsidR="009D348E" w:rsidRDefault="009D348E">
      <w:r>
        <w:rPr>
          <w:rFonts w:hint="eastAsia"/>
        </w:rPr>
        <w:t>はじめに</w:t>
      </w:r>
    </w:p>
    <w:p w14:paraId="10ABE7FB" w14:textId="7832F978" w:rsidR="009D348E" w:rsidRDefault="009D348E" w:rsidP="009D348E">
      <w:pPr>
        <w:ind w:leftChars="100" w:left="210"/>
      </w:pPr>
      <w:r>
        <w:rPr>
          <w:rFonts w:hint="eastAsia"/>
        </w:rPr>
        <w:t xml:space="preserve">　本ドキュメントは，</w:t>
      </w:r>
      <w:r w:rsidR="001D6E0E">
        <w:rPr>
          <w:rFonts w:hint="eastAsia"/>
        </w:rPr>
        <w:t>東京国際工科専門職大学内の教室予約システムに関するソフトウェアシステム構造及びプログラム構造について規定するものである．</w:t>
      </w:r>
    </w:p>
    <w:p w14:paraId="56996F72" w14:textId="7806C738" w:rsidR="001D6E0E" w:rsidRDefault="001D6E0E" w:rsidP="009D348E">
      <w:pPr>
        <w:ind w:leftChars="100" w:left="210"/>
      </w:pPr>
      <w:r>
        <w:rPr>
          <w:rFonts w:hint="eastAsia"/>
        </w:rPr>
        <w:t>なお，本システムは，スパイラルにて開発を行うが，イテレーション毎に本ドキュメントを更新するものとする．ベースとなるユーザインタフェース仕様書の版数については，変更履歴に明記する．</w:t>
      </w:r>
    </w:p>
    <w:p w14:paraId="2AF57335" w14:textId="5BB94E8A" w:rsidR="001D6E0E" w:rsidRDefault="001D6E0E"/>
    <w:p w14:paraId="0A3392B5" w14:textId="77777777" w:rsidR="00C433DD" w:rsidRDefault="00C433DD" w:rsidP="00C433DD">
      <w:pPr>
        <w:jc w:val="left"/>
      </w:pPr>
    </w:p>
    <w:p w14:paraId="778FE2EC" w14:textId="77777777" w:rsidR="00C433DD" w:rsidRDefault="00C433DD" w:rsidP="00C433DD">
      <w:pPr>
        <w:ind w:leftChars="200" w:left="420"/>
        <w:jc w:val="left"/>
      </w:pPr>
      <w:r>
        <w:rPr>
          <w:rFonts w:hint="eastAsia"/>
        </w:rPr>
        <w:t>【本プロジェクトにおける工程と成果物】</w:t>
      </w:r>
    </w:p>
    <w:p w14:paraId="66016846" w14:textId="7E87DEC2" w:rsidR="00C433DD" w:rsidRPr="0083327E" w:rsidRDefault="00C433DD" w:rsidP="00C433DD">
      <w:pPr>
        <w:ind w:leftChars="200" w:left="420"/>
        <w:jc w:val="left"/>
      </w:pPr>
    </w:p>
    <w:p w14:paraId="5F0A3F09" w14:textId="72007646" w:rsidR="00C433DD" w:rsidRDefault="00C433DD" w:rsidP="00C433DD">
      <w:pPr>
        <w:ind w:leftChars="200" w:left="420"/>
        <w:jc w:val="left"/>
      </w:pPr>
      <w:r>
        <w:rPr>
          <w:noProof/>
        </w:rPr>
        <mc:AlternateContent>
          <mc:Choice Requires="wps">
            <w:drawing>
              <wp:anchor distT="0" distB="0" distL="114300" distR="114300" simplePos="0" relativeHeight="251658244" behindDoc="0" locked="0" layoutInCell="1" allowOverlap="1" wp14:anchorId="18FD3375" wp14:editId="39C4B62B">
                <wp:simplePos x="0" y="0"/>
                <wp:positionH relativeFrom="column">
                  <wp:posOffset>4075237</wp:posOffset>
                </wp:positionH>
                <wp:positionV relativeFrom="paragraph">
                  <wp:posOffset>223561</wp:posOffset>
                </wp:positionV>
                <wp:extent cx="1811020" cy="555585"/>
                <wp:effectExtent l="0" t="0" r="17780" b="16510"/>
                <wp:wrapNone/>
                <wp:docPr id="35" name="Rectangle 35"/>
                <wp:cNvGraphicFramePr/>
                <a:graphic xmlns:a="http://schemas.openxmlformats.org/drawingml/2006/main">
                  <a:graphicData uri="http://schemas.microsoft.com/office/word/2010/wordprocessingShape">
                    <wps:wsp>
                      <wps:cNvSpPr/>
                      <wps:spPr>
                        <a:xfrm>
                          <a:off x="0" y="0"/>
                          <a:ext cx="1811020" cy="5555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5730D6" w14:textId="77777777" w:rsidR="00C433DD" w:rsidRDefault="00C433DD" w:rsidP="00C433DD">
                            <w:pPr>
                              <w:jc w:val="center"/>
                            </w:pPr>
                            <w:r>
                              <w:rPr>
                                <w:rFonts w:hint="eastAsia"/>
                              </w:rPr>
                              <w:t>システムテスト</w:t>
                            </w:r>
                          </w:p>
                          <w:p w14:paraId="41F93B36" w14:textId="77777777" w:rsidR="00C433DD" w:rsidRDefault="00C433DD" w:rsidP="00C433DD">
                            <w:pPr>
                              <w:jc w:val="center"/>
                            </w:pPr>
                            <w:r>
                              <w:rPr>
                                <w:rFonts w:hint="eastAsia"/>
                              </w:rPr>
                              <w:t>仕様書／成績書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FD3375" id="Rectangle 35" o:spid="_x0000_s1027" style="position:absolute;left:0;text-align:left;margin-left:320.9pt;margin-top:17.6pt;width:142.6pt;height:43.7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" fillcolor="#4472c4 [3204]" strokecolor="#1f3763 [1604]" strokeweight="1pt">
                <v:textbox>
                  <w:txbxContent>
                    <w:p w14:paraId="0E5730D6" w14:textId="77777777" w:rsidR="00C433DD" w:rsidRDefault="00C433DD" w:rsidP="00C433DD">
                      <w:pPr>
                        <w:jc w:val="center"/>
                      </w:pPr>
                      <w:r>
                        <w:rPr>
                          <w:rFonts w:hint="eastAsia"/>
                        </w:rPr>
                        <w:t>システムテスト</w:t>
                      </w:r>
                    </w:p>
                    <w:p w14:paraId="41F93B36" w14:textId="77777777" w:rsidR="00C433DD" w:rsidRDefault="00C433DD" w:rsidP="00C433DD">
                      <w:pPr>
                        <w:jc w:val="center"/>
                      </w:pPr>
                      <w:r>
                        <w:rPr>
                          <w:rFonts w:hint="eastAsia"/>
                        </w:rPr>
                        <w:t>仕様書／成績書</w:t>
                      </w:r>
                    </w:p>
                  </w:txbxContent>
                </v:textbox>
              </v:rect>
            </w:pict>
          </mc:Fallback>
        </mc:AlternateContent>
      </w:r>
      <w:r>
        <w:rPr>
          <w:noProof/>
        </w:rPr>
        <mc:AlternateContent>
          <mc:Choice Requires="wps">
            <w:drawing>
              <wp:anchor distT="0" distB="0" distL="114300" distR="114300" simplePos="0" relativeHeight="251658241" behindDoc="0" locked="0" layoutInCell="1" allowOverlap="1" wp14:anchorId="0DE51787" wp14:editId="7D4866A3">
                <wp:simplePos x="0" y="0"/>
                <wp:positionH relativeFrom="column">
                  <wp:posOffset>433569</wp:posOffset>
                </wp:positionH>
                <wp:positionV relativeFrom="paragraph">
                  <wp:posOffset>157673</wp:posOffset>
                </wp:positionV>
                <wp:extent cx="1811438" cy="289367"/>
                <wp:effectExtent l="0" t="0" r="17780" b="15875"/>
                <wp:wrapNone/>
                <wp:docPr id="37" name="Rectangle 37"/>
                <wp:cNvGraphicFramePr/>
                <a:graphic xmlns:a="http://schemas.openxmlformats.org/drawingml/2006/main">
                  <a:graphicData uri="http://schemas.microsoft.com/office/word/2010/wordprocessingShape">
                    <wps:wsp>
                      <wps:cNvSpPr/>
                      <wps:spPr>
                        <a:xfrm>
                          <a:off x="0" y="0"/>
                          <a:ext cx="1811438" cy="2893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92C518" w14:textId="77777777" w:rsidR="00C433DD" w:rsidRDefault="00C433DD" w:rsidP="00C433DD">
                            <w:pPr>
                              <w:jc w:val="center"/>
                            </w:pPr>
                            <w:r>
                              <w:rPr>
                                <w:rFonts w:hint="eastAsia"/>
                              </w:rPr>
                              <w:t>ユーザインタフェース設計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E51787" id="Rectangle 37" o:spid="_x0000_s1028" style="position:absolute;left:0;text-align:left;margin-left:34.15pt;margin-top:12.4pt;width:142.65pt;height:22.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" fillcolor="#4472c4 [3204]" strokecolor="#1f3763 [1604]" strokeweight="1pt">
                <v:textbox>
                  <w:txbxContent>
                    <w:p w14:paraId="6192C518" w14:textId="77777777" w:rsidR="00C433DD" w:rsidRDefault="00C433DD" w:rsidP="00C433DD">
                      <w:pPr>
                        <w:jc w:val="center"/>
                      </w:pPr>
                      <w:r>
                        <w:rPr>
                          <w:rFonts w:hint="eastAsia"/>
                        </w:rPr>
                        <w:t>ユーザインタフェース設計</w:t>
                      </w:r>
                    </w:p>
                  </w:txbxContent>
                </v:textbox>
              </v:rect>
            </w:pict>
          </mc:Fallback>
        </mc:AlternateContent>
      </w:r>
    </w:p>
    <w:p w14:paraId="272134E8" w14:textId="7B771C99" w:rsidR="00C433DD" w:rsidRDefault="00C433DD" w:rsidP="00C433DD">
      <w:pPr>
        <w:ind w:leftChars="200" w:left="420"/>
        <w:jc w:val="left"/>
      </w:pPr>
    </w:p>
    <w:p w14:paraId="3FF76CB1" w14:textId="7BD03E03" w:rsidR="00C433DD" w:rsidRDefault="00C433DD" w:rsidP="00C433DD">
      <w:pPr>
        <w:ind w:leftChars="200" w:left="420"/>
        <w:jc w:val="left"/>
      </w:pPr>
      <w:r>
        <w:rPr>
          <w:noProof/>
        </w:rPr>
        <mc:AlternateContent>
          <mc:Choice Requires="wps">
            <w:drawing>
              <wp:anchor distT="0" distB="0" distL="114300" distR="114300" simplePos="0" relativeHeight="251658248" behindDoc="0" locked="0" layoutInCell="1" allowOverlap="1" wp14:anchorId="10AF1DAD" wp14:editId="56D04D7C">
                <wp:simplePos x="0" y="0"/>
                <wp:positionH relativeFrom="column">
                  <wp:posOffset>856455</wp:posOffset>
                </wp:positionH>
                <wp:positionV relativeFrom="paragraph">
                  <wp:posOffset>95250</wp:posOffset>
                </wp:positionV>
                <wp:extent cx="1811438" cy="734993"/>
                <wp:effectExtent l="0" t="0" r="17780" b="27305"/>
                <wp:wrapNone/>
                <wp:docPr id="38" name="Flowchart: Multidocument 38"/>
                <wp:cNvGraphicFramePr/>
                <a:graphic xmlns:a="http://schemas.openxmlformats.org/drawingml/2006/main">
                  <a:graphicData uri="http://schemas.microsoft.com/office/word/2010/wordprocessingShape">
                    <wps:wsp>
                      <wps:cNvSpPr/>
                      <wps:spPr>
                        <a:xfrm>
                          <a:off x="0" y="0"/>
                          <a:ext cx="1811438" cy="734993"/>
                        </a:xfrm>
                        <a:prstGeom prst="flowChartMultidocumen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567596EF" w14:textId="77777777" w:rsidR="00C433DD" w:rsidRPr="002345BC" w:rsidRDefault="00C433DD" w:rsidP="00C433DD">
                            <w:pPr>
                              <w:jc w:val="center"/>
                              <w:rPr>
                                <w:color w:val="000000" w:themeColor="text1"/>
                              </w:rPr>
                            </w:pPr>
                            <w:r w:rsidRPr="002345BC">
                              <w:rPr>
                                <w:rFonts w:hint="eastAsia"/>
                                <w:color w:val="000000" w:themeColor="text1"/>
                              </w:rPr>
                              <w:t>ユーザインタフェース仕様書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AF1DAD"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38" o:spid="_x0000_s1029" type="#_x0000_t115" style="position:absolute;left:0;text-align:left;margin-left:67.45pt;margin-top:7.5pt;width:142.65pt;height:57.8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" fillcolor="#ffc000 [3207]" strokecolor="#7f5f00 [1607]" strokeweight="1pt">
                <v:textbox>
                  <w:txbxContent>
                    <w:p w14:paraId="567596EF" w14:textId="77777777" w:rsidR="00C433DD" w:rsidRPr="002345BC" w:rsidRDefault="00C433DD" w:rsidP="00C433DD">
                      <w:pPr>
                        <w:jc w:val="center"/>
                        <w:rPr>
                          <w:color w:val="000000" w:themeColor="text1"/>
                        </w:rPr>
                      </w:pPr>
                      <w:r w:rsidRPr="002345BC">
                        <w:rPr>
                          <w:rFonts w:hint="eastAsia"/>
                          <w:color w:val="000000" w:themeColor="text1"/>
                        </w:rPr>
                        <w:t>ユーザインタフェース仕様書</w:t>
                      </w:r>
                    </w:p>
                  </w:txbxContent>
                </v:textbox>
              </v:shape>
            </w:pict>
          </mc:Fallback>
        </mc:AlternateContent>
      </w:r>
    </w:p>
    <w:p w14:paraId="121195ED" w14:textId="1C278DB6" w:rsidR="00C433DD" w:rsidRDefault="00C433DD" w:rsidP="00C433DD">
      <w:pPr>
        <w:ind w:leftChars="200" w:left="420"/>
        <w:jc w:val="left"/>
      </w:pPr>
      <w:r>
        <w:rPr>
          <w:noProof/>
        </w:rPr>
        <mc:AlternateContent>
          <mc:Choice Requires="wps">
            <w:drawing>
              <wp:anchor distT="0" distB="0" distL="114300" distR="114300" simplePos="0" relativeHeight="251658247" behindDoc="0" locked="0" layoutInCell="1" allowOverlap="1" wp14:anchorId="3AB0D0D7" wp14:editId="4525D104">
                <wp:simplePos x="0" y="0"/>
                <wp:positionH relativeFrom="column">
                  <wp:posOffset>4186483</wp:posOffset>
                </wp:positionH>
                <wp:positionV relativeFrom="paragraph">
                  <wp:posOffset>93980</wp:posOffset>
                </wp:positionV>
                <wp:extent cx="277792" cy="2903839"/>
                <wp:effectExtent l="0" t="19050" r="46355" b="11430"/>
                <wp:wrapNone/>
                <wp:docPr id="40" name="Arrow: Bent-Up 40"/>
                <wp:cNvGraphicFramePr/>
                <a:graphic xmlns:a="http://schemas.openxmlformats.org/drawingml/2006/main">
                  <a:graphicData uri="http://schemas.microsoft.com/office/word/2010/wordprocessingShape">
                    <wps:wsp>
                      <wps:cNvSpPr/>
                      <wps:spPr>
                        <a:xfrm>
                          <a:off x="0" y="0"/>
                          <a:ext cx="277792" cy="2903839"/>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29911C09" id="矢印: 上向き折線 40" o:spid="_x0000_s1026" style="position:absolute;left:0;text-align:left;margin-left:329.65pt;margin-top:7.4pt;width:21.85pt;height:228.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7792,2903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" path="m,2834391r173620,l173620,69448r-34724,l208344,r69448,69448l243068,69448r,2834391l,2903839r,-69448xe" fillcolor="#4472c4 [3204]" strokecolor="#1f3763 [1604]" strokeweight="1pt">
                <v:stroke joinstyle="miter"/>
                <v:path arrowok="t" o:connecttype="custom" o:connectlocs="0,2834391;173620,2834391;173620,69448;138896,69448;208344,0;277792,69448;243068,69448;243068,2903839;0,2903839;0,2834391" o:connectangles="0,0,0,0,0,0,0,0,0,0"/>
              </v:shape>
            </w:pict>
          </mc:Fallback>
        </mc:AlternateContent>
      </w:r>
    </w:p>
    <w:p w14:paraId="47B14D7C" w14:textId="17FF2AF8" w:rsidR="00C433DD" w:rsidRDefault="00C433DD" w:rsidP="00C433DD">
      <w:pPr>
        <w:ind w:leftChars="200" w:left="420"/>
        <w:jc w:val="left"/>
      </w:pPr>
      <w:r>
        <w:rPr>
          <w:noProof/>
        </w:rPr>
        <mc:AlternateContent>
          <mc:Choice Requires="wps">
            <w:drawing>
              <wp:anchor distT="0" distB="0" distL="114300" distR="114300" simplePos="0" relativeHeight="251658245" behindDoc="0" locked="0" layoutInCell="1" allowOverlap="1" wp14:anchorId="77E724B0" wp14:editId="4A8D58AD">
                <wp:simplePos x="0" y="0"/>
                <wp:positionH relativeFrom="column">
                  <wp:posOffset>-47922</wp:posOffset>
                </wp:positionH>
                <wp:positionV relativeFrom="paragraph">
                  <wp:posOffset>199309</wp:posOffset>
                </wp:positionV>
                <wp:extent cx="1551729" cy="254635"/>
                <wp:effectExtent l="635" t="0" r="30480" b="30480"/>
                <wp:wrapNone/>
                <wp:docPr id="41" name="Arrow: Bent-Up 41"/>
                <wp:cNvGraphicFramePr/>
                <a:graphic xmlns:a="http://schemas.openxmlformats.org/drawingml/2006/main">
                  <a:graphicData uri="http://schemas.microsoft.com/office/word/2010/wordprocessingShape">
                    <wps:wsp>
                      <wps:cNvSpPr/>
                      <wps:spPr>
                        <a:xfrm rot="5400000">
                          <a:off x="0" y="0"/>
                          <a:ext cx="1551729" cy="25463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27D5979B" id="矢印: 上向き折線 41" o:spid="_x0000_s1026" style="position:absolute;left:0;text-align:left;margin-left:-3.75pt;margin-top:15.7pt;width:122.2pt;height:20.05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51729,254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" path="m,190976r1456241,l1456241,63659r-31829,l1488070,r63659,63659l1519900,63659r,190976l,254635,,190976xe" fillcolor="#4472c4 [3204]" strokecolor="#1f3763 [1604]" strokeweight="1pt">
                <v:stroke joinstyle="miter"/>
                <v:path arrowok="t" o:connecttype="custom" o:connectlocs="0,190976;1456241,190976;1456241,63659;1424412,63659;1488070,0;1551729,63659;1519900,63659;1519900,254635;0,254635;0,190976" o:connectangles="0,0,0,0,0,0,0,0,0,0"/>
              </v:shape>
            </w:pict>
          </mc:Fallback>
        </mc:AlternateContent>
      </w:r>
      <w:r>
        <w:rPr>
          <w:noProof/>
        </w:rPr>
        <mc:AlternateContent>
          <mc:Choice Requires="wps">
            <w:drawing>
              <wp:anchor distT="0" distB="0" distL="114300" distR="114300" simplePos="0" relativeHeight="251658251" behindDoc="0" locked="0" layoutInCell="1" allowOverlap="1" wp14:anchorId="76D79903" wp14:editId="7978122B">
                <wp:simplePos x="0" y="0"/>
                <wp:positionH relativeFrom="column">
                  <wp:posOffset>4533185</wp:posOffset>
                </wp:positionH>
                <wp:positionV relativeFrom="paragraph">
                  <wp:posOffset>10087</wp:posOffset>
                </wp:positionV>
                <wp:extent cx="1811438" cy="734993"/>
                <wp:effectExtent l="0" t="0" r="17780" b="27305"/>
                <wp:wrapNone/>
                <wp:docPr id="42" name="Flowchart: Multidocument 42"/>
                <wp:cNvGraphicFramePr/>
                <a:graphic xmlns:a="http://schemas.openxmlformats.org/drawingml/2006/main">
                  <a:graphicData uri="http://schemas.microsoft.com/office/word/2010/wordprocessingShape">
                    <wps:wsp>
                      <wps:cNvSpPr/>
                      <wps:spPr>
                        <a:xfrm>
                          <a:off x="0" y="0"/>
                          <a:ext cx="1811438" cy="734993"/>
                        </a:xfrm>
                        <a:prstGeom prst="flowChartMultidocumen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54FAC712" w14:textId="77777777" w:rsidR="00C433DD" w:rsidRDefault="00C433DD" w:rsidP="00C433DD">
                            <w:pPr>
                              <w:jc w:val="center"/>
                              <w:rPr>
                                <w:color w:val="000000" w:themeColor="text1"/>
                              </w:rPr>
                            </w:pPr>
                            <w:r>
                              <w:rPr>
                                <w:rFonts w:hint="eastAsia"/>
                                <w:color w:val="000000" w:themeColor="text1"/>
                              </w:rPr>
                              <w:t>システムテスト</w:t>
                            </w:r>
                          </w:p>
                          <w:p w14:paraId="33B3DCED" w14:textId="77777777" w:rsidR="00C433DD" w:rsidRPr="002345BC" w:rsidRDefault="00C433DD" w:rsidP="00C433DD">
                            <w:pPr>
                              <w:jc w:val="center"/>
                              <w:rPr>
                                <w:color w:val="000000" w:themeColor="text1"/>
                              </w:rPr>
                            </w:pPr>
                            <w:r>
                              <w:rPr>
                                <w:rFonts w:hint="eastAsia"/>
                                <w:color w:val="000000" w:themeColor="text1"/>
                              </w:rPr>
                              <w:t>仕様書／成績書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79903" id="Flowchart: Multidocument 42" o:spid="_x0000_s1030" type="#_x0000_t115" style="position:absolute;left:0;text-align:left;margin-left:356.95pt;margin-top:.8pt;width:142.65pt;height:57.8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" fillcolor="#ffc000 [3207]" strokecolor="#7f5f00 [1607]" strokeweight="1pt">
                <v:textbox>
                  <w:txbxContent>
                    <w:p w14:paraId="54FAC712" w14:textId="77777777" w:rsidR="00C433DD" w:rsidRDefault="00C433DD" w:rsidP="00C433DD">
                      <w:pPr>
                        <w:jc w:val="center"/>
                        <w:rPr>
                          <w:color w:val="000000" w:themeColor="text1"/>
                        </w:rPr>
                      </w:pPr>
                      <w:r>
                        <w:rPr>
                          <w:rFonts w:hint="eastAsia"/>
                          <w:color w:val="000000" w:themeColor="text1"/>
                        </w:rPr>
                        <w:t>システムテスト</w:t>
                      </w:r>
                    </w:p>
                    <w:p w14:paraId="33B3DCED" w14:textId="77777777" w:rsidR="00C433DD" w:rsidRPr="002345BC" w:rsidRDefault="00C433DD" w:rsidP="00C433DD">
                      <w:pPr>
                        <w:jc w:val="center"/>
                        <w:rPr>
                          <w:color w:val="000000" w:themeColor="text1"/>
                        </w:rPr>
                      </w:pPr>
                      <w:r>
                        <w:rPr>
                          <w:rFonts w:hint="eastAsia"/>
                          <w:color w:val="000000" w:themeColor="text1"/>
                        </w:rPr>
                        <w:t>仕様書／成績書</w:t>
                      </w:r>
                    </w:p>
                  </w:txbxContent>
                </v:textbox>
              </v:shape>
            </w:pict>
          </mc:Fallback>
        </mc:AlternateContent>
      </w:r>
    </w:p>
    <w:p w14:paraId="77F66436" w14:textId="1469990C" w:rsidR="00C433DD" w:rsidRDefault="00C433DD" w:rsidP="00C433DD">
      <w:pPr>
        <w:ind w:leftChars="200" w:left="420"/>
        <w:jc w:val="left"/>
      </w:pPr>
    </w:p>
    <w:p w14:paraId="426F6779" w14:textId="518DC096" w:rsidR="00C433DD" w:rsidRDefault="00C433DD" w:rsidP="00C433DD">
      <w:pPr>
        <w:ind w:leftChars="200" w:left="420"/>
        <w:jc w:val="left"/>
      </w:pPr>
    </w:p>
    <w:p w14:paraId="46E17089" w14:textId="21F90218" w:rsidR="00C433DD" w:rsidRDefault="00C433DD" w:rsidP="00C433DD">
      <w:pPr>
        <w:ind w:leftChars="200" w:left="420"/>
        <w:jc w:val="left"/>
      </w:pPr>
      <w:r>
        <w:rPr>
          <w:noProof/>
        </w:rPr>
        <mc:AlternateContent>
          <mc:Choice Requires="wps">
            <w:drawing>
              <wp:anchor distT="0" distB="0" distL="114300" distR="114300" simplePos="0" relativeHeight="251658252" behindDoc="0" locked="0" layoutInCell="1" allowOverlap="1" wp14:anchorId="7BA46008" wp14:editId="0E5DEF50">
                <wp:simplePos x="0" y="0"/>
                <wp:positionH relativeFrom="column">
                  <wp:posOffset>198458</wp:posOffset>
                </wp:positionH>
                <wp:positionV relativeFrom="paragraph">
                  <wp:posOffset>198457</wp:posOffset>
                </wp:positionV>
                <wp:extent cx="2679065" cy="1694003"/>
                <wp:effectExtent l="19050" t="19050" r="26035" b="20955"/>
                <wp:wrapNone/>
                <wp:docPr id="36" name="Rectangle 36"/>
                <wp:cNvGraphicFramePr/>
                <a:graphic xmlns:a="http://schemas.openxmlformats.org/drawingml/2006/main">
                  <a:graphicData uri="http://schemas.microsoft.com/office/word/2010/wordprocessingShape">
                    <wps:wsp>
                      <wps:cNvSpPr/>
                      <wps:spPr>
                        <a:xfrm>
                          <a:off x="0" y="0"/>
                          <a:ext cx="2679065" cy="169400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524D6419" id="正方形/長方形 36" o:spid="_x0000_s1026" style="position:absolute;left:0;text-align:left;margin-left:15.65pt;margin-top:15.65pt;width:210.95pt;height:133.4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" filled="f" strokecolor="red" strokeweight="3pt"/>
            </w:pict>
          </mc:Fallback>
        </mc:AlternateContent>
      </w:r>
    </w:p>
    <w:p w14:paraId="51A720F8" w14:textId="7A080D74" w:rsidR="00C433DD" w:rsidRDefault="00C433DD" w:rsidP="00C433DD">
      <w:pPr>
        <w:ind w:leftChars="200" w:left="420"/>
        <w:jc w:val="left"/>
      </w:pPr>
      <w:r>
        <w:rPr>
          <w:noProof/>
        </w:rPr>
        <mc:AlternateContent>
          <mc:Choice Requires="wps">
            <w:drawing>
              <wp:anchor distT="0" distB="0" distL="114300" distR="114300" simplePos="0" relativeHeight="251658242" behindDoc="0" locked="0" layoutInCell="1" allowOverlap="1" wp14:anchorId="0C80247D" wp14:editId="5D966CA8">
                <wp:simplePos x="0" y="0"/>
                <wp:positionH relativeFrom="column">
                  <wp:posOffset>855980</wp:posOffset>
                </wp:positionH>
                <wp:positionV relativeFrom="paragraph">
                  <wp:posOffset>20955</wp:posOffset>
                </wp:positionV>
                <wp:extent cx="1811020" cy="554990"/>
                <wp:effectExtent l="0" t="0" r="17780" b="16510"/>
                <wp:wrapNone/>
                <wp:docPr id="44" name="Rectangle 44"/>
                <wp:cNvGraphicFramePr/>
                <a:graphic xmlns:a="http://schemas.openxmlformats.org/drawingml/2006/main">
                  <a:graphicData uri="http://schemas.microsoft.com/office/word/2010/wordprocessingShape">
                    <wps:wsp>
                      <wps:cNvSpPr/>
                      <wps:spPr>
                        <a:xfrm>
                          <a:off x="0" y="0"/>
                          <a:ext cx="1811020" cy="5549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ED6D32" w14:textId="77777777" w:rsidR="00C433DD" w:rsidRDefault="00C433DD" w:rsidP="00C433DD">
                            <w:pPr>
                              <w:jc w:val="center"/>
                            </w:pPr>
                            <w:r>
                              <w:rPr>
                                <w:rFonts w:hint="eastAsia"/>
                              </w:rPr>
                              <w:t>システム構造設計／</w:t>
                            </w:r>
                          </w:p>
                          <w:p w14:paraId="3F82ECE2" w14:textId="77777777" w:rsidR="00C433DD" w:rsidRDefault="00C433DD" w:rsidP="00C433DD">
                            <w:pPr>
                              <w:jc w:val="center"/>
                            </w:pPr>
                            <w:r>
                              <w:rPr>
                                <w:rFonts w:hint="eastAsia"/>
                              </w:rPr>
                              <w:t>プログラム構造設計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0247D" id="Rectangle 44" o:spid="_x0000_s1031" style="position:absolute;left:0;text-align:left;margin-left:67.4pt;margin-top:1.65pt;width:142.6pt;height:43.7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" fillcolor="#4472c4 [3204]" strokecolor="#1f3763 [1604]" strokeweight="1pt">
                <v:textbox>
                  <w:txbxContent>
                    <w:p w14:paraId="50ED6D32" w14:textId="77777777" w:rsidR="00C433DD" w:rsidRDefault="00C433DD" w:rsidP="00C433DD">
                      <w:pPr>
                        <w:jc w:val="center"/>
                      </w:pPr>
                      <w:r>
                        <w:rPr>
                          <w:rFonts w:hint="eastAsia"/>
                        </w:rPr>
                        <w:t>システム構造設計／</w:t>
                      </w:r>
                    </w:p>
                    <w:p w14:paraId="3F82ECE2" w14:textId="77777777" w:rsidR="00C433DD" w:rsidRDefault="00C433DD" w:rsidP="00C433DD">
                      <w:pPr>
                        <w:jc w:val="center"/>
                      </w:pPr>
                      <w:r>
                        <w:rPr>
                          <w:rFonts w:hint="eastAsia"/>
                        </w:rPr>
                        <w:t>プログラム構造設計</w:t>
                      </w:r>
                    </w:p>
                  </w:txbxContent>
                </v:textbox>
              </v:rect>
            </w:pict>
          </mc:Fallback>
        </mc:AlternateContent>
      </w:r>
    </w:p>
    <w:p w14:paraId="13A8A4D6" w14:textId="69B94681" w:rsidR="00C433DD" w:rsidRDefault="00C433DD" w:rsidP="00C433DD">
      <w:pPr>
        <w:ind w:leftChars="200" w:left="420"/>
        <w:jc w:val="left"/>
      </w:pPr>
    </w:p>
    <w:p w14:paraId="47C857F2" w14:textId="36C3987F" w:rsidR="00C433DD" w:rsidRDefault="00C433DD" w:rsidP="00C433DD">
      <w:pPr>
        <w:ind w:leftChars="200" w:left="420"/>
        <w:jc w:val="left"/>
      </w:pPr>
      <w:r>
        <w:rPr>
          <w:noProof/>
        </w:rPr>
        <mc:AlternateContent>
          <mc:Choice Requires="wps">
            <w:drawing>
              <wp:anchor distT="0" distB="0" distL="114300" distR="114300" simplePos="0" relativeHeight="251658249" behindDoc="0" locked="0" layoutInCell="1" allowOverlap="1" wp14:anchorId="688B1FB6" wp14:editId="10396F62">
                <wp:simplePos x="0" y="0"/>
                <wp:positionH relativeFrom="column">
                  <wp:posOffset>255704</wp:posOffset>
                </wp:positionH>
                <wp:positionV relativeFrom="paragraph">
                  <wp:posOffset>168139</wp:posOffset>
                </wp:positionV>
                <wp:extent cx="1811020" cy="734695"/>
                <wp:effectExtent l="0" t="0" r="17780" b="27305"/>
                <wp:wrapNone/>
                <wp:docPr id="45" name="Flowchart: Multidocument 45"/>
                <wp:cNvGraphicFramePr/>
                <a:graphic xmlns:a="http://schemas.openxmlformats.org/drawingml/2006/main">
                  <a:graphicData uri="http://schemas.microsoft.com/office/word/2010/wordprocessingShape">
                    <wps:wsp>
                      <wps:cNvSpPr/>
                      <wps:spPr>
                        <a:xfrm>
                          <a:off x="0" y="0"/>
                          <a:ext cx="1811020" cy="734695"/>
                        </a:xfrm>
                        <a:prstGeom prst="flowChartMultidocumen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32FC3AD" w14:textId="77777777" w:rsidR="00C433DD" w:rsidRDefault="00C433DD" w:rsidP="00C433DD">
                            <w:pPr>
                              <w:jc w:val="center"/>
                              <w:rPr>
                                <w:color w:val="000000" w:themeColor="text1"/>
                              </w:rPr>
                            </w:pPr>
                            <w:r>
                              <w:rPr>
                                <w:rFonts w:hint="eastAsia"/>
                                <w:color w:val="000000" w:themeColor="text1"/>
                              </w:rPr>
                              <w:t>システム構造設計書／</w:t>
                            </w:r>
                          </w:p>
                          <w:p w14:paraId="5A727D77" w14:textId="77777777" w:rsidR="00C433DD" w:rsidRPr="002345BC" w:rsidRDefault="00C433DD" w:rsidP="00C433DD">
                            <w:pPr>
                              <w:jc w:val="center"/>
                              <w:rPr>
                                <w:color w:val="000000" w:themeColor="text1"/>
                              </w:rPr>
                            </w:pPr>
                            <w:r>
                              <w:rPr>
                                <w:rFonts w:hint="eastAsia"/>
                                <w:color w:val="000000" w:themeColor="text1"/>
                              </w:rPr>
                              <w:t>プログラム構造設計書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B1FB6" id="Flowchart: Multidocument 45" o:spid="_x0000_s1032" type="#_x0000_t115" style="position:absolute;left:0;text-align:left;margin-left:20.15pt;margin-top:13.25pt;width:142.6pt;height:57.8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" fillcolor="#ffc000 [3207]" strokecolor="#7f5f00 [1607]" strokeweight="1pt">
                <v:textbox>
                  <w:txbxContent>
                    <w:p w14:paraId="032FC3AD" w14:textId="77777777" w:rsidR="00C433DD" w:rsidRDefault="00C433DD" w:rsidP="00C433DD">
                      <w:pPr>
                        <w:jc w:val="center"/>
                        <w:rPr>
                          <w:color w:val="000000" w:themeColor="text1"/>
                        </w:rPr>
                      </w:pPr>
                      <w:r>
                        <w:rPr>
                          <w:rFonts w:hint="eastAsia"/>
                          <w:color w:val="000000" w:themeColor="text1"/>
                        </w:rPr>
                        <w:t>システム構造設計書／</w:t>
                      </w:r>
                    </w:p>
                    <w:p w14:paraId="5A727D77" w14:textId="77777777" w:rsidR="00C433DD" w:rsidRPr="002345BC" w:rsidRDefault="00C433DD" w:rsidP="00C433DD">
                      <w:pPr>
                        <w:jc w:val="center"/>
                        <w:rPr>
                          <w:color w:val="000000" w:themeColor="text1"/>
                        </w:rPr>
                      </w:pPr>
                      <w:r>
                        <w:rPr>
                          <w:rFonts w:hint="eastAsia"/>
                          <w:color w:val="000000" w:themeColor="text1"/>
                        </w:rPr>
                        <w:t>プログラム構造設計書</w:t>
                      </w:r>
                    </w:p>
                  </w:txbxContent>
                </v:textbox>
              </v:shape>
            </w:pict>
          </mc:Fallback>
        </mc:AlternateContent>
      </w:r>
    </w:p>
    <w:p w14:paraId="6BE2AD36" w14:textId="0D5DA5AF" w:rsidR="00C433DD" w:rsidRDefault="00C433DD" w:rsidP="00C433DD">
      <w:pPr>
        <w:ind w:leftChars="200" w:left="420"/>
        <w:jc w:val="left"/>
      </w:pPr>
    </w:p>
    <w:p w14:paraId="721BE9B3" w14:textId="51E7FC5B" w:rsidR="00C433DD" w:rsidRDefault="00C433DD" w:rsidP="00C433DD">
      <w:pPr>
        <w:ind w:leftChars="200" w:left="420"/>
        <w:jc w:val="left"/>
      </w:pPr>
      <w:r>
        <w:rPr>
          <w:noProof/>
        </w:rPr>
        <mc:AlternateContent>
          <mc:Choice Requires="wps">
            <w:drawing>
              <wp:anchor distT="0" distB="0" distL="114300" distR="114300" simplePos="0" relativeHeight="251658246" behindDoc="0" locked="0" layoutInCell="1" allowOverlap="1" wp14:anchorId="5B79EBC9" wp14:editId="2B8FC282">
                <wp:simplePos x="0" y="0"/>
                <wp:positionH relativeFrom="column">
                  <wp:posOffset>1588473</wp:posOffset>
                </wp:positionH>
                <wp:positionV relativeFrom="paragraph">
                  <wp:posOffset>173467</wp:posOffset>
                </wp:positionV>
                <wp:extent cx="1279878" cy="254833"/>
                <wp:effectExtent l="0" t="1905" r="33020" b="33020"/>
                <wp:wrapNone/>
                <wp:docPr id="46" name="Arrow: Bent-Up 46"/>
                <wp:cNvGraphicFramePr/>
                <a:graphic xmlns:a="http://schemas.openxmlformats.org/drawingml/2006/main">
                  <a:graphicData uri="http://schemas.microsoft.com/office/word/2010/wordprocessingShape">
                    <wps:wsp>
                      <wps:cNvSpPr/>
                      <wps:spPr>
                        <a:xfrm rot="5400000">
                          <a:off x="0" y="0"/>
                          <a:ext cx="1279878" cy="254833"/>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23CD0B3C" id="矢印: 上向き折線 46" o:spid="_x0000_s1026" style="position:absolute;left:0;text-align:left;margin-left:125.1pt;margin-top:13.65pt;width:100.8pt;height:20.05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79878,254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" path="m,191125r1184316,l1184316,63708r-31854,l1216170,r63708,63708l1248024,63708r,191125l,254833,,191125xe" fillcolor="#4472c4 [3204]" strokecolor="#1f3763 [1604]" strokeweight="1pt">
                <v:stroke joinstyle="miter"/>
                <v:path arrowok="t" o:connecttype="custom" o:connectlocs="0,191125;1184316,191125;1184316,63708;1152462,63708;1216170,0;1279878,63708;1248024,63708;1248024,254833;0,254833;0,191125" o:connectangles="0,0,0,0,0,0,0,0,0,0"/>
              </v:shape>
            </w:pict>
          </mc:Fallback>
        </mc:AlternateContent>
      </w:r>
    </w:p>
    <w:p w14:paraId="33E1663F" w14:textId="4DFEF2DF" w:rsidR="00C433DD" w:rsidRDefault="00C433DD" w:rsidP="00C433DD">
      <w:pPr>
        <w:ind w:leftChars="200" w:left="420"/>
        <w:jc w:val="left"/>
      </w:pPr>
    </w:p>
    <w:p w14:paraId="691C6037" w14:textId="48B83931" w:rsidR="00C433DD" w:rsidRDefault="00C433DD" w:rsidP="00C433DD">
      <w:pPr>
        <w:ind w:leftChars="200" w:left="420"/>
        <w:jc w:val="left"/>
      </w:pPr>
      <w:r>
        <w:rPr>
          <w:noProof/>
        </w:rPr>
        <mc:AlternateContent>
          <mc:Choice Requires="wps">
            <w:drawing>
              <wp:anchor distT="0" distB="0" distL="114300" distR="114300" simplePos="0" relativeHeight="251658253" behindDoc="0" locked="0" layoutInCell="1" allowOverlap="1" wp14:anchorId="0E604CFB" wp14:editId="44B294EC">
                <wp:simplePos x="0" y="0"/>
                <wp:positionH relativeFrom="column">
                  <wp:posOffset>292028</wp:posOffset>
                </wp:positionH>
                <wp:positionV relativeFrom="paragraph">
                  <wp:posOffset>55245</wp:posOffset>
                </wp:positionV>
                <wp:extent cx="1922145" cy="295910"/>
                <wp:effectExtent l="0" t="0" r="1905" b="8890"/>
                <wp:wrapNone/>
                <wp:docPr id="43" name="Text Box 43"/>
                <wp:cNvGraphicFramePr/>
                <a:graphic xmlns:a="http://schemas.openxmlformats.org/drawingml/2006/main">
                  <a:graphicData uri="http://schemas.microsoft.com/office/word/2010/wordprocessingShape">
                    <wps:wsp>
                      <wps:cNvSpPr txBox="1"/>
                      <wps:spPr>
                        <a:xfrm>
                          <a:off x="0" y="0"/>
                          <a:ext cx="1922145" cy="295910"/>
                        </a:xfrm>
                        <a:prstGeom prst="rect">
                          <a:avLst/>
                        </a:prstGeom>
                        <a:noFill/>
                        <a:ln w="6350">
                          <a:noFill/>
                        </a:ln>
                      </wps:spPr>
                      <wps:txbx>
                        <w:txbxContent>
                          <w:p w14:paraId="2AC4E0F2" w14:textId="77777777" w:rsidR="00C433DD" w:rsidRDefault="00C433DD" w:rsidP="00C433DD">
                            <w:r>
                              <w:rPr>
                                <w:rFonts w:hint="eastAsia"/>
                              </w:rPr>
                              <w:t>本ドキュメントの位置付け</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604CFB" id="_x0000_t202" coordsize="21600,21600" o:spt="202" path="m,l,21600r21600,l21600,xe">
                <v:stroke joinstyle="miter"/>
                <v:path gradientshapeok="t" o:connecttype="rect"/>
              </v:shapetype>
              <v:shape id="Text Box 43" o:spid="_x0000_s1033" type="#_x0000_t202" style="position:absolute;left:0;text-align:left;margin-left:23pt;margin-top:4.35pt;width:151.35pt;height:23.3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" filled="f" stroked="f" strokeweight=".5pt">
                <v:textbox inset="0,0,0,0">
                  <w:txbxContent>
                    <w:p w14:paraId="2AC4E0F2" w14:textId="77777777" w:rsidR="00C433DD" w:rsidRDefault="00C433DD" w:rsidP="00C433DD">
                      <w:r>
                        <w:rPr>
                          <w:rFonts w:hint="eastAsia"/>
                        </w:rPr>
                        <w:t>本ドキュメントの位置付け</w:t>
                      </w:r>
                    </w:p>
                  </w:txbxContent>
                </v:textbox>
              </v:shape>
            </w:pict>
          </mc:Fallback>
        </mc:AlternateContent>
      </w:r>
    </w:p>
    <w:p w14:paraId="00A41C50" w14:textId="77777777" w:rsidR="00C433DD" w:rsidRDefault="00C433DD" w:rsidP="00C433DD">
      <w:pPr>
        <w:ind w:leftChars="200" w:left="420"/>
        <w:jc w:val="left"/>
      </w:pPr>
      <w:r>
        <w:rPr>
          <w:noProof/>
        </w:rPr>
        <mc:AlternateContent>
          <mc:Choice Requires="wps">
            <w:drawing>
              <wp:anchor distT="0" distB="0" distL="114300" distR="114300" simplePos="0" relativeHeight="251658243" behindDoc="0" locked="0" layoutInCell="1" allowOverlap="1" wp14:anchorId="04AD0647" wp14:editId="6ED3432B">
                <wp:simplePos x="0" y="0"/>
                <wp:positionH relativeFrom="column">
                  <wp:posOffset>2373670</wp:posOffset>
                </wp:positionH>
                <wp:positionV relativeFrom="paragraph">
                  <wp:posOffset>122659</wp:posOffset>
                </wp:positionV>
                <wp:extent cx="1811438" cy="289367"/>
                <wp:effectExtent l="0" t="0" r="17780" b="15875"/>
                <wp:wrapNone/>
                <wp:docPr id="48" name="Rectangle 48"/>
                <wp:cNvGraphicFramePr/>
                <a:graphic xmlns:a="http://schemas.openxmlformats.org/drawingml/2006/main">
                  <a:graphicData uri="http://schemas.microsoft.com/office/word/2010/wordprocessingShape">
                    <wps:wsp>
                      <wps:cNvSpPr/>
                      <wps:spPr>
                        <a:xfrm>
                          <a:off x="0" y="0"/>
                          <a:ext cx="1811438" cy="2893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478614" w14:textId="77777777" w:rsidR="00C433DD" w:rsidRDefault="00C433DD" w:rsidP="00C433DD">
                            <w:pPr>
                              <w:jc w:val="center"/>
                            </w:pPr>
                            <w:r>
                              <w:rPr>
                                <w:rFonts w:hint="eastAsia"/>
                              </w:rPr>
                              <w:t>プログラミング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D0647" id="Rectangle 48" o:spid="_x0000_s1034" style="position:absolute;left:0;text-align:left;margin-left:186.9pt;margin-top:9.65pt;width:142.65pt;height:22.8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" fillcolor="#4472c4 [3204]" strokecolor="#1f3763 [1604]" strokeweight="1pt">
                <v:textbox>
                  <w:txbxContent>
                    <w:p w14:paraId="54478614" w14:textId="77777777" w:rsidR="00C433DD" w:rsidRDefault="00C433DD" w:rsidP="00C433DD">
                      <w:pPr>
                        <w:jc w:val="center"/>
                      </w:pPr>
                      <w:r>
                        <w:rPr>
                          <w:rFonts w:hint="eastAsia"/>
                        </w:rPr>
                        <w:t>プログラミング</w:t>
                      </w:r>
                    </w:p>
                  </w:txbxContent>
                </v:textbox>
              </v:rect>
            </w:pict>
          </mc:Fallback>
        </mc:AlternateContent>
      </w:r>
    </w:p>
    <w:p w14:paraId="32DEE5FB" w14:textId="77777777" w:rsidR="00C433DD" w:rsidRDefault="00C433DD" w:rsidP="00C433DD">
      <w:pPr>
        <w:ind w:leftChars="200" w:left="420"/>
        <w:jc w:val="left"/>
      </w:pPr>
    </w:p>
    <w:p w14:paraId="2C299B83" w14:textId="77777777" w:rsidR="00C433DD" w:rsidRDefault="00C433DD" w:rsidP="00C433DD">
      <w:pPr>
        <w:ind w:leftChars="200" w:left="420"/>
        <w:jc w:val="left"/>
      </w:pPr>
      <w:r>
        <w:rPr>
          <w:noProof/>
        </w:rPr>
        <mc:AlternateContent>
          <mc:Choice Requires="wps">
            <w:drawing>
              <wp:anchor distT="0" distB="0" distL="114300" distR="114300" simplePos="0" relativeHeight="251658250" behindDoc="0" locked="0" layoutInCell="1" allowOverlap="1" wp14:anchorId="4EFCA022" wp14:editId="0672B435">
                <wp:simplePos x="0" y="0"/>
                <wp:positionH relativeFrom="column">
                  <wp:posOffset>2357451</wp:posOffset>
                </wp:positionH>
                <wp:positionV relativeFrom="paragraph">
                  <wp:posOffset>94430</wp:posOffset>
                </wp:positionV>
                <wp:extent cx="1811438" cy="734993"/>
                <wp:effectExtent l="0" t="0" r="17780" b="27305"/>
                <wp:wrapNone/>
                <wp:docPr id="49" name="Flowchart: Multidocument 49"/>
                <wp:cNvGraphicFramePr/>
                <a:graphic xmlns:a="http://schemas.openxmlformats.org/drawingml/2006/main">
                  <a:graphicData uri="http://schemas.microsoft.com/office/word/2010/wordprocessingShape">
                    <wps:wsp>
                      <wps:cNvSpPr/>
                      <wps:spPr>
                        <a:xfrm>
                          <a:off x="0" y="0"/>
                          <a:ext cx="1811438" cy="734993"/>
                        </a:xfrm>
                        <a:prstGeom prst="flowChartMultidocumen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FA5D6E4" w14:textId="77777777" w:rsidR="00C433DD" w:rsidRPr="002345BC" w:rsidRDefault="00C433DD" w:rsidP="00C433DD">
                            <w:pPr>
                              <w:jc w:val="center"/>
                              <w:rPr>
                                <w:color w:val="000000" w:themeColor="text1"/>
                              </w:rPr>
                            </w:pPr>
                            <w:r>
                              <w:rPr>
                                <w:rFonts w:hint="eastAsia"/>
                                <w:color w:val="000000" w:themeColor="text1"/>
                              </w:rPr>
                              <w:t>ソースプログラム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CA022" id="Flowchart: Multidocument 49" o:spid="_x0000_s1035" type="#_x0000_t115" style="position:absolute;left:0;text-align:left;margin-left:185.65pt;margin-top:7.45pt;width:142.65pt;height:57.8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" fillcolor="#ffc000 [3207]" strokecolor="#7f5f00 [1607]" strokeweight="1pt">
                <v:textbox>
                  <w:txbxContent>
                    <w:p w14:paraId="3FA5D6E4" w14:textId="77777777" w:rsidR="00C433DD" w:rsidRPr="002345BC" w:rsidRDefault="00C433DD" w:rsidP="00C433DD">
                      <w:pPr>
                        <w:jc w:val="center"/>
                        <w:rPr>
                          <w:color w:val="000000" w:themeColor="text1"/>
                        </w:rPr>
                      </w:pPr>
                      <w:r>
                        <w:rPr>
                          <w:rFonts w:hint="eastAsia"/>
                          <w:color w:val="000000" w:themeColor="text1"/>
                        </w:rPr>
                        <w:t>ソースプログラム</w:t>
                      </w:r>
                    </w:p>
                  </w:txbxContent>
                </v:textbox>
              </v:shape>
            </w:pict>
          </mc:Fallback>
        </mc:AlternateContent>
      </w:r>
    </w:p>
    <w:p w14:paraId="533FC0F3" w14:textId="77777777" w:rsidR="00C433DD" w:rsidRDefault="00C433DD" w:rsidP="00C433DD">
      <w:pPr>
        <w:ind w:leftChars="200" w:left="420"/>
        <w:jc w:val="left"/>
      </w:pPr>
    </w:p>
    <w:p w14:paraId="4FDA0FFE" w14:textId="77777777" w:rsidR="00C433DD" w:rsidRDefault="00C433DD" w:rsidP="00C433DD">
      <w:pPr>
        <w:ind w:leftChars="200" w:left="420"/>
        <w:jc w:val="left"/>
      </w:pPr>
    </w:p>
    <w:p w14:paraId="2A4DDBC2" w14:textId="77777777" w:rsidR="00F3284E" w:rsidRPr="00C433DD" w:rsidRDefault="00F3284E"/>
    <w:p w14:paraId="45FB48D3" w14:textId="77777777" w:rsidR="00F3284E" w:rsidRDefault="00F3284E"/>
    <w:p w14:paraId="4564F299" w14:textId="77777777" w:rsidR="00F3284E" w:rsidRDefault="00F3284E"/>
    <w:p w14:paraId="6F06F19A" w14:textId="77777777" w:rsidR="001D6E0E" w:rsidRDefault="001D6E0E">
      <w:pPr>
        <w:widowControl/>
        <w:jc w:val="left"/>
      </w:pPr>
      <w:r>
        <w:br w:type="page"/>
      </w:r>
    </w:p>
    <w:p w14:paraId="7E26E557" w14:textId="77777777" w:rsidR="001D6E0E" w:rsidRDefault="001D6E0E" w:rsidP="001D6E0E">
      <w:pPr>
        <w:jc w:val="left"/>
      </w:pPr>
      <w:r>
        <w:rPr>
          <w:rFonts w:hint="eastAsia"/>
        </w:rPr>
        <w:t>変更履歴</w:t>
      </w:r>
    </w:p>
    <w:tbl>
      <w:tblPr>
        <w:tblStyle w:val="TableGrid"/>
        <w:tblW w:w="10504" w:type="dxa"/>
        <w:tblLook w:val="04A0" w:firstRow="1" w:lastRow="0" w:firstColumn="1" w:lastColumn="0" w:noHBand="0" w:noVBand="1"/>
      </w:tblPr>
      <w:tblGrid>
        <w:gridCol w:w="650"/>
        <w:gridCol w:w="726"/>
        <w:gridCol w:w="5228"/>
        <w:gridCol w:w="1046"/>
        <w:gridCol w:w="1447"/>
        <w:gridCol w:w="1359"/>
        <w:gridCol w:w="48"/>
      </w:tblGrid>
      <w:tr w:rsidR="001D6E0E" w14:paraId="1DDEA99D" w14:textId="77777777" w:rsidTr="002B3CB6">
        <w:trPr>
          <w:trHeight w:val="334"/>
        </w:trPr>
        <w:tc>
          <w:tcPr>
            <w:tcW w:w="650" w:type="dxa"/>
          </w:tcPr>
          <w:p w14:paraId="3539332B" w14:textId="77777777" w:rsidR="001D6E0E" w:rsidRDefault="001D6E0E" w:rsidP="005E4D9B">
            <w:pPr>
              <w:jc w:val="center"/>
            </w:pPr>
            <w:r>
              <w:rPr>
                <w:rFonts w:hint="eastAsia"/>
              </w:rPr>
              <w:t>No.</w:t>
            </w:r>
          </w:p>
        </w:tc>
        <w:tc>
          <w:tcPr>
            <w:tcW w:w="726" w:type="dxa"/>
          </w:tcPr>
          <w:p w14:paraId="6E6CB622" w14:textId="77777777" w:rsidR="001D6E0E" w:rsidRDefault="001D6E0E" w:rsidP="005E4D9B">
            <w:pPr>
              <w:jc w:val="center"/>
            </w:pPr>
            <w:r>
              <w:rPr>
                <w:rFonts w:hint="eastAsia"/>
              </w:rPr>
              <w:t>版数</w:t>
            </w:r>
          </w:p>
        </w:tc>
        <w:tc>
          <w:tcPr>
            <w:tcW w:w="5228" w:type="dxa"/>
          </w:tcPr>
          <w:p w14:paraId="5B943B6C" w14:textId="77777777" w:rsidR="001D6E0E" w:rsidRDefault="001D6E0E" w:rsidP="005E4D9B">
            <w:pPr>
              <w:jc w:val="center"/>
            </w:pPr>
            <w:r>
              <w:rPr>
                <w:rFonts w:hint="eastAsia"/>
              </w:rPr>
              <w:t>概要</w:t>
            </w:r>
          </w:p>
        </w:tc>
        <w:tc>
          <w:tcPr>
            <w:tcW w:w="1046" w:type="dxa"/>
          </w:tcPr>
          <w:p w14:paraId="60B88EDA" w14:textId="77777777" w:rsidR="001D6E0E" w:rsidRDefault="001D6E0E" w:rsidP="005E4D9B">
            <w:pPr>
              <w:jc w:val="center"/>
            </w:pPr>
            <w:r>
              <w:rPr>
                <w:rFonts w:hint="eastAsia"/>
              </w:rPr>
              <w:t>頁</w:t>
            </w:r>
          </w:p>
        </w:tc>
        <w:tc>
          <w:tcPr>
            <w:tcW w:w="1447" w:type="dxa"/>
          </w:tcPr>
          <w:p w14:paraId="234D1B43" w14:textId="77777777" w:rsidR="001D6E0E" w:rsidRDefault="001D6E0E" w:rsidP="005E4D9B">
            <w:pPr>
              <w:jc w:val="center"/>
            </w:pPr>
            <w:r>
              <w:rPr>
                <w:rFonts w:hint="eastAsia"/>
              </w:rPr>
              <w:t>変更者</w:t>
            </w:r>
          </w:p>
        </w:tc>
        <w:tc>
          <w:tcPr>
            <w:tcW w:w="1407" w:type="dxa"/>
            <w:gridSpan w:val="2"/>
          </w:tcPr>
          <w:p w14:paraId="601B998D" w14:textId="77777777" w:rsidR="001D6E0E" w:rsidRDefault="001D6E0E" w:rsidP="005E4D9B">
            <w:pPr>
              <w:jc w:val="center"/>
            </w:pPr>
            <w:r>
              <w:rPr>
                <w:rFonts w:hint="eastAsia"/>
              </w:rPr>
              <w:t>変更日</w:t>
            </w:r>
          </w:p>
        </w:tc>
      </w:tr>
      <w:tr w:rsidR="001D6E0E" w14:paraId="0412337E" w14:textId="77777777" w:rsidTr="002B3CB6">
        <w:trPr>
          <w:trHeight w:val="342"/>
        </w:trPr>
        <w:tc>
          <w:tcPr>
            <w:tcW w:w="650" w:type="dxa"/>
          </w:tcPr>
          <w:p w14:paraId="021DBB63" w14:textId="77777777" w:rsidR="001D6E0E" w:rsidRDefault="001D6E0E" w:rsidP="005E4D9B">
            <w:r>
              <w:rPr>
                <w:rFonts w:hint="eastAsia"/>
              </w:rPr>
              <w:t>1</w:t>
            </w:r>
          </w:p>
        </w:tc>
        <w:tc>
          <w:tcPr>
            <w:tcW w:w="726" w:type="dxa"/>
          </w:tcPr>
          <w:p w14:paraId="49AA8627" w14:textId="77777777" w:rsidR="001D6E0E" w:rsidRDefault="001D6E0E" w:rsidP="005E4D9B">
            <w:r>
              <w:rPr>
                <w:rFonts w:hint="eastAsia"/>
              </w:rPr>
              <w:t>0.0</w:t>
            </w:r>
          </w:p>
        </w:tc>
        <w:tc>
          <w:tcPr>
            <w:tcW w:w="5228" w:type="dxa"/>
          </w:tcPr>
          <w:p w14:paraId="2DE9610F" w14:textId="6780488B" w:rsidR="001D6E0E" w:rsidRDefault="00A679AE" w:rsidP="005E4D9B">
            <w:r>
              <w:rPr>
                <w:rFonts w:hint="eastAsia"/>
              </w:rPr>
              <w:t>ログイン・ログアウト対応版．</w:t>
            </w:r>
            <w:r w:rsidR="001D6E0E">
              <w:rPr>
                <w:rFonts w:hint="eastAsia"/>
              </w:rPr>
              <w:t>レビュー直前版発行</w:t>
            </w:r>
          </w:p>
        </w:tc>
        <w:tc>
          <w:tcPr>
            <w:tcW w:w="1046" w:type="dxa"/>
          </w:tcPr>
          <w:p w14:paraId="6D3D5397" w14:textId="77777777" w:rsidR="001D6E0E" w:rsidRDefault="001D6E0E" w:rsidP="005E4D9B">
            <w:r>
              <w:rPr>
                <w:rFonts w:hint="eastAsia"/>
              </w:rPr>
              <w:t>全頁</w:t>
            </w:r>
          </w:p>
        </w:tc>
        <w:tc>
          <w:tcPr>
            <w:tcW w:w="1447" w:type="dxa"/>
          </w:tcPr>
          <w:p w14:paraId="64BCAB35" w14:textId="77777777" w:rsidR="001D6E0E" w:rsidRDefault="001D6E0E" w:rsidP="005E4D9B">
            <w:r>
              <w:rPr>
                <w:rFonts w:hint="eastAsia"/>
              </w:rPr>
              <w:t>荒金匡徳</w:t>
            </w:r>
          </w:p>
        </w:tc>
        <w:tc>
          <w:tcPr>
            <w:tcW w:w="1407" w:type="dxa"/>
            <w:gridSpan w:val="2"/>
          </w:tcPr>
          <w:p w14:paraId="35010B10" w14:textId="786A5196" w:rsidR="001D6E0E" w:rsidRDefault="001D6E0E" w:rsidP="005E4D9B">
            <w:r>
              <w:rPr>
                <w:rFonts w:hint="eastAsia"/>
              </w:rPr>
              <w:t>202</w:t>
            </w:r>
            <w:r w:rsidR="001D69F2">
              <w:rPr>
                <w:rFonts w:hint="eastAsia"/>
              </w:rPr>
              <w:t>3</w:t>
            </w:r>
            <w:r>
              <w:rPr>
                <w:rFonts w:hint="eastAsia"/>
              </w:rPr>
              <w:t>/</w:t>
            </w:r>
            <w:r w:rsidR="001D69F2">
              <w:rPr>
                <w:rFonts w:hint="eastAsia"/>
              </w:rPr>
              <w:t>3</w:t>
            </w:r>
            <w:r>
              <w:rPr>
                <w:rFonts w:hint="eastAsia"/>
              </w:rPr>
              <w:t>/2</w:t>
            </w:r>
            <w:r w:rsidR="001D69F2">
              <w:rPr>
                <w:rFonts w:hint="eastAsia"/>
              </w:rPr>
              <w:t>4</w:t>
            </w:r>
          </w:p>
        </w:tc>
      </w:tr>
      <w:tr w:rsidR="001D6E0E" w14:paraId="33253490" w14:textId="77777777" w:rsidTr="002B3CB6">
        <w:trPr>
          <w:trHeight w:val="677"/>
        </w:trPr>
        <w:tc>
          <w:tcPr>
            <w:tcW w:w="650" w:type="dxa"/>
          </w:tcPr>
          <w:p w14:paraId="494E119C" w14:textId="77777777" w:rsidR="001D6E0E" w:rsidRDefault="001D6E0E" w:rsidP="005E4D9B">
            <w:r>
              <w:rPr>
                <w:rFonts w:hint="eastAsia"/>
              </w:rPr>
              <w:t>2</w:t>
            </w:r>
          </w:p>
        </w:tc>
        <w:tc>
          <w:tcPr>
            <w:tcW w:w="726" w:type="dxa"/>
          </w:tcPr>
          <w:p w14:paraId="53066749" w14:textId="77777777" w:rsidR="001D6E0E" w:rsidRDefault="001D6E0E" w:rsidP="005E4D9B">
            <w:r>
              <w:rPr>
                <w:rFonts w:hint="eastAsia"/>
              </w:rPr>
              <w:t>1.0</w:t>
            </w:r>
          </w:p>
        </w:tc>
        <w:tc>
          <w:tcPr>
            <w:tcW w:w="5228" w:type="dxa"/>
          </w:tcPr>
          <w:p w14:paraId="1E69B9C5" w14:textId="08F2F1F6" w:rsidR="00A679AE" w:rsidRDefault="001D6E0E" w:rsidP="00A679AE">
            <w:r>
              <w:rPr>
                <w:rFonts w:hint="eastAsia"/>
              </w:rPr>
              <w:t>レビュー完了のため正式版としてリリース．</w:t>
            </w:r>
            <w:r w:rsidR="00A679AE">
              <w:t xml:space="preserve"> </w:t>
            </w:r>
          </w:p>
          <w:p w14:paraId="37B53EA7" w14:textId="59088F62" w:rsidR="00A679AE" w:rsidRDefault="00A679AE" w:rsidP="00A679AE">
            <w:r>
              <w:rPr>
                <w:rFonts w:hint="eastAsia"/>
              </w:rPr>
              <w:t>ログイン・ログアウト機能対応版ここまで</w:t>
            </w:r>
          </w:p>
        </w:tc>
        <w:tc>
          <w:tcPr>
            <w:tcW w:w="1046" w:type="dxa"/>
          </w:tcPr>
          <w:p w14:paraId="3F314C0F" w14:textId="77777777" w:rsidR="001D6E0E" w:rsidRPr="00045B0F" w:rsidRDefault="001D6E0E" w:rsidP="005E4D9B">
            <w:r>
              <w:rPr>
                <w:rFonts w:hint="eastAsia"/>
              </w:rPr>
              <w:t>全頁</w:t>
            </w:r>
          </w:p>
        </w:tc>
        <w:tc>
          <w:tcPr>
            <w:tcW w:w="1447" w:type="dxa"/>
          </w:tcPr>
          <w:p w14:paraId="613FA88C" w14:textId="77777777" w:rsidR="001D6E0E" w:rsidRDefault="001D6E0E" w:rsidP="005E4D9B">
            <w:r>
              <w:t>荒金匡徳</w:t>
            </w:r>
          </w:p>
        </w:tc>
        <w:tc>
          <w:tcPr>
            <w:tcW w:w="1407" w:type="dxa"/>
            <w:gridSpan w:val="2"/>
          </w:tcPr>
          <w:p w14:paraId="6231FF8A" w14:textId="73729C8F" w:rsidR="001D6E0E" w:rsidRDefault="001D6E0E" w:rsidP="005E4D9B">
            <w:r>
              <w:rPr>
                <w:rFonts w:hint="eastAsia"/>
              </w:rPr>
              <w:t>202</w:t>
            </w:r>
            <w:r w:rsidR="001D69F2">
              <w:rPr>
                <w:rFonts w:hint="eastAsia"/>
              </w:rPr>
              <w:t>3</w:t>
            </w:r>
            <w:r>
              <w:rPr>
                <w:rFonts w:hint="eastAsia"/>
              </w:rPr>
              <w:t>/</w:t>
            </w:r>
            <w:r w:rsidR="001D69F2">
              <w:rPr>
                <w:rFonts w:hint="eastAsia"/>
              </w:rPr>
              <w:t>3</w:t>
            </w:r>
            <w:r>
              <w:rPr>
                <w:rFonts w:hint="eastAsia"/>
              </w:rPr>
              <w:t>/2</w:t>
            </w:r>
            <w:r w:rsidR="001D69F2">
              <w:rPr>
                <w:rFonts w:hint="eastAsia"/>
              </w:rPr>
              <w:t>7</w:t>
            </w:r>
          </w:p>
        </w:tc>
      </w:tr>
      <w:tr w:rsidR="00AC2132" w14:paraId="699600FD" w14:textId="77777777" w:rsidTr="002B3CB6">
        <w:trPr>
          <w:trHeight w:val="334"/>
        </w:trPr>
        <w:tc>
          <w:tcPr>
            <w:tcW w:w="650" w:type="dxa"/>
          </w:tcPr>
          <w:p w14:paraId="355E5393" w14:textId="05EB9EB5" w:rsidR="00AC2132" w:rsidRDefault="00AC2132" w:rsidP="00AC2132">
            <w:r>
              <w:rPr>
                <w:rFonts w:hint="eastAsia"/>
              </w:rPr>
              <w:t>3</w:t>
            </w:r>
          </w:p>
        </w:tc>
        <w:tc>
          <w:tcPr>
            <w:tcW w:w="726" w:type="dxa"/>
          </w:tcPr>
          <w:p w14:paraId="7EB91161" w14:textId="4C1A36DE" w:rsidR="00AC2132" w:rsidRDefault="00AC2132" w:rsidP="00AC2132">
            <w:r>
              <w:rPr>
                <w:rFonts w:hint="eastAsia"/>
              </w:rPr>
              <w:t>1.</w:t>
            </w:r>
            <w:r w:rsidR="00A94D11">
              <w:rPr>
                <w:rFonts w:hint="eastAsia"/>
              </w:rPr>
              <w:t>1</w:t>
            </w:r>
          </w:p>
        </w:tc>
        <w:tc>
          <w:tcPr>
            <w:tcW w:w="5228" w:type="dxa"/>
          </w:tcPr>
          <w:p w14:paraId="1CDCB46C" w14:textId="5B22F985" w:rsidR="00AC2132" w:rsidRDefault="00AC2132" w:rsidP="00AC2132">
            <w:r>
              <w:rPr>
                <w:rFonts w:hint="eastAsia"/>
              </w:rPr>
              <w:t>教室概要表示機能対応．レビュー直前版発行</w:t>
            </w:r>
          </w:p>
        </w:tc>
        <w:tc>
          <w:tcPr>
            <w:tcW w:w="1046" w:type="dxa"/>
          </w:tcPr>
          <w:p w14:paraId="5A024237" w14:textId="67CB5A60" w:rsidR="00AC2132" w:rsidRDefault="00AC2132" w:rsidP="00AC2132">
            <w:r>
              <w:rPr>
                <w:rFonts w:hint="eastAsia"/>
              </w:rPr>
              <w:t>全頁</w:t>
            </w:r>
          </w:p>
        </w:tc>
        <w:tc>
          <w:tcPr>
            <w:tcW w:w="1447" w:type="dxa"/>
          </w:tcPr>
          <w:p w14:paraId="23B30D8D" w14:textId="7F5706C3" w:rsidR="00AC2132" w:rsidRDefault="00AC2132" w:rsidP="00AC2132">
            <w:r>
              <w:rPr>
                <w:rFonts w:hint="eastAsia"/>
              </w:rPr>
              <w:t>荒金匡徳</w:t>
            </w:r>
          </w:p>
        </w:tc>
        <w:tc>
          <w:tcPr>
            <w:tcW w:w="1407" w:type="dxa"/>
            <w:gridSpan w:val="2"/>
          </w:tcPr>
          <w:p w14:paraId="271B9E56" w14:textId="66CC1DAA" w:rsidR="00AC2132" w:rsidRDefault="00AC2132" w:rsidP="00AC2132">
            <w:r>
              <w:rPr>
                <w:rFonts w:hint="eastAsia"/>
              </w:rPr>
              <w:t>202</w:t>
            </w:r>
            <w:r w:rsidR="00A94D11">
              <w:rPr>
                <w:rFonts w:hint="eastAsia"/>
              </w:rPr>
              <w:t>3</w:t>
            </w:r>
            <w:r>
              <w:rPr>
                <w:rFonts w:hint="eastAsia"/>
              </w:rPr>
              <w:t>/4/</w:t>
            </w:r>
            <w:r w:rsidR="00A94D11">
              <w:rPr>
                <w:rFonts w:hint="eastAsia"/>
              </w:rPr>
              <w:t>1</w:t>
            </w:r>
          </w:p>
        </w:tc>
      </w:tr>
      <w:tr w:rsidR="00AC2132" w14:paraId="56B8311E" w14:textId="77777777" w:rsidTr="002B3CB6">
        <w:trPr>
          <w:trHeight w:val="677"/>
        </w:trPr>
        <w:tc>
          <w:tcPr>
            <w:tcW w:w="650" w:type="dxa"/>
          </w:tcPr>
          <w:p w14:paraId="3AB0C925" w14:textId="77777777" w:rsidR="00AC2132" w:rsidRDefault="00AC2132" w:rsidP="00AC2132"/>
        </w:tc>
        <w:tc>
          <w:tcPr>
            <w:tcW w:w="726" w:type="dxa"/>
          </w:tcPr>
          <w:p w14:paraId="2B21651D" w14:textId="77777777" w:rsidR="00AC2132" w:rsidRDefault="00AC2132" w:rsidP="00AC2132"/>
        </w:tc>
        <w:tc>
          <w:tcPr>
            <w:tcW w:w="5228" w:type="dxa"/>
          </w:tcPr>
          <w:p w14:paraId="3B30C6C1" w14:textId="2B44A957" w:rsidR="00AC2132" w:rsidRDefault="00AC2132" w:rsidP="00847CEA">
            <w:r>
              <w:rPr>
                <w:rFonts w:hint="eastAsia"/>
              </w:rPr>
              <w:t xml:space="preserve"> 2.</w:t>
            </w:r>
            <w:r>
              <w:t xml:space="preserve"> </w:t>
            </w:r>
            <w:r w:rsidR="00F235A3">
              <w:rPr>
                <w:rFonts w:hint="eastAsia"/>
              </w:rPr>
              <w:t>1</w:t>
            </w:r>
            <w:r w:rsidR="00847CEA">
              <w:rPr>
                <w:rFonts w:hint="eastAsia"/>
              </w:rPr>
              <w:t xml:space="preserve"> </w:t>
            </w:r>
            <w:r w:rsidR="00847CEA">
              <w:t>MainFrame</w:t>
            </w:r>
            <w:r w:rsidR="00847CEA">
              <w:rPr>
                <w:rFonts w:hint="eastAsia"/>
              </w:rPr>
              <w:t>の</w:t>
            </w:r>
            <w:r>
              <w:rPr>
                <w:rFonts w:hint="eastAsia"/>
              </w:rPr>
              <w:t>構成を</w:t>
            </w:r>
            <w:r w:rsidR="00847CEA">
              <w:rPr>
                <w:rFonts w:hint="eastAsia"/>
              </w:rPr>
              <w:t>変更</w:t>
            </w:r>
            <w:r>
              <w:rPr>
                <w:rFonts w:hint="eastAsia"/>
              </w:rPr>
              <w:t>，</w:t>
            </w:r>
            <w:r w:rsidR="008A538D">
              <w:rPr>
                <w:rFonts w:hint="eastAsia"/>
              </w:rPr>
              <w:t>p</w:t>
            </w:r>
            <w:r w:rsidR="008A538D">
              <w:t>anelNorth</w:t>
            </w:r>
            <w:r w:rsidR="008A538D">
              <w:rPr>
                <w:rFonts w:hint="eastAsia"/>
              </w:rPr>
              <w:t>の分割</w:t>
            </w:r>
            <w:r w:rsidR="00605405">
              <w:rPr>
                <w:rFonts w:hint="eastAsia"/>
              </w:rPr>
              <w:t>とpanel上への部品配置</w:t>
            </w:r>
            <w:r w:rsidR="008A538D">
              <w:rPr>
                <w:rFonts w:hint="eastAsia"/>
              </w:rPr>
              <w:t>について</w:t>
            </w:r>
            <w:r>
              <w:rPr>
                <w:rFonts w:hint="eastAsia"/>
              </w:rPr>
              <w:t>説明追記</w:t>
            </w:r>
          </w:p>
        </w:tc>
        <w:tc>
          <w:tcPr>
            <w:tcW w:w="1046" w:type="dxa"/>
          </w:tcPr>
          <w:p w14:paraId="59459CF3" w14:textId="7B31F43C" w:rsidR="00AC2132" w:rsidRDefault="008A538D" w:rsidP="00AC2132">
            <w:r>
              <w:rPr>
                <w:rFonts w:hint="eastAsia"/>
              </w:rPr>
              <w:t>2.1</w:t>
            </w:r>
          </w:p>
        </w:tc>
        <w:tc>
          <w:tcPr>
            <w:tcW w:w="1447" w:type="dxa"/>
          </w:tcPr>
          <w:p w14:paraId="5EA2F104" w14:textId="77777777" w:rsidR="00AC2132" w:rsidRDefault="00AC2132" w:rsidP="00AC2132"/>
        </w:tc>
        <w:tc>
          <w:tcPr>
            <w:tcW w:w="1407" w:type="dxa"/>
            <w:gridSpan w:val="2"/>
          </w:tcPr>
          <w:p w14:paraId="2C04FF05" w14:textId="77777777" w:rsidR="00AC2132" w:rsidRDefault="00AC2132" w:rsidP="00AC2132"/>
        </w:tc>
      </w:tr>
      <w:tr w:rsidR="00AC2132" w14:paraId="6CF7D065" w14:textId="77777777" w:rsidTr="002B3CB6">
        <w:trPr>
          <w:trHeight w:val="334"/>
        </w:trPr>
        <w:tc>
          <w:tcPr>
            <w:tcW w:w="650" w:type="dxa"/>
          </w:tcPr>
          <w:p w14:paraId="73411E9E" w14:textId="77777777" w:rsidR="00AC2132" w:rsidRDefault="00AC2132" w:rsidP="00AC2132"/>
        </w:tc>
        <w:tc>
          <w:tcPr>
            <w:tcW w:w="726" w:type="dxa"/>
          </w:tcPr>
          <w:p w14:paraId="2440819F" w14:textId="77777777" w:rsidR="00AC2132" w:rsidRDefault="00AC2132" w:rsidP="00AC2132"/>
        </w:tc>
        <w:tc>
          <w:tcPr>
            <w:tcW w:w="5228" w:type="dxa"/>
          </w:tcPr>
          <w:p w14:paraId="59B96BBB" w14:textId="2974EF63" w:rsidR="00AC2132" w:rsidRDefault="00AC2132" w:rsidP="00AC2132">
            <w:r>
              <w:rPr>
                <w:rFonts w:hint="eastAsia"/>
              </w:rPr>
              <w:t xml:space="preserve"> </w:t>
            </w:r>
            <w:r w:rsidR="00266317">
              <w:rPr>
                <w:rFonts w:hint="eastAsia"/>
              </w:rPr>
              <w:t>3.</w:t>
            </w:r>
            <w:r w:rsidR="00266317">
              <w:t xml:space="preserve"> </w:t>
            </w:r>
            <w:r w:rsidR="00266317">
              <w:rPr>
                <w:rFonts w:hint="eastAsia"/>
              </w:rPr>
              <w:t>クラス図にChoiceFacilityを追加</w:t>
            </w:r>
          </w:p>
        </w:tc>
        <w:tc>
          <w:tcPr>
            <w:tcW w:w="1046" w:type="dxa"/>
          </w:tcPr>
          <w:p w14:paraId="3966BCE6" w14:textId="06106E0D" w:rsidR="00AC2132" w:rsidRDefault="007F5E4A" w:rsidP="00AC2132">
            <w:r>
              <w:rPr>
                <w:rFonts w:hint="eastAsia"/>
              </w:rPr>
              <w:t>3.</w:t>
            </w:r>
          </w:p>
        </w:tc>
        <w:tc>
          <w:tcPr>
            <w:tcW w:w="1447" w:type="dxa"/>
          </w:tcPr>
          <w:p w14:paraId="3569A6D6" w14:textId="77777777" w:rsidR="00AC2132" w:rsidRDefault="00AC2132" w:rsidP="00AC2132"/>
        </w:tc>
        <w:tc>
          <w:tcPr>
            <w:tcW w:w="1407" w:type="dxa"/>
            <w:gridSpan w:val="2"/>
          </w:tcPr>
          <w:p w14:paraId="31322D12" w14:textId="77777777" w:rsidR="00AC2132" w:rsidRDefault="00AC2132" w:rsidP="00AC2132"/>
        </w:tc>
      </w:tr>
      <w:tr w:rsidR="007F5E4A" w14:paraId="01D72814" w14:textId="77777777" w:rsidTr="002B3CB6">
        <w:trPr>
          <w:trHeight w:val="342"/>
        </w:trPr>
        <w:tc>
          <w:tcPr>
            <w:tcW w:w="650" w:type="dxa"/>
          </w:tcPr>
          <w:p w14:paraId="7A02B01E" w14:textId="77777777" w:rsidR="007F5E4A" w:rsidRDefault="007F5E4A" w:rsidP="007F5E4A"/>
        </w:tc>
        <w:tc>
          <w:tcPr>
            <w:tcW w:w="726" w:type="dxa"/>
          </w:tcPr>
          <w:p w14:paraId="542B71CC" w14:textId="77777777" w:rsidR="007F5E4A" w:rsidRDefault="007F5E4A" w:rsidP="007F5E4A"/>
        </w:tc>
        <w:tc>
          <w:tcPr>
            <w:tcW w:w="5228" w:type="dxa"/>
          </w:tcPr>
          <w:p w14:paraId="21B9858A" w14:textId="52A06327" w:rsidR="007F5E4A" w:rsidRDefault="007F5E4A" w:rsidP="007F5E4A">
            <w:r>
              <w:rPr>
                <w:rFonts w:hint="eastAsia"/>
              </w:rPr>
              <w:t xml:space="preserve"> </w:t>
            </w:r>
            <w:r>
              <w:t>3.2.</w:t>
            </w:r>
            <w:r>
              <w:rPr>
                <w:rFonts w:hint="eastAsia"/>
              </w:rPr>
              <w:t>MainFrameの追加メソッド・処理追記</w:t>
            </w:r>
          </w:p>
        </w:tc>
        <w:tc>
          <w:tcPr>
            <w:tcW w:w="1046" w:type="dxa"/>
          </w:tcPr>
          <w:p w14:paraId="6544BE38" w14:textId="5C2ED012" w:rsidR="007F5E4A" w:rsidRDefault="007F5E4A" w:rsidP="007F5E4A">
            <w:r>
              <w:rPr>
                <w:rFonts w:hint="eastAsia"/>
              </w:rPr>
              <w:t>3.2</w:t>
            </w:r>
          </w:p>
        </w:tc>
        <w:tc>
          <w:tcPr>
            <w:tcW w:w="1447" w:type="dxa"/>
          </w:tcPr>
          <w:p w14:paraId="1942684D" w14:textId="77777777" w:rsidR="007F5E4A" w:rsidRDefault="007F5E4A" w:rsidP="007F5E4A"/>
        </w:tc>
        <w:tc>
          <w:tcPr>
            <w:tcW w:w="1407" w:type="dxa"/>
            <w:gridSpan w:val="2"/>
          </w:tcPr>
          <w:p w14:paraId="23A8126A" w14:textId="77777777" w:rsidR="007F5E4A" w:rsidRDefault="007F5E4A" w:rsidP="007F5E4A"/>
        </w:tc>
      </w:tr>
      <w:tr w:rsidR="007F5E4A" w14:paraId="5CAD0734" w14:textId="77777777" w:rsidTr="002B3CB6">
        <w:trPr>
          <w:trHeight w:val="334"/>
        </w:trPr>
        <w:tc>
          <w:tcPr>
            <w:tcW w:w="650" w:type="dxa"/>
          </w:tcPr>
          <w:p w14:paraId="36294A41" w14:textId="77777777" w:rsidR="007F5E4A" w:rsidRDefault="007F5E4A" w:rsidP="007F5E4A"/>
        </w:tc>
        <w:tc>
          <w:tcPr>
            <w:tcW w:w="726" w:type="dxa"/>
          </w:tcPr>
          <w:p w14:paraId="691261ED" w14:textId="77777777" w:rsidR="007F5E4A" w:rsidRDefault="007F5E4A" w:rsidP="007F5E4A"/>
        </w:tc>
        <w:tc>
          <w:tcPr>
            <w:tcW w:w="5228" w:type="dxa"/>
          </w:tcPr>
          <w:p w14:paraId="0143A86E" w14:textId="61D164C4" w:rsidR="007F5E4A" w:rsidRDefault="007F5E4A" w:rsidP="007F5E4A">
            <w:r>
              <w:rPr>
                <w:rFonts w:hint="eastAsia"/>
              </w:rPr>
              <w:t xml:space="preserve"> </w:t>
            </w:r>
            <w:r>
              <w:t>3.3.ReservationControl</w:t>
            </w:r>
            <w:r>
              <w:rPr>
                <w:rFonts w:hint="eastAsia"/>
              </w:rPr>
              <w:t>のメソッド追記</w:t>
            </w:r>
          </w:p>
        </w:tc>
        <w:tc>
          <w:tcPr>
            <w:tcW w:w="1046" w:type="dxa"/>
          </w:tcPr>
          <w:p w14:paraId="1BA12395" w14:textId="07532CA2" w:rsidR="007F5E4A" w:rsidRDefault="00266317" w:rsidP="007F5E4A">
            <w:r>
              <w:rPr>
                <w:rFonts w:hint="eastAsia"/>
              </w:rPr>
              <w:t>3.3</w:t>
            </w:r>
          </w:p>
        </w:tc>
        <w:tc>
          <w:tcPr>
            <w:tcW w:w="1447" w:type="dxa"/>
          </w:tcPr>
          <w:p w14:paraId="0FDED7A3" w14:textId="77777777" w:rsidR="007F5E4A" w:rsidRDefault="007F5E4A" w:rsidP="007F5E4A"/>
        </w:tc>
        <w:tc>
          <w:tcPr>
            <w:tcW w:w="1407" w:type="dxa"/>
            <w:gridSpan w:val="2"/>
          </w:tcPr>
          <w:p w14:paraId="73033249" w14:textId="77777777" w:rsidR="007F5E4A" w:rsidRDefault="007F5E4A" w:rsidP="007F5E4A"/>
        </w:tc>
      </w:tr>
      <w:tr w:rsidR="007F5E4A" w14:paraId="740E2ACE" w14:textId="77777777" w:rsidTr="002B3CB6">
        <w:trPr>
          <w:trHeight w:val="342"/>
        </w:trPr>
        <w:tc>
          <w:tcPr>
            <w:tcW w:w="650" w:type="dxa"/>
          </w:tcPr>
          <w:p w14:paraId="74FA2EAE" w14:textId="77777777" w:rsidR="007F5E4A" w:rsidRDefault="007F5E4A" w:rsidP="007F5E4A"/>
        </w:tc>
        <w:tc>
          <w:tcPr>
            <w:tcW w:w="726" w:type="dxa"/>
          </w:tcPr>
          <w:p w14:paraId="3CDDAC6B" w14:textId="77777777" w:rsidR="007F5E4A" w:rsidRDefault="007F5E4A" w:rsidP="007F5E4A"/>
        </w:tc>
        <w:tc>
          <w:tcPr>
            <w:tcW w:w="5228" w:type="dxa"/>
          </w:tcPr>
          <w:p w14:paraId="1F2C4B3B" w14:textId="23CD761C" w:rsidR="007F5E4A" w:rsidRDefault="007F5E4A" w:rsidP="007F5E4A">
            <w:r>
              <w:rPr>
                <w:rFonts w:hint="eastAsia"/>
              </w:rPr>
              <w:t xml:space="preserve"> </w:t>
            </w:r>
            <w:r>
              <w:t>3.5.ChoiceFacility</w:t>
            </w:r>
            <w:r>
              <w:rPr>
                <w:rFonts w:hint="eastAsia"/>
              </w:rPr>
              <w:t>追記</w:t>
            </w:r>
          </w:p>
        </w:tc>
        <w:tc>
          <w:tcPr>
            <w:tcW w:w="1046" w:type="dxa"/>
          </w:tcPr>
          <w:p w14:paraId="014EDF6B" w14:textId="5829D9BF" w:rsidR="007F5E4A" w:rsidRDefault="00452307" w:rsidP="007F5E4A">
            <w:r>
              <w:rPr>
                <w:rFonts w:hint="eastAsia"/>
              </w:rPr>
              <w:t>3.5</w:t>
            </w:r>
          </w:p>
        </w:tc>
        <w:tc>
          <w:tcPr>
            <w:tcW w:w="1447" w:type="dxa"/>
          </w:tcPr>
          <w:p w14:paraId="49DDBC33" w14:textId="77777777" w:rsidR="007F5E4A" w:rsidRDefault="007F5E4A" w:rsidP="007F5E4A"/>
        </w:tc>
        <w:tc>
          <w:tcPr>
            <w:tcW w:w="1407" w:type="dxa"/>
            <w:gridSpan w:val="2"/>
          </w:tcPr>
          <w:p w14:paraId="5A89D06F" w14:textId="77777777" w:rsidR="007F5E4A" w:rsidRDefault="007F5E4A" w:rsidP="007F5E4A"/>
        </w:tc>
      </w:tr>
      <w:tr w:rsidR="007F5E4A" w14:paraId="3849AB4F" w14:textId="77777777" w:rsidTr="002B3CB6">
        <w:trPr>
          <w:trHeight w:val="669"/>
        </w:trPr>
        <w:tc>
          <w:tcPr>
            <w:tcW w:w="650" w:type="dxa"/>
          </w:tcPr>
          <w:p w14:paraId="5E8D2409" w14:textId="77777777" w:rsidR="007F5E4A" w:rsidRDefault="007F5E4A" w:rsidP="007F5E4A"/>
        </w:tc>
        <w:tc>
          <w:tcPr>
            <w:tcW w:w="726" w:type="dxa"/>
          </w:tcPr>
          <w:p w14:paraId="67AC4934" w14:textId="77777777" w:rsidR="007F5E4A" w:rsidRDefault="007F5E4A" w:rsidP="007F5E4A"/>
        </w:tc>
        <w:tc>
          <w:tcPr>
            <w:tcW w:w="5228" w:type="dxa"/>
          </w:tcPr>
          <w:p w14:paraId="57814B39" w14:textId="67A506AA" w:rsidR="007F5E4A" w:rsidRDefault="007F5E4A" w:rsidP="007F5E4A">
            <w:r>
              <w:rPr>
                <w:rFonts w:hint="eastAsia"/>
              </w:rPr>
              <w:t xml:space="preserve"> </w:t>
            </w:r>
            <w:r>
              <w:t>4.</w:t>
            </w:r>
            <w:r w:rsidR="00452307">
              <w:t xml:space="preserve"> </w:t>
            </w:r>
            <w:r w:rsidR="00452307">
              <w:rPr>
                <w:rFonts w:hint="eastAsia"/>
              </w:rPr>
              <w:t>シーケンスでMainFrameより起動される</w:t>
            </w:r>
            <w:r w:rsidR="00E3145B">
              <w:rPr>
                <w:rFonts w:hint="eastAsia"/>
              </w:rPr>
              <w:t>機能が増えるため，シーケンスを細分化</w:t>
            </w:r>
          </w:p>
        </w:tc>
        <w:tc>
          <w:tcPr>
            <w:tcW w:w="1046" w:type="dxa"/>
          </w:tcPr>
          <w:p w14:paraId="162FA2CD" w14:textId="5D362DB5" w:rsidR="007F5E4A" w:rsidRDefault="00E3145B" w:rsidP="007F5E4A">
            <w:r>
              <w:rPr>
                <w:rFonts w:hint="eastAsia"/>
              </w:rPr>
              <w:t>4</w:t>
            </w:r>
          </w:p>
        </w:tc>
        <w:tc>
          <w:tcPr>
            <w:tcW w:w="1447" w:type="dxa"/>
          </w:tcPr>
          <w:p w14:paraId="3C8544D3" w14:textId="77777777" w:rsidR="007F5E4A" w:rsidRDefault="007F5E4A" w:rsidP="007F5E4A"/>
        </w:tc>
        <w:tc>
          <w:tcPr>
            <w:tcW w:w="1407" w:type="dxa"/>
            <w:gridSpan w:val="2"/>
          </w:tcPr>
          <w:p w14:paraId="5FAE2EE3" w14:textId="77777777" w:rsidR="007F5E4A" w:rsidRDefault="007F5E4A" w:rsidP="007F5E4A"/>
        </w:tc>
      </w:tr>
      <w:tr w:rsidR="00E3145B" w14:paraId="5589C932" w14:textId="77777777" w:rsidTr="002B3CB6">
        <w:trPr>
          <w:trHeight w:val="677"/>
        </w:trPr>
        <w:tc>
          <w:tcPr>
            <w:tcW w:w="650" w:type="dxa"/>
          </w:tcPr>
          <w:p w14:paraId="7D3DBE4D" w14:textId="3D708BF4" w:rsidR="00E3145B" w:rsidRDefault="00E3145B" w:rsidP="00E3145B">
            <w:r>
              <w:rPr>
                <w:rFonts w:hint="eastAsia"/>
              </w:rPr>
              <w:t>4</w:t>
            </w:r>
          </w:p>
        </w:tc>
        <w:tc>
          <w:tcPr>
            <w:tcW w:w="726" w:type="dxa"/>
          </w:tcPr>
          <w:p w14:paraId="44BA908D" w14:textId="21B5DEEB" w:rsidR="00E3145B" w:rsidRDefault="00E3145B" w:rsidP="00E3145B">
            <w:r>
              <w:rPr>
                <w:rFonts w:hint="eastAsia"/>
              </w:rPr>
              <w:t>2.0</w:t>
            </w:r>
          </w:p>
        </w:tc>
        <w:tc>
          <w:tcPr>
            <w:tcW w:w="5228" w:type="dxa"/>
          </w:tcPr>
          <w:p w14:paraId="59359797" w14:textId="77777777" w:rsidR="00E3145B" w:rsidRDefault="00E3145B" w:rsidP="00E3145B">
            <w:r>
              <w:rPr>
                <w:rFonts w:hint="eastAsia"/>
              </w:rPr>
              <w:t>レビュー完了のため正式版としてリリース．</w:t>
            </w:r>
          </w:p>
          <w:p w14:paraId="44483F5F" w14:textId="78055ADD" w:rsidR="00E3145B" w:rsidRDefault="00E3145B" w:rsidP="00E3145B">
            <w:r>
              <w:rPr>
                <w:rFonts w:hint="eastAsia"/>
              </w:rPr>
              <w:t>教室概要表示対応版ここまで</w:t>
            </w:r>
          </w:p>
        </w:tc>
        <w:tc>
          <w:tcPr>
            <w:tcW w:w="1046" w:type="dxa"/>
          </w:tcPr>
          <w:p w14:paraId="22B40AA9" w14:textId="007BB66B" w:rsidR="00E3145B" w:rsidRDefault="00E3145B" w:rsidP="00E3145B">
            <w:r>
              <w:rPr>
                <w:rFonts w:hint="eastAsia"/>
              </w:rPr>
              <w:t>全頁</w:t>
            </w:r>
          </w:p>
        </w:tc>
        <w:tc>
          <w:tcPr>
            <w:tcW w:w="1447" w:type="dxa"/>
          </w:tcPr>
          <w:p w14:paraId="7009C57E" w14:textId="2511CA2A" w:rsidR="00E3145B" w:rsidRDefault="00E3145B" w:rsidP="00E3145B">
            <w:r>
              <w:rPr>
                <w:rFonts w:hint="eastAsia"/>
              </w:rPr>
              <w:t>荒金匡徳</w:t>
            </w:r>
          </w:p>
        </w:tc>
        <w:tc>
          <w:tcPr>
            <w:tcW w:w="1407" w:type="dxa"/>
            <w:gridSpan w:val="2"/>
          </w:tcPr>
          <w:p w14:paraId="41EA5348" w14:textId="368575F1" w:rsidR="00E3145B" w:rsidRDefault="00E3145B" w:rsidP="00E3145B">
            <w:r>
              <w:rPr>
                <w:rFonts w:hint="eastAsia"/>
              </w:rPr>
              <w:t>2022/4/24</w:t>
            </w:r>
          </w:p>
        </w:tc>
      </w:tr>
      <w:tr w:rsidR="00E3145B" w14:paraId="30EA4F2C" w14:textId="77777777" w:rsidTr="002B3CB6">
        <w:trPr>
          <w:trHeight w:val="334"/>
        </w:trPr>
        <w:tc>
          <w:tcPr>
            <w:tcW w:w="650" w:type="dxa"/>
          </w:tcPr>
          <w:p w14:paraId="21F86D6A" w14:textId="241AE405" w:rsidR="00E3145B" w:rsidRDefault="22C3A808" w:rsidP="00E3145B">
            <w:r>
              <w:t>5</w:t>
            </w:r>
          </w:p>
        </w:tc>
        <w:tc>
          <w:tcPr>
            <w:tcW w:w="726" w:type="dxa"/>
          </w:tcPr>
          <w:p w14:paraId="528A44B6" w14:textId="679F1365" w:rsidR="00E3145B" w:rsidRDefault="22C3A808" w:rsidP="00E3145B">
            <w:r>
              <w:t>2.1</w:t>
            </w:r>
          </w:p>
        </w:tc>
        <w:tc>
          <w:tcPr>
            <w:tcW w:w="5228" w:type="dxa"/>
          </w:tcPr>
          <w:p w14:paraId="1D7AE5B7" w14:textId="11C54D05" w:rsidR="00E3145B" w:rsidRDefault="22C3A808" w:rsidP="00E3145B">
            <w:r w:rsidRPr="1C615B95">
              <w:rPr>
                <w:rFonts w:ascii="Yu Mincho" w:eastAsia="Yu Mincho" w:hAnsi="Yu Mincho" w:cs="Yu Mincho"/>
                <w:szCs w:val="21"/>
              </w:rPr>
              <w:t xml:space="preserve">3.6 ReservationDialog Class　</w:t>
            </w:r>
            <w:r w:rsidR="00901C1A">
              <w:rPr>
                <w:rFonts w:ascii="Yu Mincho" w:eastAsia="Yu Mincho" w:hAnsi="Yu Mincho" w:cs="Yu Mincho" w:hint="eastAsia"/>
                <w:szCs w:val="21"/>
              </w:rPr>
              <w:t>メソッド</w:t>
            </w:r>
            <w:r w:rsidRPr="1C615B95">
              <w:rPr>
                <w:rFonts w:ascii="Yu Mincho" w:eastAsia="Yu Mincho" w:hAnsi="Yu Mincho" w:cs="Yu Mincho"/>
                <w:szCs w:val="21"/>
              </w:rPr>
              <w:t>追記</w:t>
            </w:r>
          </w:p>
        </w:tc>
        <w:tc>
          <w:tcPr>
            <w:tcW w:w="1046" w:type="dxa"/>
          </w:tcPr>
          <w:p w14:paraId="0ECB7107" w14:textId="706B675D" w:rsidR="00E3145B" w:rsidRDefault="22C3A808" w:rsidP="00E3145B">
            <w:r>
              <w:t>3.6</w:t>
            </w:r>
          </w:p>
        </w:tc>
        <w:tc>
          <w:tcPr>
            <w:tcW w:w="1447" w:type="dxa"/>
          </w:tcPr>
          <w:p w14:paraId="2DBBE153" w14:textId="41A339AA" w:rsidR="00E3145B" w:rsidRDefault="2975A021" w:rsidP="00E3145B">
            <w:r>
              <w:t>佐藤礼央奈</w:t>
            </w:r>
          </w:p>
        </w:tc>
        <w:tc>
          <w:tcPr>
            <w:tcW w:w="1407" w:type="dxa"/>
            <w:gridSpan w:val="2"/>
          </w:tcPr>
          <w:p w14:paraId="1BC00772" w14:textId="30D4ED13" w:rsidR="00E3145B" w:rsidRDefault="00BB0B55" w:rsidP="00E3145B">
            <w:r>
              <w:t>2023/</w:t>
            </w:r>
            <w:r w:rsidR="00427767">
              <w:t>6/15</w:t>
            </w:r>
          </w:p>
        </w:tc>
      </w:tr>
      <w:tr w:rsidR="00E3145B" w14:paraId="127217C3" w14:textId="77777777" w:rsidTr="002B3CB6">
        <w:trPr>
          <w:trHeight w:val="342"/>
        </w:trPr>
        <w:tc>
          <w:tcPr>
            <w:tcW w:w="650" w:type="dxa"/>
          </w:tcPr>
          <w:p w14:paraId="2F99598E" w14:textId="77777777" w:rsidR="00E3145B" w:rsidRDefault="00E3145B" w:rsidP="00E3145B"/>
        </w:tc>
        <w:tc>
          <w:tcPr>
            <w:tcW w:w="726" w:type="dxa"/>
          </w:tcPr>
          <w:p w14:paraId="290D590E" w14:textId="77777777" w:rsidR="00E3145B" w:rsidRDefault="00E3145B" w:rsidP="00E3145B"/>
        </w:tc>
        <w:tc>
          <w:tcPr>
            <w:tcW w:w="5228" w:type="dxa"/>
          </w:tcPr>
          <w:p w14:paraId="001E37F8" w14:textId="60789728" w:rsidR="00E3145B" w:rsidRDefault="00A36EA6" w:rsidP="00E3145B">
            <w:r>
              <w:t xml:space="preserve">3.7 </w:t>
            </w:r>
            <w:r w:rsidRPr="00A36EA6">
              <w:t>ChoiceHour Class</w:t>
            </w:r>
            <w:r>
              <w:rPr>
                <w:rFonts w:hint="eastAsia"/>
              </w:rPr>
              <w:t xml:space="preserve"> </w:t>
            </w:r>
            <w:r w:rsidR="00AA1160">
              <w:rPr>
                <w:rFonts w:ascii="Yu Mincho" w:eastAsia="Yu Mincho" w:hAnsi="Yu Mincho" w:cs="Yu Mincho" w:hint="eastAsia"/>
                <w:szCs w:val="21"/>
              </w:rPr>
              <w:t>メソッド</w:t>
            </w:r>
            <w:r>
              <w:rPr>
                <w:rFonts w:hint="eastAsia"/>
              </w:rPr>
              <w:t>追記</w:t>
            </w:r>
          </w:p>
        </w:tc>
        <w:tc>
          <w:tcPr>
            <w:tcW w:w="1046" w:type="dxa"/>
          </w:tcPr>
          <w:p w14:paraId="2255DC51" w14:textId="04C425C0" w:rsidR="00E3145B" w:rsidRDefault="00427767" w:rsidP="00E3145B">
            <w:r>
              <w:t>3.7</w:t>
            </w:r>
          </w:p>
        </w:tc>
        <w:tc>
          <w:tcPr>
            <w:tcW w:w="1447" w:type="dxa"/>
          </w:tcPr>
          <w:p w14:paraId="52F1E43F" w14:textId="198F7D6A" w:rsidR="00E3145B" w:rsidRDefault="005431C4" w:rsidP="00E3145B">
            <w:r>
              <w:rPr>
                <w:rFonts w:hint="eastAsia"/>
              </w:rPr>
              <w:t>小林洋二</w:t>
            </w:r>
            <w:r w:rsidR="00BB6113">
              <w:rPr>
                <w:rFonts w:hint="eastAsia"/>
              </w:rPr>
              <w:t>朗</w:t>
            </w:r>
          </w:p>
        </w:tc>
        <w:tc>
          <w:tcPr>
            <w:tcW w:w="1407" w:type="dxa"/>
            <w:gridSpan w:val="2"/>
          </w:tcPr>
          <w:p w14:paraId="24CE1E6E" w14:textId="444033E5" w:rsidR="00E3145B" w:rsidRDefault="00427767" w:rsidP="00E3145B">
            <w:r>
              <w:t>2023/6/15</w:t>
            </w:r>
          </w:p>
        </w:tc>
      </w:tr>
      <w:tr w:rsidR="00E3145B" w14:paraId="50CF7035" w14:textId="77777777" w:rsidTr="002B3CB6">
        <w:trPr>
          <w:trHeight w:val="334"/>
        </w:trPr>
        <w:tc>
          <w:tcPr>
            <w:tcW w:w="650" w:type="dxa"/>
          </w:tcPr>
          <w:p w14:paraId="3E06575A" w14:textId="77777777" w:rsidR="00E3145B" w:rsidRDefault="00E3145B" w:rsidP="00E3145B"/>
        </w:tc>
        <w:tc>
          <w:tcPr>
            <w:tcW w:w="726" w:type="dxa"/>
          </w:tcPr>
          <w:p w14:paraId="1451E46D" w14:textId="77777777" w:rsidR="00E3145B" w:rsidRDefault="00E3145B" w:rsidP="00E3145B"/>
        </w:tc>
        <w:tc>
          <w:tcPr>
            <w:tcW w:w="5228" w:type="dxa"/>
          </w:tcPr>
          <w:p w14:paraId="24B4DD13" w14:textId="71DAADDC" w:rsidR="00E3145B" w:rsidRDefault="00A36EA6" w:rsidP="00E3145B">
            <w:r>
              <w:t>3.8</w:t>
            </w:r>
            <w:r w:rsidR="00C10B57">
              <w:t xml:space="preserve"> </w:t>
            </w:r>
            <w:r w:rsidR="00C10B57" w:rsidRPr="00C10B57">
              <w:t>ChoiceMinute Class</w:t>
            </w:r>
            <w:r w:rsidR="00C10B57">
              <w:rPr>
                <w:rFonts w:hint="eastAsia"/>
              </w:rPr>
              <w:t xml:space="preserve"> </w:t>
            </w:r>
            <w:r w:rsidR="00AA1160">
              <w:rPr>
                <w:rFonts w:ascii="Yu Mincho" w:eastAsia="Yu Mincho" w:hAnsi="Yu Mincho" w:cs="Yu Mincho" w:hint="eastAsia"/>
                <w:szCs w:val="21"/>
              </w:rPr>
              <w:t>メソッド</w:t>
            </w:r>
            <w:r w:rsidR="00C10B57">
              <w:rPr>
                <w:rFonts w:hint="eastAsia"/>
              </w:rPr>
              <w:t>追記</w:t>
            </w:r>
          </w:p>
        </w:tc>
        <w:tc>
          <w:tcPr>
            <w:tcW w:w="1046" w:type="dxa"/>
          </w:tcPr>
          <w:p w14:paraId="4991F393" w14:textId="2A57D170" w:rsidR="00E3145B" w:rsidRDefault="00427767" w:rsidP="00E3145B">
            <w:r>
              <w:t>3.8</w:t>
            </w:r>
          </w:p>
        </w:tc>
        <w:tc>
          <w:tcPr>
            <w:tcW w:w="1447" w:type="dxa"/>
          </w:tcPr>
          <w:p w14:paraId="7F3A27CA" w14:textId="5FFE9916" w:rsidR="00E3145B" w:rsidRDefault="00740BF6" w:rsidP="00E3145B">
            <w:r>
              <w:rPr>
                <w:rFonts w:hint="eastAsia"/>
              </w:rPr>
              <w:t>小林洋</w:t>
            </w:r>
            <w:r w:rsidR="005431C4">
              <w:rPr>
                <w:rFonts w:hint="eastAsia"/>
              </w:rPr>
              <w:t>二</w:t>
            </w:r>
            <w:r w:rsidR="00BB6113">
              <w:rPr>
                <w:rFonts w:hint="eastAsia"/>
              </w:rPr>
              <w:t>朗</w:t>
            </w:r>
          </w:p>
        </w:tc>
        <w:tc>
          <w:tcPr>
            <w:tcW w:w="1407" w:type="dxa"/>
            <w:gridSpan w:val="2"/>
          </w:tcPr>
          <w:p w14:paraId="751564F8" w14:textId="4BAFBCBB" w:rsidR="00E3145B" w:rsidRDefault="00427767" w:rsidP="00E3145B">
            <w:r>
              <w:t>2023/6/15</w:t>
            </w:r>
          </w:p>
        </w:tc>
      </w:tr>
      <w:tr w:rsidR="00E3145B" w14:paraId="3080C041" w14:textId="77777777" w:rsidTr="002B3CB6">
        <w:trPr>
          <w:trHeight w:val="342"/>
        </w:trPr>
        <w:tc>
          <w:tcPr>
            <w:tcW w:w="650" w:type="dxa"/>
          </w:tcPr>
          <w:p w14:paraId="411093AB" w14:textId="77777777" w:rsidR="00E3145B" w:rsidRDefault="00E3145B" w:rsidP="00E3145B"/>
        </w:tc>
        <w:tc>
          <w:tcPr>
            <w:tcW w:w="726" w:type="dxa"/>
          </w:tcPr>
          <w:p w14:paraId="33FDEEF9" w14:textId="77777777" w:rsidR="00E3145B" w:rsidRDefault="00E3145B" w:rsidP="00E3145B"/>
        </w:tc>
        <w:tc>
          <w:tcPr>
            <w:tcW w:w="5228" w:type="dxa"/>
          </w:tcPr>
          <w:p w14:paraId="2FC596DB" w14:textId="65D8F8F4" w:rsidR="00E3145B" w:rsidRDefault="00054735" w:rsidP="00E3145B">
            <w:r w:rsidRPr="00054735">
              <w:rPr>
                <w:rFonts w:hint="eastAsia"/>
              </w:rPr>
              <w:t>全体クラス図</w:t>
            </w:r>
            <w:r>
              <w:rPr>
                <w:rFonts w:hint="eastAsia"/>
              </w:rPr>
              <w:t>の追加・変更</w:t>
            </w:r>
          </w:p>
        </w:tc>
        <w:tc>
          <w:tcPr>
            <w:tcW w:w="1046" w:type="dxa"/>
          </w:tcPr>
          <w:p w14:paraId="4A392593" w14:textId="18005E3A" w:rsidR="00E3145B" w:rsidRDefault="00054735" w:rsidP="00E3145B">
            <w:r>
              <w:t>3</w:t>
            </w:r>
            <w:r w:rsidR="00077ED3">
              <w:rPr>
                <w:rFonts w:hint="eastAsia"/>
              </w:rPr>
              <w:t>.</w:t>
            </w:r>
          </w:p>
        </w:tc>
        <w:tc>
          <w:tcPr>
            <w:tcW w:w="1447" w:type="dxa"/>
          </w:tcPr>
          <w:p w14:paraId="0D636653" w14:textId="437124CE" w:rsidR="00E3145B" w:rsidRDefault="00054735" w:rsidP="00E3145B">
            <w:r>
              <w:rPr>
                <w:rFonts w:hint="eastAsia"/>
              </w:rPr>
              <w:t>佐藤礼央奈</w:t>
            </w:r>
          </w:p>
        </w:tc>
        <w:tc>
          <w:tcPr>
            <w:tcW w:w="1407" w:type="dxa"/>
            <w:gridSpan w:val="2"/>
          </w:tcPr>
          <w:p w14:paraId="39594389" w14:textId="687F335C" w:rsidR="00E3145B" w:rsidRDefault="00427767" w:rsidP="00E3145B">
            <w:r>
              <w:t>2023/6/15</w:t>
            </w:r>
          </w:p>
        </w:tc>
      </w:tr>
      <w:tr w:rsidR="00E3145B" w14:paraId="04C67303" w14:textId="77777777" w:rsidTr="002B3CB6">
        <w:trPr>
          <w:trHeight w:val="334"/>
        </w:trPr>
        <w:tc>
          <w:tcPr>
            <w:tcW w:w="650" w:type="dxa"/>
          </w:tcPr>
          <w:p w14:paraId="52020DE9" w14:textId="77777777" w:rsidR="00E3145B" w:rsidRDefault="00E3145B" w:rsidP="00E3145B"/>
        </w:tc>
        <w:tc>
          <w:tcPr>
            <w:tcW w:w="726" w:type="dxa"/>
          </w:tcPr>
          <w:p w14:paraId="33DC9157" w14:textId="77777777" w:rsidR="00E3145B" w:rsidRDefault="00E3145B" w:rsidP="00E3145B"/>
        </w:tc>
        <w:tc>
          <w:tcPr>
            <w:tcW w:w="5228" w:type="dxa"/>
          </w:tcPr>
          <w:p w14:paraId="2FC08D73" w14:textId="048643FE" w:rsidR="00E3145B" w:rsidRDefault="001C5965" w:rsidP="00E3145B">
            <w:r>
              <w:rPr>
                <w:rFonts w:hint="eastAsia"/>
              </w:rPr>
              <w:t>細分化した</w:t>
            </w:r>
            <w:r w:rsidR="00054735">
              <w:rPr>
                <w:rFonts w:hint="eastAsia"/>
              </w:rPr>
              <w:t>シーケンス</w:t>
            </w:r>
            <w:r>
              <w:rPr>
                <w:rFonts w:hint="eastAsia"/>
              </w:rPr>
              <w:t>追加・変更</w:t>
            </w:r>
          </w:p>
        </w:tc>
        <w:tc>
          <w:tcPr>
            <w:tcW w:w="1046" w:type="dxa"/>
          </w:tcPr>
          <w:p w14:paraId="08FF3C43" w14:textId="612B8573" w:rsidR="00E3145B" w:rsidRDefault="001C5965" w:rsidP="00E3145B">
            <w:r>
              <w:t>4</w:t>
            </w:r>
            <w:r w:rsidR="00077ED3">
              <w:t>.</w:t>
            </w:r>
          </w:p>
        </w:tc>
        <w:tc>
          <w:tcPr>
            <w:tcW w:w="1447" w:type="dxa"/>
          </w:tcPr>
          <w:p w14:paraId="1F5C31AE" w14:textId="2EEA9D47" w:rsidR="00AD0068" w:rsidRDefault="00334B1E" w:rsidP="00E3145B">
            <w:r>
              <w:rPr>
                <w:rFonts w:hint="eastAsia"/>
              </w:rPr>
              <w:t>岡村昂弥</w:t>
            </w:r>
          </w:p>
          <w:p w14:paraId="42B794C1" w14:textId="7B58F92D" w:rsidR="00E3145B" w:rsidRDefault="004C4BD8" w:rsidP="00E3145B">
            <w:r w:rsidRPr="00077ED3">
              <w:rPr>
                <w:rFonts w:hint="eastAsia"/>
              </w:rPr>
              <w:t>黒羽</w:t>
            </w:r>
            <w:r w:rsidR="00077ED3" w:rsidRPr="00077ED3">
              <w:t>晟</w:t>
            </w:r>
          </w:p>
        </w:tc>
        <w:tc>
          <w:tcPr>
            <w:tcW w:w="1407" w:type="dxa"/>
            <w:gridSpan w:val="2"/>
          </w:tcPr>
          <w:p w14:paraId="17D295B8" w14:textId="5B95C3D0" w:rsidR="00E3145B" w:rsidRDefault="009668CE" w:rsidP="00E3145B">
            <w:r>
              <w:t>2023/6/15</w:t>
            </w:r>
          </w:p>
        </w:tc>
      </w:tr>
      <w:tr w:rsidR="00E3145B" w14:paraId="6EECBF06" w14:textId="77777777" w:rsidTr="002B3CB6">
        <w:trPr>
          <w:trHeight w:val="342"/>
        </w:trPr>
        <w:tc>
          <w:tcPr>
            <w:tcW w:w="650" w:type="dxa"/>
          </w:tcPr>
          <w:p w14:paraId="4C36F249" w14:textId="6A5B52CC" w:rsidR="00E3145B" w:rsidRDefault="009F32AA" w:rsidP="00E3145B">
            <w:r>
              <w:rPr>
                <w:rFonts w:hint="eastAsia"/>
              </w:rPr>
              <w:t>6</w:t>
            </w:r>
          </w:p>
        </w:tc>
        <w:tc>
          <w:tcPr>
            <w:tcW w:w="726" w:type="dxa"/>
          </w:tcPr>
          <w:p w14:paraId="72F9BD33" w14:textId="012319FD" w:rsidR="00E3145B" w:rsidRDefault="009F32AA" w:rsidP="00E3145B">
            <w:r>
              <w:rPr>
                <w:rFonts w:hint="eastAsia"/>
              </w:rPr>
              <w:t>3</w:t>
            </w:r>
            <w:r>
              <w:t>.0</w:t>
            </w:r>
          </w:p>
        </w:tc>
        <w:tc>
          <w:tcPr>
            <w:tcW w:w="5228" w:type="dxa"/>
          </w:tcPr>
          <w:p w14:paraId="71DC2FD5" w14:textId="11B0EB3C" w:rsidR="00E3145B" w:rsidRDefault="00E62F13" w:rsidP="00E3145B">
            <w:r>
              <w:rPr>
                <w:rFonts w:hint="eastAsia"/>
              </w:rPr>
              <w:t xml:space="preserve">3.9 </w:t>
            </w:r>
            <w:r w:rsidR="001F7A85">
              <w:t>Re</w:t>
            </w:r>
            <w:r w:rsidR="001C230D">
              <w:t>servation</w:t>
            </w:r>
            <w:r w:rsidR="00B05658">
              <w:t>StatusDia</w:t>
            </w:r>
            <w:r w:rsidR="00865959">
              <w:t>log class</w:t>
            </w:r>
            <w:r w:rsidR="007424BA">
              <w:t xml:space="preserve"> </w:t>
            </w:r>
            <w:r w:rsidR="005A5A8A">
              <w:rPr>
                <w:rFonts w:hint="eastAsia"/>
              </w:rPr>
              <w:t>メソッド追記</w:t>
            </w:r>
          </w:p>
        </w:tc>
        <w:tc>
          <w:tcPr>
            <w:tcW w:w="1046" w:type="dxa"/>
          </w:tcPr>
          <w:p w14:paraId="2723E435" w14:textId="6F919EAA" w:rsidR="00E3145B" w:rsidRDefault="003862FE" w:rsidP="00E3145B">
            <w:r>
              <w:rPr>
                <w:rFonts w:hint="eastAsia"/>
              </w:rPr>
              <w:t>3.9</w:t>
            </w:r>
          </w:p>
        </w:tc>
        <w:tc>
          <w:tcPr>
            <w:tcW w:w="1447" w:type="dxa"/>
          </w:tcPr>
          <w:p w14:paraId="26F69966" w14:textId="6D8C5E27" w:rsidR="00E3145B" w:rsidRDefault="00CA785A" w:rsidP="00E3145B">
            <w:r>
              <w:rPr>
                <w:rFonts w:hint="eastAsia"/>
              </w:rPr>
              <w:t>小林洋二朗</w:t>
            </w:r>
          </w:p>
        </w:tc>
        <w:tc>
          <w:tcPr>
            <w:tcW w:w="1407" w:type="dxa"/>
            <w:gridSpan w:val="2"/>
          </w:tcPr>
          <w:p w14:paraId="5D67B738" w14:textId="61860FBC" w:rsidR="00E3145B" w:rsidRDefault="00CA785A" w:rsidP="00E3145B">
            <w:r>
              <w:rPr>
                <w:rFonts w:hint="eastAsia"/>
              </w:rPr>
              <w:t>2023</w:t>
            </w:r>
            <w:r>
              <w:t>/</w:t>
            </w:r>
            <w:r w:rsidR="00CB037A">
              <w:t>6/</w:t>
            </w:r>
            <w:r w:rsidR="00054B99">
              <w:t>22</w:t>
            </w:r>
          </w:p>
        </w:tc>
      </w:tr>
      <w:tr w:rsidR="00E3145B" w14:paraId="7DC78F43" w14:textId="77777777" w:rsidTr="002B3CB6">
        <w:trPr>
          <w:trHeight w:val="334"/>
        </w:trPr>
        <w:tc>
          <w:tcPr>
            <w:tcW w:w="650" w:type="dxa"/>
          </w:tcPr>
          <w:p w14:paraId="0B6947AA" w14:textId="77777777" w:rsidR="00E3145B" w:rsidRDefault="00E3145B" w:rsidP="00E3145B"/>
        </w:tc>
        <w:tc>
          <w:tcPr>
            <w:tcW w:w="726" w:type="dxa"/>
          </w:tcPr>
          <w:p w14:paraId="60EEE93F" w14:textId="77777777" w:rsidR="00E3145B" w:rsidRDefault="00E3145B" w:rsidP="00E3145B"/>
        </w:tc>
        <w:tc>
          <w:tcPr>
            <w:tcW w:w="5228" w:type="dxa"/>
          </w:tcPr>
          <w:p w14:paraId="48770155" w14:textId="4A752F61" w:rsidR="00E3145B" w:rsidRDefault="00CA019B" w:rsidP="00E3145B">
            <w:r>
              <w:rPr>
                <w:rFonts w:hint="eastAsia"/>
              </w:rPr>
              <w:t>3</w:t>
            </w:r>
            <w:r>
              <w:t>.2 mainFrame</w:t>
            </w:r>
            <w:r w:rsidR="00CB29D8">
              <w:t xml:space="preserve"> </w:t>
            </w:r>
            <w:r w:rsidR="00CB29D8">
              <w:rPr>
                <w:rFonts w:hint="eastAsia"/>
              </w:rPr>
              <w:t>メソッド追記</w:t>
            </w:r>
          </w:p>
        </w:tc>
        <w:tc>
          <w:tcPr>
            <w:tcW w:w="1046" w:type="dxa"/>
          </w:tcPr>
          <w:p w14:paraId="187B05DA" w14:textId="373082D8" w:rsidR="00E3145B" w:rsidRDefault="00B6078C" w:rsidP="00E3145B">
            <w:r>
              <w:rPr>
                <w:rFonts w:hint="eastAsia"/>
              </w:rPr>
              <w:t>3.2</w:t>
            </w:r>
          </w:p>
        </w:tc>
        <w:tc>
          <w:tcPr>
            <w:tcW w:w="1447" w:type="dxa"/>
          </w:tcPr>
          <w:p w14:paraId="429C4C38" w14:textId="61129452" w:rsidR="00E3145B" w:rsidRDefault="00B6078C" w:rsidP="00E3145B">
            <w:r>
              <w:rPr>
                <w:rFonts w:hint="eastAsia"/>
              </w:rPr>
              <w:t>小林洋二朗</w:t>
            </w:r>
          </w:p>
        </w:tc>
        <w:tc>
          <w:tcPr>
            <w:tcW w:w="1407" w:type="dxa"/>
            <w:gridSpan w:val="2"/>
          </w:tcPr>
          <w:p w14:paraId="0124D9E3" w14:textId="7B1FAE42" w:rsidR="00E3145B" w:rsidRDefault="00B6078C" w:rsidP="00E3145B">
            <w:r>
              <w:rPr>
                <w:rFonts w:hint="eastAsia"/>
              </w:rPr>
              <w:t>2023</w:t>
            </w:r>
            <w:r>
              <w:t>/6/22</w:t>
            </w:r>
          </w:p>
        </w:tc>
      </w:tr>
      <w:tr w:rsidR="00E3145B" w14:paraId="44BE66A9" w14:textId="77777777" w:rsidTr="002B3CB6">
        <w:trPr>
          <w:trHeight w:val="342"/>
        </w:trPr>
        <w:tc>
          <w:tcPr>
            <w:tcW w:w="650" w:type="dxa"/>
          </w:tcPr>
          <w:p w14:paraId="6BCFE736" w14:textId="77777777" w:rsidR="00E3145B" w:rsidRDefault="00E3145B" w:rsidP="00E3145B"/>
        </w:tc>
        <w:tc>
          <w:tcPr>
            <w:tcW w:w="726" w:type="dxa"/>
          </w:tcPr>
          <w:p w14:paraId="21E60153" w14:textId="77777777" w:rsidR="00E3145B" w:rsidRDefault="00E3145B" w:rsidP="00E3145B"/>
        </w:tc>
        <w:tc>
          <w:tcPr>
            <w:tcW w:w="5228" w:type="dxa"/>
          </w:tcPr>
          <w:p w14:paraId="0FCD86A0" w14:textId="5D4EE83E" w:rsidR="00E3145B" w:rsidRDefault="00D824BD" w:rsidP="00E3145B">
            <w:r>
              <w:rPr>
                <w:rFonts w:hint="eastAsia"/>
              </w:rPr>
              <w:t>3.3</w:t>
            </w:r>
            <w:r>
              <w:t xml:space="preserve"> Resrva</w:t>
            </w:r>
            <w:r w:rsidR="008B5EC8">
              <w:t>tion</w:t>
            </w:r>
            <w:r w:rsidR="00E959D1">
              <w:t>Cont</w:t>
            </w:r>
            <w:r w:rsidR="00E85463">
              <w:t xml:space="preserve">rol </w:t>
            </w:r>
            <w:r w:rsidR="00B6078C">
              <w:rPr>
                <w:rFonts w:hint="eastAsia"/>
              </w:rPr>
              <w:t>メソッド追記</w:t>
            </w:r>
          </w:p>
        </w:tc>
        <w:tc>
          <w:tcPr>
            <w:tcW w:w="1046" w:type="dxa"/>
          </w:tcPr>
          <w:p w14:paraId="5AB267D0" w14:textId="48DCFE3F" w:rsidR="00E3145B" w:rsidRDefault="00B6078C" w:rsidP="00E3145B">
            <w:r>
              <w:rPr>
                <w:rFonts w:hint="eastAsia"/>
              </w:rPr>
              <w:t>3</w:t>
            </w:r>
            <w:r>
              <w:t>.3</w:t>
            </w:r>
          </w:p>
        </w:tc>
        <w:tc>
          <w:tcPr>
            <w:tcW w:w="1447" w:type="dxa"/>
          </w:tcPr>
          <w:p w14:paraId="09457F8A" w14:textId="20D0FB09" w:rsidR="00E3145B" w:rsidRDefault="00B6078C" w:rsidP="00E3145B">
            <w:r>
              <w:rPr>
                <w:rFonts w:hint="eastAsia"/>
              </w:rPr>
              <w:t>小林洋二朗</w:t>
            </w:r>
          </w:p>
        </w:tc>
        <w:tc>
          <w:tcPr>
            <w:tcW w:w="1407" w:type="dxa"/>
            <w:gridSpan w:val="2"/>
          </w:tcPr>
          <w:p w14:paraId="4A3A96F7" w14:textId="66795E59" w:rsidR="00E3145B" w:rsidRDefault="00B6078C" w:rsidP="00E3145B">
            <w:r>
              <w:rPr>
                <w:rFonts w:hint="eastAsia"/>
              </w:rPr>
              <w:t>2023</w:t>
            </w:r>
            <w:r>
              <w:t>/6/22</w:t>
            </w:r>
          </w:p>
        </w:tc>
      </w:tr>
      <w:tr w:rsidR="00E3145B" w14:paraId="4BDFB714" w14:textId="77777777" w:rsidTr="002B3CB6">
        <w:trPr>
          <w:trHeight w:val="334"/>
        </w:trPr>
        <w:tc>
          <w:tcPr>
            <w:tcW w:w="650" w:type="dxa"/>
          </w:tcPr>
          <w:p w14:paraId="57752E92" w14:textId="77777777" w:rsidR="00E3145B" w:rsidRDefault="00E3145B" w:rsidP="00E3145B"/>
        </w:tc>
        <w:tc>
          <w:tcPr>
            <w:tcW w:w="726" w:type="dxa"/>
          </w:tcPr>
          <w:p w14:paraId="45887453" w14:textId="77777777" w:rsidR="00E3145B" w:rsidRDefault="00E3145B" w:rsidP="00E3145B"/>
        </w:tc>
        <w:tc>
          <w:tcPr>
            <w:tcW w:w="5228" w:type="dxa"/>
          </w:tcPr>
          <w:p w14:paraId="1EE37377" w14:textId="0D8CDE3A" w:rsidR="00E3145B" w:rsidRDefault="004374E0" w:rsidP="00E3145B">
            <w:r>
              <w:rPr>
                <w:rFonts w:hint="eastAsia"/>
              </w:rPr>
              <w:t>クラス図</w:t>
            </w:r>
            <w:r w:rsidR="00F83705">
              <w:rPr>
                <w:rFonts w:hint="eastAsia"/>
              </w:rPr>
              <w:t>の追記</w:t>
            </w:r>
          </w:p>
        </w:tc>
        <w:tc>
          <w:tcPr>
            <w:tcW w:w="1046" w:type="dxa"/>
          </w:tcPr>
          <w:p w14:paraId="16D15182" w14:textId="473DAEC5" w:rsidR="00E3145B" w:rsidRDefault="00283E94" w:rsidP="00E3145B">
            <w:r>
              <w:rPr>
                <w:rFonts w:hint="eastAsia"/>
              </w:rPr>
              <w:t>3</w:t>
            </w:r>
          </w:p>
        </w:tc>
        <w:tc>
          <w:tcPr>
            <w:tcW w:w="1447" w:type="dxa"/>
          </w:tcPr>
          <w:p w14:paraId="7730A152" w14:textId="0140F4D3" w:rsidR="00E3145B" w:rsidRDefault="00283E94" w:rsidP="00E3145B">
            <w:r>
              <w:rPr>
                <w:rFonts w:hint="eastAsia"/>
              </w:rPr>
              <w:t>小林洋二朗</w:t>
            </w:r>
          </w:p>
        </w:tc>
        <w:tc>
          <w:tcPr>
            <w:tcW w:w="1407" w:type="dxa"/>
            <w:gridSpan w:val="2"/>
          </w:tcPr>
          <w:p w14:paraId="1FA9B05E" w14:textId="379B5FBB" w:rsidR="00E3145B" w:rsidRDefault="00283E94" w:rsidP="00E3145B">
            <w:r>
              <w:rPr>
                <w:rFonts w:hint="eastAsia"/>
              </w:rPr>
              <w:t>2</w:t>
            </w:r>
            <w:r>
              <w:t>023/6/22</w:t>
            </w:r>
          </w:p>
        </w:tc>
      </w:tr>
      <w:tr w:rsidR="00E3145B" w14:paraId="157DD026" w14:textId="77777777" w:rsidTr="002B3CB6">
        <w:trPr>
          <w:trHeight w:val="334"/>
        </w:trPr>
        <w:tc>
          <w:tcPr>
            <w:tcW w:w="650" w:type="dxa"/>
          </w:tcPr>
          <w:p w14:paraId="607F4531" w14:textId="05E440ED" w:rsidR="00E3145B" w:rsidRDefault="00DF560E" w:rsidP="00E3145B">
            <w:r>
              <w:rPr>
                <w:rFonts w:hint="eastAsia"/>
              </w:rPr>
              <w:t>7</w:t>
            </w:r>
          </w:p>
        </w:tc>
        <w:tc>
          <w:tcPr>
            <w:tcW w:w="726" w:type="dxa"/>
          </w:tcPr>
          <w:p w14:paraId="0D8E5B38" w14:textId="7FC27D3B" w:rsidR="00E3145B" w:rsidRDefault="00DF560E" w:rsidP="00E3145B">
            <w:r>
              <w:rPr>
                <w:rFonts w:hint="eastAsia"/>
              </w:rPr>
              <w:t>3</w:t>
            </w:r>
            <w:r>
              <w:t>.1</w:t>
            </w:r>
          </w:p>
        </w:tc>
        <w:tc>
          <w:tcPr>
            <w:tcW w:w="5228" w:type="dxa"/>
          </w:tcPr>
          <w:p w14:paraId="294E34D5" w14:textId="7054617F" w:rsidR="00E3145B" w:rsidRDefault="00DF560E" w:rsidP="00E3145B">
            <w:r>
              <w:rPr>
                <w:rFonts w:hint="eastAsia"/>
              </w:rPr>
              <w:t>細分化したシーケンス追加</w:t>
            </w:r>
          </w:p>
        </w:tc>
        <w:tc>
          <w:tcPr>
            <w:tcW w:w="1046" w:type="dxa"/>
          </w:tcPr>
          <w:p w14:paraId="384D9FC7" w14:textId="053866B3" w:rsidR="00E3145B" w:rsidRDefault="00DF560E" w:rsidP="00E3145B">
            <w:r>
              <w:rPr>
                <w:rFonts w:hint="eastAsia"/>
              </w:rPr>
              <w:t>4</w:t>
            </w:r>
            <w:r>
              <w:t>.5</w:t>
            </w:r>
          </w:p>
        </w:tc>
        <w:tc>
          <w:tcPr>
            <w:tcW w:w="1447" w:type="dxa"/>
          </w:tcPr>
          <w:p w14:paraId="14F76B50" w14:textId="1B2F5DEA" w:rsidR="00E3145B" w:rsidRDefault="00DF560E" w:rsidP="00E3145B">
            <w:r>
              <w:rPr>
                <w:rFonts w:hint="eastAsia"/>
              </w:rPr>
              <w:t>小林洋二朗</w:t>
            </w:r>
          </w:p>
        </w:tc>
        <w:tc>
          <w:tcPr>
            <w:tcW w:w="1407" w:type="dxa"/>
            <w:gridSpan w:val="2"/>
          </w:tcPr>
          <w:p w14:paraId="72DCA39E" w14:textId="2510A9A2" w:rsidR="00E3145B" w:rsidRDefault="00DF560E" w:rsidP="00E3145B">
            <w:r>
              <w:rPr>
                <w:rFonts w:hint="eastAsia"/>
              </w:rPr>
              <w:t>2</w:t>
            </w:r>
            <w:r>
              <w:t>023/6/</w:t>
            </w:r>
            <w:r w:rsidR="00342A20">
              <w:t>26</w:t>
            </w:r>
          </w:p>
        </w:tc>
      </w:tr>
      <w:tr w:rsidR="002B3CB6" w14:paraId="58418C57" w14:textId="77777777" w:rsidTr="002B3CB6">
        <w:trPr>
          <w:trHeight w:val="342"/>
        </w:trPr>
        <w:tc>
          <w:tcPr>
            <w:tcW w:w="650" w:type="dxa"/>
          </w:tcPr>
          <w:p w14:paraId="16A6FD13" w14:textId="204F4BEE" w:rsidR="002B3CB6" w:rsidRDefault="002B3CB6" w:rsidP="002B3CB6">
            <w:r>
              <w:t>8</w:t>
            </w:r>
          </w:p>
        </w:tc>
        <w:tc>
          <w:tcPr>
            <w:tcW w:w="726" w:type="dxa"/>
          </w:tcPr>
          <w:p w14:paraId="1F478F61" w14:textId="79272404" w:rsidR="002B3CB6" w:rsidRDefault="002B3CB6" w:rsidP="002B3CB6">
            <w:r>
              <w:t>3.2</w:t>
            </w:r>
          </w:p>
        </w:tc>
        <w:tc>
          <w:tcPr>
            <w:tcW w:w="5228" w:type="dxa"/>
          </w:tcPr>
          <w:p w14:paraId="17544F09" w14:textId="7A8D3C5F" w:rsidR="002B3CB6" w:rsidRDefault="002B3CB6" w:rsidP="002B3CB6">
            <w:r>
              <w:t>2.3</w:t>
            </w:r>
            <w:r>
              <w:rPr>
                <w:rStyle w:val="TableGrid"/>
                <w:rFonts w:ascii="Yu Mincho" w:eastAsia="Yu Mincho" w:hAnsi="Yu Mincho" w:hint="eastAsia"/>
                <w:color w:val="000000"/>
                <w:szCs w:val="21"/>
                <w:shd w:val="clear" w:color="auto" w:fill="FFFFFF"/>
              </w:rPr>
              <w:t xml:space="preserve"> </w:t>
            </w:r>
            <w:r>
              <w:rPr>
                <w:rStyle w:val="normaltextrun"/>
                <w:rFonts w:ascii="Yu Mincho" w:eastAsia="Yu Mincho" w:hAnsi="Yu Mincho" w:hint="eastAsia"/>
                <w:color w:val="000000"/>
                <w:szCs w:val="21"/>
                <w:shd w:val="clear" w:color="auto" w:fill="FFFFFF"/>
              </w:rPr>
              <w:t>Reservation Dialog</w:t>
            </w:r>
            <w:r>
              <w:rPr>
                <w:rStyle w:val="eop"/>
                <w:rFonts w:ascii="Yu Mincho" w:eastAsia="Yu Mincho" w:hAnsi="Yu Mincho" w:hint="eastAsia"/>
                <w:color w:val="000000"/>
                <w:szCs w:val="21"/>
                <w:shd w:val="clear" w:color="auto" w:fill="FFFFFF"/>
              </w:rPr>
              <w:t> </w:t>
            </w:r>
            <w:r>
              <w:rPr>
                <w:rStyle w:val="eop"/>
                <w:rFonts w:ascii="Yu Mincho" w:eastAsia="Yu Mincho" w:hAnsi="Yu Mincho"/>
                <w:color w:val="000000"/>
                <w:szCs w:val="21"/>
                <w:shd w:val="clear" w:color="auto" w:fill="FFFFFF"/>
              </w:rPr>
              <w:t>window</w:t>
            </w:r>
            <w:r>
              <w:rPr>
                <w:rStyle w:val="eop"/>
                <w:rFonts w:ascii="Yu Mincho" w:eastAsia="Yu Mincho" w:hAnsi="Yu Mincho" w:hint="eastAsia"/>
                <w:color w:val="000000"/>
                <w:szCs w:val="21"/>
                <w:shd w:val="clear" w:color="auto" w:fill="FFFFFF"/>
              </w:rPr>
              <w:t>画面 画像説明追加</w:t>
            </w:r>
          </w:p>
        </w:tc>
        <w:tc>
          <w:tcPr>
            <w:tcW w:w="1046" w:type="dxa"/>
          </w:tcPr>
          <w:p w14:paraId="1868DB19" w14:textId="67BAD01F" w:rsidR="002B3CB6" w:rsidRDefault="002B3CB6" w:rsidP="002B3CB6">
            <w:r>
              <w:t>2.3</w:t>
            </w:r>
          </w:p>
        </w:tc>
        <w:tc>
          <w:tcPr>
            <w:tcW w:w="1447" w:type="dxa"/>
          </w:tcPr>
          <w:p w14:paraId="09AA04DC" w14:textId="2A2227AE" w:rsidR="002B3CB6" w:rsidRDefault="002B3CB6" w:rsidP="002B3CB6">
            <w:r>
              <w:rPr>
                <w:rFonts w:hint="eastAsia"/>
              </w:rPr>
              <w:t>佐藤礼央奈</w:t>
            </w:r>
          </w:p>
        </w:tc>
        <w:tc>
          <w:tcPr>
            <w:tcW w:w="1407" w:type="dxa"/>
            <w:gridSpan w:val="2"/>
          </w:tcPr>
          <w:p w14:paraId="5A8916EE" w14:textId="11508B08" w:rsidR="002B3CB6" w:rsidRDefault="002B3CB6" w:rsidP="002B3CB6">
            <w:r>
              <w:rPr>
                <w:rFonts w:hint="eastAsia"/>
              </w:rPr>
              <w:t>2</w:t>
            </w:r>
            <w:r>
              <w:t>023/6/29</w:t>
            </w:r>
          </w:p>
        </w:tc>
      </w:tr>
      <w:tr w:rsidR="002B3CB6" w14:paraId="09192EB8" w14:textId="77777777" w:rsidTr="002B3CB6">
        <w:trPr>
          <w:trHeight w:val="334"/>
        </w:trPr>
        <w:tc>
          <w:tcPr>
            <w:tcW w:w="650" w:type="dxa"/>
          </w:tcPr>
          <w:p w14:paraId="65B1C450" w14:textId="77777777" w:rsidR="002B3CB6" w:rsidRDefault="002B3CB6" w:rsidP="002B3CB6"/>
        </w:tc>
        <w:tc>
          <w:tcPr>
            <w:tcW w:w="726" w:type="dxa"/>
          </w:tcPr>
          <w:p w14:paraId="6FC521AD" w14:textId="77777777" w:rsidR="002B3CB6" w:rsidRDefault="002B3CB6" w:rsidP="002B3CB6"/>
        </w:tc>
        <w:tc>
          <w:tcPr>
            <w:tcW w:w="5228" w:type="dxa"/>
          </w:tcPr>
          <w:p w14:paraId="78A9EA46" w14:textId="2F2262E5" w:rsidR="002B3CB6" w:rsidRDefault="002B3CB6" w:rsidP="002B3CB6">
            <w:r>
              <w:rPr>
                <w:rStyle w:val="normaltextrun"/>
                <w:rFonts w:ascii="Yu Mincho" w:eastAsia="Yu Mincho" w:hAnsi="Yu Mincho"/>
                <w:color w:val="000000"/>
                <w:szCs w:val="21"/>
                <w:shd w:val="clear" w:color="auto" w:fill="FFFFFF"/>
              </w:rPr>
              <w:t xml:space="preserve">2.4 </w:t>
            </w:r>
            <w:r>
              <w:rPr>
                <w:rStyle w:val="normaltextrun"/>
                <w:rFonts w:ascii="Yu Mincho" w:eastAsia="Yu Mincho" w:hAnsi="Yu Mincho" w:hint="eastAsia"/>
                <w:color w:val="000000"/>
                <w:szCs w:val="21"/>
                <w:shd w:val="clear" w:color="auto" w:fill="FFFFFF"/>
              </w:rPr>
              <w:t>Reservation Status Dialog</w:t>
            </w:r>
            <w:r w:rsidR="00E8289B">
              <w:rPr>
                <w:rStyle w:val="normaltextrun"/>
                <w:rFonts w:ascii="Yu Mincho" w:eastAsia="Yu Mincho" w:hAnsi="Yu Mincho" w:hint="eastAsia"/>
                <w:color w:val="000000"/>
                <w:szCs w:val="21"/>
                <w:shd w:val="clear" w:color="auto" w:fill="FFFFFF"/>
              </w:rPr>
              <w:t xml:space="preserve"> </w:t>
            </w:r>
            <w:r w:rsidR="00E8289B">
              <w:rPr>
                <w:rStyle w:val="normaltextrun"/>
                <w:rFonts w:ascii="Yu Mincho" w:eastAsia="Yu Mincho" w:hAnsi="Yu Mincho"/>
                <w:color w:val="000000"/>
                <w:szCs w:val="21"/>
                <w:shd w:val="clear" w:color="auto" w:fill="FFFFFF"/>
              </w:rPr>
              <w:t>window</w:t>
            </w:r>
            <w:r>
              <w:rPr>
                <w:rStyle w:val="eop"/>
                <w:rFonts w:ascii="Yu Mincho" w:eastAsia="Yu Mincho" w:hAnsi="Yu Mincho" w:hint="eastAsia"/>
                <w:color w:val="000000"/>
                <w:szCs w:val="21"/>
                <w:shd w:val="clear" w:color="auto" w:fill="FFFFFF"/>
              </w:rPr>
              <w:t>画面 画像説明追加</w:t>
            </w:r>
          </w:p>
        </w:tc>
        <w:tc>
          <w:tcPr>
            <w:tcW w:w="1046" w:type="dxa"/>
          </w:tcPr>
          <w:p w14:paraId="298D6628" w14:textId="4BF70DB9" w:rsidR="002B3CB6" w:rsidRDefault="002B3CB6" w:rsidP="002B3CB6">
            <w:r>
              <w:t>2.4</w:t>
            </w:r>
          </w:p>
        </w:tc>
        <w:tc>
          <w:tcPr>
            <w:tcW w:w="1447" w:type="dxa"/>
          </w:tcPr>
          <w:p w14:paraId="3094E792" w14:textId="1274411C" w:rsidR="002B3CB6" w:rsidRDefault="002B3CB6" w:rsidP="002B3CB6">
            <w:r>
              <w:rPr>
                <w:rFonts w:hint="eastAsia"/>
              </w:rPr>
              <w:t>佐藤礼央奈</w:t>
            </w:r>
          </w:p>
        </w:tc>
        <w:tc>
          <w:tcPr>
            <w:tcW w:w="1407" w:type="dxa"/>
            <w:gridSpan w:val="2"/>
          </w:tcPr>
          <w:p w14:paraId="5B849A1D" w14:textId="24569580" w:rsidR="002B3CB6" w:rsidRDefault="002B3CB6" w:rsidP="002B3CB6">
            <w:r>
              <w:rPr>
                <w:rFonts w:hint="eastAsia"/>
              </w:rPr>
              <w:t>2</w:t>
            </w:r>
            <w:r>
              <w:t>023/6/29</w:t>
            </w:r>
          </w:p>
        </w:tc>
      </w:tr>
      <w:tr w:rsidR="00E8289B" w14:paraId="12926651" w14:textId="77777777" w:rsidTr="002B3CB6">
        <w:trPr>
          <w:trHeight w:val="342"/>
        </w:trPr>
        <w:tc>
          <w:tcPr>
            <w:tcW w:w="650" w:type="dxa"/>
          </w:tcPr>
          <w:p w14:paraId="2621F6B4" w14:textId="77777777" w:rsidR="00E8289B" w:rsidRDefault="00E8289B" w:rsidP="00E8289B"/>
        </w:tc>
        <w:tc>
          <w:tcPr>
            <w:tcW w:w="726" w:type="dxa"/>
          </w:tcPr>
          <w:p w14:paraId="0002112A" w14:textId="77777777" w:rsidR="00E8289B" w:rsidRDefault="00E8289B" w:rsidP="00E8289B"/>
        </w:tc>
        <w:tc>
          <w:tcPr>
            <w:tcW w:w="5228" w:type="dxa"/>
          </w:tcPr>
          <w:p w14:paraId="6A592D74" w14:textId="10E5B4BE" w:rsidR="00E8289B" w:rsidRDefault="00E8289B" w:rsidP="00E8289B">
            <w:r>
              <w:t xml:space="preserve">2.2 </w:t>
            </w:r>
            <w:r w:rsidRPr="00E8289B">
              <w:t>Login</w:t>
            </w:r>
            <w:r>
              <w:rPr>
                <w:rFonts w:hint="eastAsia"/>
              </w:rPr>
              <w:t xml:space="preserve"> </w:t>
            </w:r>
            <w:r w:rsidRPr="00E8289B">
              <w:t>Dialog</w:t>
            </w:r>
            <w:r>
              <w:t xml:space="preserve"> </w:t>
            </w:r>
            <w:r>
              <w:rPr>
                <w:rFonts w:hint="eastAsia"/>
              </w:rPr>
              <w:t>配置部品追記</w:t>
            </w:r>
          </w:p>
        </w:tc>
        <w:tc>
          <w:tcPr>
            <w:tcW w:w="1046" w:type="dxa"/>
          </w:tcPr>
          <w:p w14:paraId="7A31B9FE" w14:textId="19495375" w:rsidR="00E8289B" w:rsidRDefault="00E8289B" w:rsidP="00E8289B">
            <w:r>
              <w:t>2.2</w:t>
            </w:r>
          </w:p>
        </w:tc>
        <w:tc>
          <w:tcPr>
            <w:tcW w:w="1447" w:type="dxa"/>
          </w:tcPr>
          <w:p w14:paraId="60B940D4" w14:textId="425C0F75" w:rsidR="00E8289B" w:rsidRDefault="00E8289B" w:rsidP="00E8289B">
            <w:r>
              <w:rPr>
                <w:rFonts w:hint="eastAsia"/>
              </w:rPr>
              <w:t>佐藤礼央奈</w:t>
            </w:r>
          </w:p>
        </w:tc>
        <w:tc>
          <w:tcPr>
            <w:tcW w:w="1407" w:type="dxa"/>
            <w:gridSpan w:val="2"/>
          </w:tcPr>
          <w:p w14:paraId="3DF8F316" w14:textId="063807EB" w:rsidR="00E8289B" w:rsidRDefault="00E8289B" w:rsidP="00E8289B">
            <w:r w:rsidRPr="000F39E3">
              <w:rPr>
                <w:rFonts w:hint="eastAsia"/>
              </w:rPr>
              <w:t>2</w:t>
            </w:r>
            <w:r w:rsidRPr="000F39E3">
              <w:t>023/6/29</w:t>
            </w:r>
          </w:p>
        </w:tc>
      </w:tr>
      <w:tr w:rsidR="00E8289B" w14:paraId="14B7F171" w14:textId="77777777" w:rsidTr="002B3CB6">
        <w:trPr>
          <w:trHeight w:val="334"/>
        </w:trPr>
        <w:tc>
          <w:tcPr>
            <w:tcW w:w="650" w:type="dxa"/>
          </w:tcPr>
          <w:p w14:paraId="156BE44E" w14:textId="77777777" w:rsidR="00E8289B" w:rsidRDefault="00E8289B" w:rsidP="00E8289B"/>
        </w:tc>
        <w:tc>
          <w:tcPr>
            <w:tcW w:w="726" w:type="dxa"/>
          </w:tcPr>
          <w:p w14:paraId="6722449F" w14:textId="77777777" w:rsidR="00E8289B" w:rsidRDefault="00E8289B" w:rsidP="00E8289B"/>
        </w:tc>
        <w:tc>
          <w:tcPr>
            <w:tcW w:w="5228" w:type="dxa"/>
          </w:tcPr>
          <w:p w14:paraId="28AF821F" w14:textId="58BC9A6B" w:rsidR="00E8289B" w:rsidRDefault="00E8289B" w:rsidP="00E8289B">
            <w:r>
              <w:t>2.3</w:t>
            </w:r>
            <w:r>
              <w:rPr>
                <w:rStyle w:val="TableGrid"/>
                <w:rFonts w:ascii="Yu Mincho" w:eastAsia="Yu Mincho" w:hAnsi="Yu Mincho" w:hint="eastAsia"/>
                <w:color w:val="000000"/>
                <w:szCs w:val="21"/>
                <w:shd w:val="clear" w:color="auto" w:fill="FFFFFF"/>
              </w:rPr>
              <w:t xml:space="preserve"> </w:t>
            </w:r>
            <w:r>
              <w:rPr>
                <w:rStyle w:val="normaltextrun"/>
                <w:rFonts w:ascii="Yu Mincho" w:eastAsia="Yu Mincho" w:hAnsi="Yu Mincho" w:hint="eastAsia"/>
                <w:color w:val="000000"/>
                <w:szCs w:val="21"/>
                <w:shd w:val="clear" w:color="auto" w:fill="FFFFFF"/>
              </w:rPr>
              <w:t>Reservation Dialog</w:t>
            </w:r>
            <w:r>
              <w:rPr>
                <w:rStyle w:val="eop"/>
                <w:rFonts w:ascii="Yu Mincho" w:eastAsia="Yu Mincho" w:hAnsi="Yu Mincho" w:hint="eastAsia"/>
                <w:color w:val="000000"/>
                <w:szCs w:val="21"/>
                <w:shd w:val="clear" w:color="auto" w:fill="FFFFFF"/>
              </w:rPr>
              <w:t> </w:t>
            </w:r>
            <w:r>
              <w:rPr>
                <w:rFonts w:hint="eastAsia"/>
              </w:rPr>
              <w:t>配置部品追記</w:t>
            </w:r>
          </w:p>
        </w:tc>
        <w:tc>
          <w:tcPr>
            <w:tcW w:w="1046" w:type="dxa"/>
          </w:tcPr>
          <w:p w14:paraId="701FAA7D" w14:textId="1F189C43" w:rsidR="00E8289B" w:rsidRDefault="00E8289B" w:rsidP="00E8289B">
            <w:r>
              <w:t>2.3</w:t>
            </w:r>
          </w:p>
        </w:tc>
        <w:tc>
          <w:tcPr>
            <w:tcW w:w="1447" w:type="dxa"/>
          </w:tcPr>
          <w:p w14:paraId="09DC6557" w14:textId="60C9E0CE" w:rsidR="00E8289B" w:rsidRDefault="00E8289B" w:rsidP="00E8289B">
            <w:r>
              <w:rPr>
                <w:rFonts w:hint="eastAsia"/>
              </w:rPr>
              <w:t>佐藤礼央奈</w:t>
            </w:r>
          </w:p>
        </w:tc>
        <w:tc>
          <w:tcPr>
            <w:tcW w:w="1407" w:type="dxa"/>
            <w:gridSpan w:val="2"/>
          </w:tcPr>
          <w:p w14:paraId="67286BAE" w14:textId="2E947B65" w:rsidR="00E8289B" w:rsidRDefault="00E8289B" w:rsidP="00E8289B">
            <w:r w:rsidRPr="000F39E3">
              <w:rPr>
                <w:rFonts w:hint="eastAsia"/>
              </w:rPr>
              <w:t>2</w:t>
            </w:r>
            <w:r w:rsidRPr="000F39E3">
              <w:t>023/6/29</w:t>
            </w:r>
          </w:p>
        </w:tc>
      </w:tr>
      <w:tr w:rsidR="00E8289B" w14:paraId="3009FE1A" w14:textId="77777777" w:rsidTr="002B3CB6">
        <w:trPr>
          <w:trHeight w:val="342"/>
        </w:trPr>
        <w:tc>
          <w:tcPr>
            <w:tcW w:w="650" w:type="dxa"/>
          </w:tcPr>
          <w:p w14:paraId="6FB63FDC" w14:textId="77777777" w:rsidR="00E8289B" w:rsidRDefault="00E8289B" w:rsidP="00E8289B"/>
        </w:tc>
        <w:tc>
          <w:tcPr>
            <w:tcW w:w="726" w:type="dxa"/>
          </w:tcPr>
          <w:p w14:paraId="3DBCC386" w14:textId="77777777" w:rsidR="00E8289B" w:rsidRDefault="00E8289B" w:rsidP="00E8289B"/>
        </w:tc>
        <w:tc>
          <w:tcPr>
            <w:tcW w:w="5228" w:type="dxa"/>
          </w:tcPr>
          <w:p w14:paraId="0DA5B50A" w14:textId="60687FFF" w:rsidR="00E8289B" w:rsidRDefault="00E8289B" w:rsidP="00E8289B">
            <w:r>
              <w:t>2.4</w:t>
            </w:r>
            <w:r>
              <w:rPr>
                <w:rStyle w:val="TableGrid"/>
                <w:rFonts w:ascii="Yu Mincho" w:eastAsia="Yu Mincho" w:hAnsi="Yu Mincho" w:hint="eastAsia"/>
                <w:color w:val="000000"/>
                <w:szCs w:val="21"/>
                <w:shd w:val="clear" w:color="auto" w:fill="FFFFFF"/>
              </w:rPr>
              <w:t xml:space="preserve"> </w:t>
            </w:r>
            <w:r>
              <w:rPr>
                <w:rStyle w:val="normaltextrun"/>
                <w:rFonts w:ascii="Yu Mincho" w:eastAsia="Yu Mincho" w:hAnsi="Yu Mincho" w:hint="eastAsia"/>
                <w:color w:val="000000"/>
                <w:szCs w:val="21"/>
                <w:shd w:val="clear" w:color="auto" w:fill="FFFFFF"/>
              </w:rPr>
              <w:t>Reservation Status Dialog</w:t>
            </w:r>
            <w:r>
              <w:rPr>
                <w:rFonts w:hint="eastAsia"/>
              </w:rPr>
              <w:t>配置部品追記</w:t>
            </w:r>
          </w:p>
        </w:tc>
        <w:tc>
          <w:tcPr>
            <w:tcW w:w="1046" w:type="dxa"/>
          </w:tcPr>
          <w:p w14:paraId="291EED71" w14:textId="71CDC87F" w:rsidR="00E8289B" w:rsidRDefault="00E8289B" w:rsidP="00E8289B">
            <w:r>
              <w:t>2.4</w:t>
            </w:r>
          </w:p>
        </w:tc>
        <w:tc>
          <w:tcPr>
            <w:tcW w:w="1447" w:type="dxa"/>
          </w:tcPr>
          <w:p w14:paraId="2287D35B" w14:textId="3BC22EDB" w:rsidR="00E8289B" w:rsidRDefault="00E8289B" w:rsidP="00E8289B">
            <w:r>
              <w:rPr>
                <w:rFonts w:hint="eastAsia"/>
              </w:rPr>
              <w:t>佐藤礼央奈</w:t>
            </w:r>
          </w:p>
        </w:tc>
        <w:tc>
          <w:tcPr>
            <w:tcW w:w="1407" w:type="dxa"/>
            <w:gridSpan w:val="2"/>
          </w:tcPr>
          <w:p w14:paraId="4FC41297" w14:textId="114E8DF0" w:rsidR="00E8289B" w:rsidRDefault="00E8289B" w:rsidP="00E8289B">
            <w:r w:rsidRPr="000F39E3">
              <w:rPr>
                <w:rFonts w:hint="eastAsia"/>
              </w:rPr>
              <w:t>2</w:t>
            </w:r>
            <w:r w:rsidRPr="000F39E3">
              <w:t>023/6/29</w:t>
            </w:r>
          </w:p>
        </w:tc>
      </w:tr>
      <w:tr w:rsidR="002B3CB6" w14:paraId="6FD20CC6" w14:textId="77777777" w:rsidTr="002B3CB6">
        <w:trPr>
          <w:trHeight w:val="334"/>
        </w:trPr>
        <w:tc>
          <w:tcPr>
            <w:tcW w:w="650" w:type="dxa"/>
          </w:tcPr>
          <w:p w14:paraId="0A65FDB8" w14:textId="77777777" w:rsidR="002B3CB6" w:rsidRDefault="002B3CB6" w:rsidP="002B3CB6"/>
        </w:tc>
        <w:tc>
          <w:tcPr>
            <w:tcW w:w="726" w:type="dxa"/>
          </w:tcPr>
          <w:p w14:paraId="05C34042" w14:textId="77777777" w:rsidR="002B3CB6" w:rsidRDefault="002B3CB6" w:rsidP="002B3CB6"/>
        </w:tc>
        <w:tc>
          <w:tcPr>
            <w:tcW w:w="5228" w:type="dxa"/>
          </w:tcPr>
          <w:p w14:paraId="2E84D13C" w14:textId="77777777" w:rsidR="002B3CB6" w:rsidRDefault="002B3CB6" w:rsidP="002B3CB6"/>
        </w:tc>
        <w:tc>
          <w:tcPr>
            <w:tcW w:w="1046" w:type="dxa"/>
          </w:tcPr>
          <w:p w14:paraId="385BB98C" w14:textId="77777777" w:rsidR="002B3CB6" w:rsidRDefault="002B3CB6" w:rsidP="002B3CB6"/>
        </w:tc>
        <w:tc>
          <w:tcPr>
            <w:tcW w:w="1447" w:type="dxa"/>
          </w:tcPr>
          <w:p w14:paraId="31EA0607" w14:textId="77777777" w:rsidR="002B3CB6" w:rsidRDefault="002B3CB6" w:rsidP="002B3CB6"/>
        </w:tc>
        <w:tc>
          <w:tcPr>
            <w:tcW w:w="1407" w:type="dxa"/>
            <w:gridSpan w:val="2"/>
          </w:tcPr>
          <w:p w14:paraId="79F61008" w14:textId="77777777" w:rsidR="002B3CB6" w:rsidRDefault="002B3CB6" w:rsidP="002B3CB6"/>
        </w:tc>
      </w:tr>
      <w:tr w:rsidR="002B3CB6" w14:paraId="7A6C78B0" w14:textId="77777777" w:rsidTr="002B3CB6">
        <w:trPr>
          <w:trHeight w:val="342"/>
        </w:trPr>
        <w:tc>
          <w:tcPr>
            <w:tcW w:w="650" w:type="dxa"/>
          </w:tcPr>
          <w:p w14:paraId="6840EA29" w14:textId="77777777" w:rsidR="002B3CB6" w:rsidRDefault="002B3CB6" w:rsidP="002B3CB6"/>
        </w:tc>
        <w:tc>
          <w:tcPr>
            <w:tcW w:w="726" w:type="dxa"/>
          </w:tcPr>
          <w:p w14:paraId="1D6405D5" w14:textId="77777777" w:rsidR="002B3CB6" w:rsidRDefault="002B3CB6" w:rsidP="002B3CB6"/>
        </w:tc>
        <w:tc>
          <w:tcPr>
            <w:tcW w:w="5228" w:type="dxa"/>
          </w:tcPr>
          <w:p w14:paraId="2140752D" w14:textId="77777777" w:rsidR="002B3CB6" w:rsidRDefault="002B3CB6" w:rsidP="002B3CB6"/>
        </w:tc>
        <w:tc>
          <w:tcPr>
            <w:tcW w:w="1046" w:type="dxa"/>
          </w:tcPr>
          <w:p w14:paraId="40DC0D0C" w14:textId="77777777" w:rsidR="002B3CB6" w:rsidRDefault="002B3CB6" w:rsidP="002B3CB6"/>
        </w:tc>
        <w:tc>
          <w:tcPr>
            <w:tcW w:w="1447" w:type="dxa"/>
          </w:tcPr>
          <w:p w14:paraId="54ED6D0F" w14:textId="77777777" w:rsidR="002B3CB6" w:rsidRDefault="002B3CB6" w:rsidP="002B3CB6"/>
        </w:tc>
        <w:tc>
          <w:tcPr>
            <w:tcW w:w="1407" w:type="dxa"/>
            <w:gridSpan w:val="2"/>
          </w:tcPr>
          <w:p w14:paraId="337DC146" w14:textId="77777777" w:rsidR="002B3CB6" w:rsidRDefault="002B3CB6" w:rsidP="002B3CB6"/>
        </w:tc>
      </w:tr>
      <w:tr w:rsidR="002B3CB6" w14:paraId="213A1F70" w14:textId="77777777" w:rsidTr="002B3CB6">
        <w:trPr>
          <w:trHeight w:val="334"/>
        </w:trPr>
        <w:tc>
          <w:tcPr>
            <w:tcW w:w="650" w:type="dxa"/>
          </w:tcPr>
          <w:p w14:paraId="2E5EE51C" w14:textId="77777777" w:rsidR="002B3CB6" w:rsidRDefault="002B3CB6" w:rsidP="002B3CB6"/>
        </w:tc>
        <w:tc>
          <w:tcPr>
            <w:tcW w:w="726" w:type="dxa"/>
          </w:tcPr>
          <w:p w14:paraId="09882FAD" w14:textId="77777777" w:rsidR="002B3CB6" w:rsidRDefault="002B3CB6" w:rsidP="002B3CB6"/>
        </w:tc>
        <w:tc>
          <w:tcPr>
            <w:tcW w:w="5228" w:type="dxa"/>
          </w:tcPr>
          <w:p w14:paraId="4899C4C8" w14:textId="77777777" w:rsidR="002B3CB6" w:rsidRDefault="002B3CB6" w:rsidP="002B3CB6"/>
        </w:tc>
        <w:tc>
          <w:tcPr>
            <w:tcW w:w="1046" w:type="dxa"/>
          </w:tcPr>
          <w:p w14:paraId="4E1F0AB1" w14:textId="77777777" w:rsidR="002B3CB6" w:rsidRDefault="002B3CB6" w:rsidP="002B3CB6"/>
        </w:tc>
        <w:tc>
          <w:tcPr>
            <w:tcW w:w="1447" w:type="dxa"/>
          </w:tcPr>
          <w:p w14:paraId="17EA0092" w14:textId="77777777" w:rsidR="002B3CB6" w:rsidRDefault="002B3CB6" w:rsidP="002B3CB6"/>
        </w:tc>
        <w:tc>
          <w:tcPr>
            <w:tcW w:w="1407" w:type="dxa"/>
            <w:gridSpan w:val="2"/>
          </w:tcPr>
          <w:p w14:paraId="07249378" w14:textId="77777777" w:rsidR="002B3CB6" w:rsidRDefault="002B3CB6" w:rsidP="002B3CB6"/>
        </w:tc>
      </w:tr>
      <w:tr w:rsidR="002B3CB6" w14:paraId="18E9C2C6" w14:textId="77777777" w:rsidTr="002B3CB6">
        <w:trPr>
          <w:trHeight w:val="342"/>
        </w:trPr>
        <w:tc>
          <w:tcPr>
            <w:tcW w:w="650" w:type="dxa"/>
          </w:tcPr>
          <w:p w14:paraId="4DD4D20B" w14:textId="77777777" w:rsidR="002B3CB6" w:rsidRDefault="002B3CB6" w:rsidP="002B3CB6"/>
        </w:tc>
        <w:tc>
          <w:tcPr>
            <w:tcW w:w="726" w:type="dxa"/>
          </w:tcPr>
          <w:p w14:paraId="788ADF56" w14:textId="77777777" w:rsidR="002B3CB6" w:rsidRDefault="002B3CB6" w:rsidP="002B3CB6"/>
        </w:tc>
        <w:tc>
          <w:tcPr>
            <w:tcW w:w="5228" w:type="dxa"/>
          </w:tcPr>
          <w:p w14:paraId="02A6E34D" w14:textId="77777777" w:rsidR="002B3CB6" w:rsidRDefault="002B3CB6" w:rsidP="002B3CB6"/>
        </w:tc>
        <w:tc>
          <w:tcPr>
            <w:tcW w:w="1046" w:type="dxa"/>
          </w:tcPr>
          <w:p w14:paraId="576ABA97" w14:textId="77777777" w:rsidR="002B3CB6" w:rsidRDefault="002B3CB6" w:rsidP="002B3CB6"/>
        </w:tc>
        <w:tc>
          <w:tcPr>
            <w:tcW w:w="1447" w:type="dxa"/>
          </w:tcPr>
          <w:p w14:paraId="348526D9" w14:textId="77777777" w:rsidR="002B3CB6" w:rsidRDefault="002B3CB6" w:rsidP="002B3CB6"/>
        </w:tc>
        <w:tc>
          <w:tcPr>
            <w:tcW w:w="1407" w:type="dxa"/>
            <w:gridSpan w:val="2"/>
          </w:tcPr>
          <w:p w14:paraId="73302434" w14:textId="77777777" w:rsidR="002B3CB6" w:rsidRDefault="002B3CB6" w:rsidP="002B3CB6"/>
        </w:tc>
      </w:tr>
      <w:tr w:rsidR="002B3CB6" w14:paraId="1AEA2D78" w14:textId="77777777" w:rsidTr="002B3CB6">
        <w:trPr>
          <w:trHeight w:val="334"/>
        </w:trPr>
        <w:tc>
          <w:tcPr>
            <w:tcW w:w="650" w:type="dxa"/>
          </w:tcPr>
          <w:p w14:paraId="5AE1DE59" w14:textId="77777777" w:rsidR="002B3CB6" w:rsidRDefault="002B3CB6" w:rsidP="002B3CB6"/>
        </w:tc>
        <w:tc>
          <w:tcPr>
            <w:tcW w:w="726" w:type="dxa"/>
          </w:tcPr>
          <w:p w14:paraId="261BF3EB" w14:textId="77777777" w:rsidR="002B3CB6" w:rsidRDefault="002B3CB6" w:rsidP="002B3CB6"/>
        </w:tc>
        <w:tc>
          <w:tcPr>
            <w:tcW w:w="5228" w:type="dxa"/>
          </w:tcPr>
          <w:p w14:paraId="19695451" w14:textId="77777777" w:rsidR="002B3CB6" w:rsidRDefault="002B3CB6" w:rsidP="002B3CB6"/>
        </w:tc>
        <w:tc>
          <w:tcPr>
            <w:tcW w:w="1046" w:type="dxa"/>
          </w:tcPr>
          <w:p w14:paraId="78D46803" w14:textId="77777777" w:rsidR="002B3CB6" w:rsidRDefault="002B3CB6" w:rsidP="002B3CB6"/>
        </w:tc>
        <w:tc>
          <w:tcPr>
            <w:tcW w:w="1447" w:type="dxa"/>
          </w:tcPr>
          <w:p w14:paraId="07A72AF6" w14:textId="77777777" w:rsidR="002B3CB6" w:rsidRDefault="002B3CB6" w:rsidP="002B3CB6"/>
        </w:tc>
        <w:tc>
          <w:tcPr>
            <w:tcW w:w="1407" w:type="dxa"/>
            <w:gridSpan w:val="2"/>
          </w:tcPr>
          <w:p w14:paraId="3327DA30" w14:textId="77777777" w:rsidR="002B3CB6" w:rsidRDefault="002B3CB6" w:rsidP="002B3CB6"/>
        </w:tc>
      </w:tr>
      <w:tr w:rsidR="002B3CB6" w14:paraId="7CA49674" w14:textId="77777777" w:rsidTr="002B3CB6">
        <w:trPr>
          <w:trHeight w:val="334"/>
        </w:trPr>
        <w:tc>
          <w:tcPr>
            <w:tcW w:w="650" w:type="dxa"/>
          </w:tcPr>
          <w:p w14:paraId="24DF19C1" w14:textId="77777777" w:rsidR="002B3CB6" w:rsidRDefault="002B3CB6" w:rsidP="002B3CB6"/>
        </w:tc>
        <w:tc>
          <w:tcPr>
            <w:tcW w:w="726" w:type="dxa"/>
          </w:tcPr>
          <w:p w14:paraId="1DEBCDB1" w14:textId="77777777" w:rsidR="002B3CB6" w:rsidRDefault="002B3CB6" w:rsidP="002B3CB6"/>
        </w:tc>
        <w:tc>
          <w:tcPr>
            <w:tcW w:w="5228" w:type="dxa"/>
          </w:tcPr>
          <w:p w14:paraId="7A3ECB33" w14:textId="77777777" w:rsidR="002B3CB6" w:rsidRDefault="002B3CB6" w:rsidP="002B3CB6"/>
        </w:tc>
        <w:tc>
          <w:tcPr>
            <w:tcW w:w="1046" w:type="dxa"/>
          </w:tcPr>
          <w:p w14:paraId="560663CE" w14:textId="77777777" w:rsidR="002B3CB6" w:rsidRDefault="002B3CB6" w:rsidP="002B3CB6"/>
        </w:tc>
        <w:tc>
          <w:tcPr>
            <w:tcW w:w="1447" w:type="dxa"/>
          </w:tcPr>
          <w:p w14:paraId="4E2FAE7A" w14:textId="77777777" w:rsidR="002B3CB6" w:rsidRDefault="002B3CB6" w:rsidP="002B3CB6"/>
        </w:tc>
        <w:tc>
          <w:tcPr>
            <w:tcW w:w="1407" w:type="dxa"/>
            <w:gridSpan w:val="2"/>
          </w:tcPr>
          <w:p w14:paraId="16455397" w14:textId="77777777" w:rsidR="002B3CB6" w:rsidRDefault="002B3CB6" w:rsidP="002B3CB6"/>
        </w:tc>
      </w:tr>
      <w:tr w:rsidR="002B3CB6" w14:paraId="72D3E737" w14:textId="77777777" w:rsidTr="002B3CB6">
        <w:trPr>
          <w:gridAfter w:val="1"/>
          <w:wAfter w:w="48" w:type="dxa"/>
          <w:trHeight w:val="342"/>
        </w:trPr>
        <w:tc>
          <w:tcPr>
            <w:tcW w:w="650" w:type="dxa"/>
          </w:tcPr>
          <w:p w14:paraId="46315A54" w14:textId="77777777" w:rsidR="002B3CB6" w:rsidRDefault="002B3CB6" w:rsidP="002B3CB6"/>
        </w:tc>
        <w:tc>
          <w:tcPr>
            <w:tcW w:w="726" w:type="dxa"/>
          </w:tcPr>
          <w:p w14:paraId="6E632ABE" w14:textId="77777777" w:rsidR="002B3CB6" w:rsidRDefault="002B3CB6" w:rsidP="002B3CB6"/>
        </w:tc>
        <w:tc>
          <w:tcPr>
            <w:tcW w:w="5228" w:type="dxa"/>
          </w:tcPr>
          <w:p w14:paraId="6D6BC03E" w14:textId="77777777" w:rsidR="002B3CB6" w:rsidRDefault="002B3CB6" w:rsidP="002B3CB6"/>
        </w:tc>
        <w:tc>
          <w:tcPr>
            <w:tcW w:w="1046" w:type="dxa"/>
          </w:tcPr>
          <w:p w14:paraId="59BB093A" w14:textId="77777777" w:rsidR="002B3CB6" w:rsidRDefault="002B3CB6" w:rsidP="002B3CB6"/>
        </w:tc>
        <w:tc>
          <w:tcPr>
            <w:tcW w:w="1447" w:type="dxa"/>
          </w:tcPr>
          <w:p w14:paraId="775DD5E7" w14:textId="77777777" w:rsidR="002B3CB6" w:rsidRDefault="002B3CB6" w:rsidP="002B3CB6"/>
        </w:tc>
        <w:tc>
          <w:tcPr>
            <w:tcW w:w="1359" w:type="dxa"/>
          </w:tcPr>
          <w:p w14:paraId="65E3E4F8" w14:textId="77777777" w:rsidR="002B3CB6" w:rsidRDefault="002B3CB6" w:rsidP="002B3CB6"/>
        </w:tc>
      </w:tr>
    </w:tbl>
    <w:sdt>
      <w:sdtPr>
        <w:rPr>
          <w:rFonts w:asciiTheme="minorHAnsi" w:eastAsiaTheme="minorEastAsia" w:hAnsiTheme="minorHAnsi" w:cstheme="minorBidi"/>
          <w:color w:val="auto"/>
          <w:kern w:val="2"/>
          <w:sz w:val="21"/>
          <w:szCs w:val="22"/>
        </w:rPr>
        <w:id w:val="1558979847"/>
        <w:docPartObj>
          <w:docPartGallery w:val="Table of Contents"/>
          <w:docPartUnique/>
        </w:docPartObj>
      </w:sdtPr>
      <w:sdtEndPr>
        <w:rPr>
          <w:b/>
        </w:rPr>
      </w:sdtEndPr>
      <w:sdtContent>
        <w:p w14:paraId="4676F958" w14:textId="5E8EDAFA" w:rsidR="00632FF6" w:rsidRDefault="000557F0">
          <w:pPr>
            <w:pStyle w:val="TOCHeading"/>
          </w:pPr>
          <w:r>
            <w:t>Table of Contents</w:t>
          </w:r>
        </w:p>
        <w:p w14:paraId="38A360D8" w14:textId="4577940A" w:rsidR="00957089" w:rsidRDefault="00632FF6">
          <w:pPr>
            <w:pStyle w:val="TOC1"/>
            <w:tabs>
              <w:tab w:val="left" w:pos="420"/>
              <w:tab w:val="right" w:leader="dot" w:pos="10456"/>
            </w:tabs>
            <w:rPr>
              <w:noProof/>
              <w:sz w:val="22"/>
              <w14:ligatures w14:val="standardContextual"/>
            </w:rPr>
          </w:pPr>
          <w:r>
            <w:fldChar w:fldCharType="begin"/>
          </w:r>
          <w:r>
            <w:instrText xml:space="preserve"> TOC \o "1-3" \h \z \u </w:instrText>
          </w:r>
          <w:r>
            <w:fldChar w:fldCharType="separate"/>
          </w:r>
          <w:hyperlink w:anchor="_Toc138931238" w:history="1">
            <w:r w:rsidR="00957089" w:rsidRPr="006A7F7B">
              <w:rPr>
                <w:rStyle w:val="Hyperlink"/>
                <w:noProof/>
              </w:rPr>
              <w:t>1</w:t>
            </w:r>
            <w:r w:rsidR="00957089">
              <w:rPr>
                <w:noProof/>
                <w:sz w:val="22"/>
                <w14:ligatures w14:val="standardContextual"/>
              </w:rPr>
              <w:tab/>
            </w:r>
            <w:r w:rsidR="00957089" w:rsidRPr="006A7F7B">
              <w:rPr>
                <w:rStyle w:val="Hyperlink"/>
                <w:rFonts w:hint="eastAsia"/>
                <w:noProof/>
              </w:rPr>
              <w:t>基本アーキテクチャ</w:t>
            </w:r>
            <w:r w:rsidR="00957089">
              <w:rPr>
                <w:noProof/>
                <w:webHidden/>
              </w:rPr>
              <w:tab/>
            </w:r>
            <w:r w:rsidR="00957089">
              <w:rPr>
                <w:noProof/>
                <w:webHidden/>
              </w:rPr>
              <w:fldChar w:fldCharType="begin"/>
            </w:r>
            <w:r w:rsidR="00957089">
              <w:rPr>
                <w:noProof/>
                <w:webHidden/>
              </w:rPr>
              <w:instrText xml:space="preserve"> PAGEREF _Toc138931238 \h </w:instrText>
            </w:r>
            <w:r w:rsidR="00957089">
              <w:rPr>
                <w:noProof/>
                <w:webHidden/>
              </w:rPr>
            </w:r>
            <w:r w:rsidR="00957089">
              <w:rPr>
                <w:noProof/>
                <w:webHidden/>
              </w:rPr>
              <w:fldChar w:fldCharType="separate"/>
            </w:r>
            <w:r w:rsidR="00957089">
              <w:rPr>
                <w:noProof/>
                <w:webHidden/>
              </w:rPr>
              <w:t>4</w:t>
            </w:r>
            <w:r w:rsidR="00957089">
              <w:rPr>
                <w:noProof/>
                <w:webHidden/>
              </w:rPr>
              <w:fldChar w:fldCharType="end"/>
            </w:r>
          </w:hyperlink>
        </w:p>
        <w:p w14:paraId="6EC700DA" w14:textId="54697B6C" w:rsidR="00957089" w:rsidRDefault="00957089">
          <w:pPr>
            <w:pStyle w:val="TOC1"/>
            <w:tabs>
              <w:tab w:val="left" w:pos="420"/>
              <w:tab w:val="right" w:leader="dot" w:pos="10456"/>
            </w:tabs>
            <w:rPr>
              <w:noProof/>
              <w:sz w:val="22"/>
              <w14:ligatures w14:val="standardContextual"/>
            </w:rPr>
          </w:pPr>
          <w:hyperlink w:anchor="_Toc138931239" w:history="1">
            <w:r w:rsidRPr="006A7F7B">
              <w:rPr>
                <w:rStyle w:val="Hyperlink"/>
                <w:noProof/>
              </w:rPr>
              <w:t>2</w:t>
            </w:r>
            <w:r>
              <w:rPr>
                <w:noProof/>
                <w:sz w:val="22"/>
                <w14:ligatures w14:val="standardContextual"/>
              </w:rPr>
              <w:tab/>
            </w:r>
            <w:r w:rsidRPr="006A7F7B">
              <w:rPr>
                <w:rStyle w:val="Hyperlink"/>
                <w:noProof/>
              </w:rPr>
              <w:t>Window</w:t>
            </w:r>
            <w:r w:rsidRPr="006A7F7B">
              <w:rPr>
                <w:rStyle w:val="Hyperlink"/>
                <w:rFonts w:hint="eastAsia"/>
                <w:noProof/>
              </w:rPr>
              <w:t>構成</w:t>
            </w:r>
            <w:r>
              <w:rPr>
                <w:noProof/>
                <w:webHidden/>
              </w:rPr>
              <w:tab/>
            </w:r>
            <w:r>
              <w:rPr>
                <w:noProof/>
                <w:webHidden/>
              </w:rPr>
              <w:fldChar w:fldCharType="begin"/>
            </w:r>
            <w:r>
              <w:rPr>
                <w:noProof/>
                <w:webHidden/>
              </w:rPr>
              <w:instrText xml:space="preserve"> PAGEREF _Toc138931239 \h </w:instrText>
            </w:r>
            <w:r>
              <w:rPr>
                <w:noProof/>
                <w:webHidden/>
              </w:rPr>
            </w:r>
            <w:r>
              <w:rPr>
                <w:noProof/>
                <w:webHidden/>
              </w:rPr>
              <w:fldChar w:fldCharType="separate"/>
            </w:r>
            <w:r>
              <w:rPr>
                <w:noProof/>
                <w:webHidden/>
              </w:rPr>
              <w:t>5</w:t>
            </w:r>
            <w:r>
              <w:rPr>
                <w:noProof/>
                <w:webHidden/>
              </w:rPr>
              <w:fldChar w:fldCharType="end"/>
            </w:r>
          </w:hyperlink>
        </w:p>
        <w:p w14:paraId="6378A8D9" w14:textId="4DF511A1" w:rsidR="00957089" w:rsidRDefault="00957089">
          <w:pPr>
            <w:pStyle w:val="TOC2"/>
            <w:tabs>
              <w:tab w:val="left" w:pos="880"/>
              <w:tab w:val="right" w:leader="dot" w:pos="10456"/>
            </w:tabs>
            <w:rPr>
              <w:noProof/>
              <w:sz w:val="22"/>
              <w14:ligatures w14:val="standardContextual"/>
            </w:rPr>
          </w:pPr>
          <w:hyperlink w:anchor="_Toc138931240" w:history="1">
            <w:r w:rsidRPr="006A7F7B">
              <w:rPr>
                <w:rStyle w:val="Hyperlink"/>
                <w:noProof/>
              </w:rPr>
              <w:t>2.1</w:t>
            </w:r>
            <w:r>
              <w:rPr>
                <w:noProof/>
                <w:sz w:val="22"/>
                <w14:ligatures w14:val="standardContextual"/>
              </w:rPr>
              <w:tab/>
            </w:r>
            <w:r w:rsidRPr="006A7F7B">
              <w:rPr>
                <w:rStyle w:val="Hyperlink"/>
                <w:noProof/>
              </w:rPr>
              <w:t>MainFrame</w:t>
            </w:r>
            <w:r>
              <w:rPr>
                <w:noProof/>
                <w:webHidden/>
              </w:rPr>
              <w:tab/>
            </w:r>
            <w:r>
              <w:rPr>
                <w:noProof/>
                <w:webHidden/>
              </w:rPr>
              <w:fldChar w:fldCharType="begin"/>
            </w:r>
            <w:r>
              <w:rPr>
                <w:noProof/>
                <w:webHidden/>
              </w:rPr>
              <w:instrText xml:space="preserve"> PAGEREF _Toc138931240 \h </w:instrText>
            </w:r>
            <w:r>
              <w:rPr>
                <w:noProof/>
                <w:webHidden/>
              </w:rPr>
            </w:r>
            <w:r>
              <w:rPr>
                <w:noProof/>
                <w:webHidden/>
              </w:rPr>
              <w:fldChar w:fldCharType="separate"/>
            </w:r>
            <w:r>
              <w:rPr>
                <w:noProof/>
                <w:webHidden/>
              </w:rPr>
              <w:t>5</w:t>
            </w:r>
            <w:r>
              <w:rPr>
                <w:noProof/>
                <w:webHidden/>
              </w:rPr>
              <w:fldChar w:fldCharType="end"/>
            </w:r>
          </w:hyperlink>
        </w:p>
        <w:p w14:paraId="26F27E33" w14:textId="0C7215E1" w:rsidR="00957089" w:rsidRDefault="00957089">
          <w:pPr>
            <w:pStyle w:val="TOC2"/>
            <w:tabs>
              <w:tab w:val="left" w:pos="880"/>
              <w:tab w:val="right" w:leader="dot" w:pos="10456"/>
            </w:tabs>
            <w:rPr>
              <w:noProof/>
              <w:sz w:val="22"/>
              <w14:ligatures w14:val="standardContextual"/>
            </w:rPr>
          </w:pPr>
          <w:hyperlink w:anchor="_Toc138931241" w:history="1">
            <w:r w:rsidRPr="006A7F7B">
              <w:rPr>
                <w:rStyle w:val="Hyperlink"/>
                <w:noProof/>
              </w:rPr>
              <w:t>2.2</w:t>
            </w:r>
            <w:r>
              <w:rPr>
                <w:noProof/>
                <w:sz w:val="22"/>
                <w14:ligatures w14:val="standardContextual"/>
              </w:rPr>
              <w:tab/>
            </w:r>
            <w:r w:rsidRPr="006A7F7B">
              <w:rPr>
                <w:rStyle w:val="Hyperlink"/>
                <w:rFonts w:hint="eastAsia"/>
                <w:noProof/>
              </w:rPr>
              <w:t>ログインダイアログ</w:t>
            </w:r>
            <w:r>
              <w:rPr>
                <w:noProof/>
                <w:webHidden/>
              </w:rPr>
              <w:tab/>
            </w:r>
            <w:r>
              <w:rPr>
                <w:noProof/>
                <w:webHidden/>
              </w:rPr>
              <w:fldChar w:fldCharType="begin"/>
            </w:r>
            <w:r>
              <w:rPr>
                <w:noProof/>
                <w:webHidden/>
              </w:rPr>
              <w:instrText xml:space="preserve"> PAGEREF _Toc138931241 \h </w:instrText>
            </w:r>
            <w:r>
              <w:rPr>
                <w:noProof/>
                <w:webHidden/>
              </w:rPr>
            </w:r>
            <w:r>
              <w:rPr>
                <w:noProof/>
                <w:webHidden/>
              </w:rPr>
              <w:fldChar w:fldCharType="separate"/>
            </w:r>
            <w:r>
              <w:rPr>
                <w:noProof/>
                <w:webHidden/>
              </w:rPr>
              <w:t>5</w:t>
            </w:r>
            <w:r>
              <w:rPr>
                <w:noProof/>
                <w:webHidden/>
              </w:rPr>
              <w:fldChar w:fldCharType="end"/>
            </w:r>
          </w:hyperlink>
        </w:p>
        <w:p w14:paraId="3FE03D8C" w14:textId="6B9DD641" w:rsidR="00957089" w:rsidRDefault="00957089">
          <w:pPr>
            <w:pStyle w:val="TOC2"/>
            <w:tabs>
              <w:tab w:val="left" w:pos="880"/>
              <w:tab w:val="right" w:leader="dot" w:pos="10456"/>
            </w:tabs>
            <w:rPr>
              <w:noProof/>
              <w:sz w:val="22"/>
              <w14:ligatures w14:val="standardContextual"/>
            </w:rPr>
          </w:pPr>
          <w:hyperlink w:anchor="_Toc138931242" w:history="1">
            <w:r w:rsidRPr="006A7F7B">
              <w:rPr>
                <w:rStyle w:val="Hyperlink"/>
                <w:noProof/>
              </w:rPr>
              <w:t>2.3</w:t>
            </w:r>
            <w:r>
              <w:rPr>
                <w:noProof/>
                <w:sz w:val="22"/>
                <w14:ligatures w14:val="standardContextual"/>
              </w:rPr>
              <w:tab/>
            </w:r>
            <w:r w:rsidRPr="006A7F7B">
              <w:rPr>
                <w:rStyle w:val="Hyperlink"/>
                <w:rFonts w:ascii="Yu Mincho" w:eastAsia="Yu Mincho" w:hAnsi="Yu Mincho"/>
                <w:noProof/>
                <w:shd w:val="clear" w:color="auto" w:fill="FFFFFF"/>
              </w:rPr>
              <w:t>Reservation Dialog</w:t>
            </w:r>
            <w:r>
              <w:rPr>
                <w:noProof/>
                <w:webHidden/>
              </w:rPr>
              <w:tab/>
            </w:r>
            <w:r>
              <w:rPr>
                <w:noProof/>
                <w:webHidden/>
              </w:rPr>
              <w:fldChar w:fldCharType="begin"/>
            </w:r>
            <w:r>
              <w:rPr>
                <w:noProof/>
                <w:webHidden/>
              </w:rPr>
              <w:instrText xml:space="preserve"> PAGEREF _Toc138931242 \h </w:instrText>
            </w:r>
            <w:r>
              <w:rPr>
                <w:noProof/>
                <w:webHidden/>
              </w:rPr>
            </w:r>
            <w:r>
              <w:rPr>
                <w:noProof/>
                <w:webHidden/>
              </w:rPr>
              <w:fldChar w:fldCharType="separate"/>
            </w:r>
            <w:r>
              <w:rPr>
                <w:noProof/>
                <w:webHidden/>
              </w:rPr>
              <w:t>6</w:t>
            </w:r>
            <w:r>
              <w:rPr>
                <w:noProof/>
                <w:webHidden/>
              </w:rPr>
              <w:fldChar w:fldCharType="end"/>
            </w:r>
          </w:hyperlink>
        </w:p>
        <w:p w14:paraId="18A60797" w14:textId="1D7E0FDB" w:rsidR="00957089" w:rsidRDefault="00957089">
          <w:pPr>
            <w:pStyle w:val="TOC2"/>
            <w:tabs>
              <w:tab w:val="left" w:pos="880"/>
              <w:tab w:val="right" w:leader="dot" w:pos="10456"/>
            </w:tabs>
            <w:rPr>
              <w:noProof/>
              <w:sz w:val="22"/>
              <w14:ligatures w14:val="standardContextual"/>
            </w:rPr>
          </w:pPr>
          <w:hyperlink w:anchor="_Toc138931243" w:history="1">
            <w:r w:rsidRPr="006A7F7B">
              <w:rPr>
                <w:rStyle w:val="Hyperlink"/>
                <w:noProof/>
              </w:rPr>
              <w:t>2.4</w:t>
            </w:r>
            <w:r>
              <w:rPr>
                <w:noProof/>
                <w:sz w:val="22"/>
                <w14:ligatures w14:val="standardContextual"/>
              </w:rPr>
              <w:tab/>
            </w:r>
            <w:r w:rsidRPr="006A7F7B">
              <w:rPr>
                <w:rStyle w:val="Hyperlink"/>
                <w:rFonts w:ascii="Yu Mincho" w:eastAsia="Yu Mincho" w:hAnsi="Yu Mincho"/>
                <w:noProof/>
                <w:shd w:val="clear" w:color="auto" w:fill="FFFFFF"/>
              </w:rPr>
              <w:t>Reservation Status Dialog</w:t>
            </w:r>
            <w:r>
              <w:rPr>
                <w:noProof/>
                <w:webHidden/>
              </w:rPr>
              <w:tab/>
            </w:r>
            <w:r>
              <w:rPr>
                <w:noProof/>
                <w:webHidden/>
              </w:rPr>
              <w:fldChar w:fldCharType="begin"/>
            </w:r>
            <w:r>
              <w:rPr>
                <w:noProof/>
                <w:webHidden/>
              </w:rPr>
              <w:instrText xml:space="preserve"> PAGEREF _Toc138931243 \h </w:instrText>
            </w:r>
            <w:r>
              <w:rPr>
                <w:noProof/>
                <w:webHidden/>
              </w:rPr>
            </w:r>
            <w:r>
              <w:rPr>
                <w:noProof/>
                <w:webHidden/>
              </w:rPr>
              <w:fldChar w:fldCharType="separate"/>
            </w:r>
            <w:r>
              <w:rPr>
                <w:noProof/>
                <w:webHidden/>
              </w:rPr>
              <w:t>6</w:t>
            </w:r>
            <w:r>
              <w:rPr>
                <w:noProof/>
                <w:webHidden/>
              </w:rPr>
              <w:fldChar w:fldCharType="end"/>
            </w:r>
          </w:hyperlink>
        </w:p>
        <w:p w14:paraId="347DFCA1" w14:textId="26030D89" w:rsidR="00957089" w:rsidRDefault="00957089">
          <w:pPr>
            <w:pStyle w:val="TOC1"/>
            <w:tabs>
              <w:tab w:val="left" w:pos="420"/>
              <w:tab w:val="right" w:leader="dot" w:pos="10456"/>
            </w:tabs>
            <w:rPr>
              <w:noProof/>
              <w:sz w:val="22"/>
              <w14:ligatures w14:val="standardContextual"/>
            </w:rPr>
          </w:pPr>
          <w:hyperlink w:anchor="_Toc138931244" w:history="1">
            <w:r w:rsidRPr="006A7F7B">
              <w:rPr>
                <w:rStyle w:val="Hyperlink"/>
                <w:noProof/>
              </w:rPr>
              <w:t>3</w:t>
            </w:r>
            <w:r>
              <w:rPr>
                <w:noProof/>
                <w:sz w:val="22"/>
                <w14:ligatures w14:val="standardContextual"/>
              </w:rPr>
              <w:tab/>
            </w:r>
            <w:r w:rsidRPr="006A7F7B">
              <w:rPr>
                <w:rStyle w:val="Hyperlink"/>
                <w:rFonts w:hint="eastAsia"/>
                <w:noProof/>
              </w:rPr>
              <w:t>クラス図及び各クラス内の変数及びメソッド</w:t>
            </w:r>
            <w:r>
              <w:rPr>
                <w:noProof/>
                <w:webHidden/>
              </w:rPr>
              <w:tab/>
            </w:r>
            <w:r>
              <w:rPr>
                <w:noProof/>
                <w:webHidden/>
              </w:rPr>
              <w:fldChar w:fldCharType="begin"/>
            </w:r>
            <w:r>
              <w:rPr>
                <w:noProof/>
                <w:webHidden/>
              </w:rPr>
              <w:instrText xml:space="preserve"> PAGEREF _Toc138931244 \h </w:instrText>
            </w:r>
            <w:r>
              <w:rPr>
                <w:noProof/>
                <w:webHidden/>
              </w:rPr>
            </w:r>
            <w:r>
              <w:rPr>
                <w:noProof/>
                <w:webHidden/>
              </w:rPr>
              <w:fldChar w:fldCharType="separate"/>
            </w:r>
            <w:r>
              <w:rPr>
                <w:noProof/>
                <w:webHidden/>
              </w:rPr>
              <w:t>7</w:t>
            </w:r>
            <w:r>
              <w:rPr>
                <w:noProof/>
                <w:webHidden/>
              </w:rPr>
              <w:fldChar w:fldCharType="end"/>
            </w:r>
          </w:hyperlink>
        </w:p>
        <w:p w14:paraId="60517EFC" w14:textId="349D0E54" w:rsidR="00957089" w:rsidRDefault="00957089">
          <w:pPr>
            <w:pStyle w:val="TOC2"/>
            <w:tabs>
              <w:tab w:val="left" w:pos="880"/>
              <w:tab w:val="right" w:leader="dot" w:pos="10456"/>
            </w:tabs>
            <w:rPr>
              <w:noProof/>
              <w:sz w:val="22"/>
              <w14:ligatures w14:val="standardContextual"/>
            </w:rPr>
          </w:pPr>
          <w:hyperlink w:anchor="_Toc138931245" w:history="1">
            <w:r w:rsidRPr="006A7F7B">
              <w:rPr>
                <w:rStyle w:val="Hyperlink"/>
                <w:noProof/>
              </w:rPr>
              <w:t>3.1</w:t>
            </w:r>
            <w:r>
              <w:rPr>
                <w:noProof/>
                <w:sz w:val="22"/>
                <w14:ligatures w14:val="standardContextual"/>
              </w:rPr>
              <w:tab/>
            </w:r>
            <w:r w:rsidRPr="006A7F7B">
              <w:rPr>
                <w:rStyle w:val="Hyperlink"/>
                <w:noProof/>
              </w:rPr>
              <w:t>ReservationSystem</w:t>
            </w:r>
            <w:r>
              <w:rPr>
                <w:noProof/>
                <w:webHidden/>
              </w:rPr>
              <w:tab/>
            </w:r>
            <w:r>
              <w:rPr>
                <w:noProof/>
                <w:webHidden/>
              </w:rPr>
              <w:fldChar w:fldCharType="begin"/>
            </w:r>
            <w:r>
              <w:rPr>
                <w:noProof/>
                <w:webHidden/>
              </w:rPr>
              <w:instrText xml:space="preserve"> PAGEREF _Toc138931245 \h </w:instrText>
            </w:r>
            <w:r>
              <w:rPr>
                <w:noProof/>
                <w:webHidden/>
              </w:rPr>
            </w:r>
            <w:r>
              <w:rPr>
                <w:noProof/>
                <w:webHidden/>
              </w:rPr>
              <w:fldChar w:fldCharType="separate"/>
            </w:r>
            <w:r>
              <w:rPr>
                <w:noProof/>
                <w:webHidden/>
              </w:rPr>
              <w:t>7</w:t>
            </w:r>
            <w:r>
              <w:rPr>
                <w:noProof/>
                <w:webHidden/>
              </w:rPr>
              <w:fldChar w:fldCharType="end"/>
            </w:r>
          </w:hyperlink>
        </w:p>
        <w:p w14:paraId="318162DD" w14:textId="3FD97132" w:rsidR="00957089" w:rsidRDefault="00957089">
          <w:pPr>
            <w:pStyle w:val="TOC3"/>
            <w:tabs>
              <w:tab w:val="left" w:pos="1100"/>
              <w:tab w:val="right" w:leader="dot" w:pos="10456"/>
            </w:tabs>
            <w:rPr>
              <w:noProof/>
              <w:sz w:val="22"/>
              <w14:ligatures w14:val="standardContextual"/>
            </w:rPr>
          </w:pPr>
          <w:hyperlink w:anchor="_Toc138931246" w:history="1">
            <w:r w:rsidRPr="006A7F7B">
              <w:rPr>
                <w:rStyle w:val="Hyperlink"/>
                <w:noProof/>
              </w:rPr>
              <w:t>3.1.1</w:t>
            </w:r>
            <w:r>
              <w:rPr>
                <w:noProof/>
                <w:sz w:val="22"/>
                <w14:ligatures w14:val="standardContextual"/>
              </w:rPr>
              <w:tab/>
            </w:r>
            <w:r w:rsidRPr="006A7F7B">
              <w:rPr>
                <w:rStyle w:val="Hyperlink"/>
                <w:noProof/>
              </w:rPr>
              <w:t>main</w:t>
            </w:r>
            <w:r w:rsidRPr="006A7F7B">
              <w:rPr>
                <w:rStyle w:val="Hyperlink"/>
                <w:rFonts w:hint="eastAsia"/>
                <w:noProof/>
              </w:rPr>
              <w:t>メソッド</w:t>
            </w:r>
            <w:r>
              <w:rPr>
                <w:noProof/>
                <w:webHidden/>
              </w:rPr>
              <w:tab/>
            </w:r>
            <w:r>
              <w:rPr>
                <w:noProof/>
                <w:webHidden/>
              </w:rPr>
              <w:fldChar w:fldCharType="begin"/>
            </w:r>
            <w:r>
              <w:rPr>
                <w:noProof/>
                <w:webHidden/>
              </w:rPr>
              <w:instrText xml:space="preserve"> PAGEREF _Toc138931246 \h </w:instrText>
            </w:r>
            <w:r>
              <w:rPr>
                <w:noProof/>
                <w:webHidden/>
              </w:rPr>
            </w:r>
            <w:r>
              <w:rPr>
                <w:noProof/>
                <w:webHidden/>
              </w:rPr>
              <w:fldChar w:fldCharType="separate"/>
            </w:r>
            <w:r>
              <w:rPr>
                <w:noProof/>
                <w:webHidden/>
              </w:rPr>
              <w:t>7</w:t>
            </w:r>
            <w:r>
              <w:rPr>
                <w:noProof/>
                <w:webHidden/>
              </w:rPr>
              <w:fldChar w:fldCharType="end"/>
            </w:r>
          </w:hyperlink>
        </w:p>
        <w:p w14:paraId="4BBA7F8B" w14:textId="317FC3E1" w:rsidR="00957089" w:rsidRDefault="00957089">
          <w:pPr>
            <w:pStyle w:val="TOC2"/>
            <w:tabs>
              <w:tab w:val="left" w:pos="880"/>
              <w:tab w:val="right" w:leader="dot" w:pos="10456"/>
            </w:tabs>
            <w:rPr>
              <w:noProof/>
              <w:sz w:val="22"/>
              <w14:ligatures w14:val="standardContextual"/>
            </w:rPr>
          </w:pPr>
          <w:hyperlink w:anchor="_Toc138931247" w:history="1">
            <w:r w:rsidRPr="006A7F7B">
              <w:rPr>
                <w:rStyle w:val="Hyperlink"/>
                <w:noProof/>
              </w:rPr>
              <w:t>3.2</w:t>
            </w:r>
            <w:r>
              <w:rPr>
                <w:noProof/>
                <w:sz w:val="22"/>
                <w14:ligatures w14:val="standardContextual"/>
              </w:rPr>
              <w:tab/>
            </w:r>
            <w:r w:rsidRPr="006A7F7B">
              <w:rPr>
                <w:rStyle w:val="Hyperlink"/>
                <w:noProof/>
              </w:rPr>
              <w:t>MainFrame</w:t>
            </w:r>
            <w:r>
              <w:rPr>
                <w:noProof/>
                <w:webHidden/>
              </w:rPr>
              <w:tab/>
            </w:r>
            <w:r>
              <w:rPr>
                <w:noProof/>
                <w:webHidden/>
              </w:rPr>
              <w:fldChar w:fldCharType="begin"/>
            </w:r>
            <w:r>
              <w:rPr>
                <w:noProof/>
                <w:webHidden/>
              </w:rPr>
              <w:instrText xml:space="preserve"> PAGEREF _Toc138931247 \h </w:instrText>
            </w:r>
            <w:r>
              <w:rPr>
                <w:noProof/>
                <w:webHidden/>
              </w:rPr>
            </w:r>
            <w:r>
              <w:rPr>
                <w:noProof/>
                <w:webHidden/>
              </w:rPr>
              <w:fldChar w:fldCharType="separate"/>
            </w:r>
            <w:r>
              <w:rPr>
                <w:noProof/>
                <w:webHidden/>
              </w:rPr>
              <w:t>8</w:t>
            </w:r>
            <w:r>
              <w:rPr>
                <w:noProof/>
                <w:webHidden/>
              </w:rPr>
              <w:fldChar w:fldCharType="end"/>
            </w:r>
          </w:hyperlink>
        </w:p>
        <w:p w14:paraId="4CBBC75F" w14:textId="6C061701" w:rsidR="00957089" w:rsidRDefault="00957089">
          <w:pPr>
            <w:pStyle w:val="TOC3"/>
            <w:tabs>
              <w:tab w:val="left" w:pos="1100"/>
              <w:tab w:val="right" w:leader="dot" w:pos="10456"/>
            </w:tabs>
            <w:rPr>
              <w:noProof/>
              <w:sz w:val="22"/>
              <w14:ligatures w14:val="standardContextual"/>
            </w:rPr>
          </w:pPr>
          <w:hyperlink w:anchor="_Toc138931248" w:history="1">
            <w:r w:rsidRPr="006A7F7B">
              <w:rPr>
                <w:rStyle w:val="Hyperlink"/>
                <w:noProof/>
              </w:rPr>
              <w:t>3.2.1</w:t>
            </w:r>
            <w:r>
              <w:rPr>
                <w:noProof/>
                <w:sz w:val="22"/>
                <w14:ligatures w14:val="standardContextual"/>
              </w:rPr>
              <w:tab/>
            </w:r>
            <w:r w:rsidRPr="006A7F7B">
              <w:rPr>
                <w:rStyle w:val="Hyperlink"/>
                <w:noProof/>
              </w:rPr>
              <w:t>MainFrame</w:t>
            </w:r>
            <w:r w:rsidRPr="006A7F7B">
              <w:rPr>
                <w:rStyle w:val="Hyperlink"/>
                <w:rFonts w:hint="eastAsia"/>
                <w:noProof/>
              </w:rPr>
              <w:t>コンストラクタ</w:t>
            </w:r>
            <w:r>
              <w:rPr>
                <w:noProof/>
                <w:webHidden/>
              </w:rPr>
              <w:tab/>
            </w:r>
            <w:r>
              <w:rPr>
                <w:noProof/>
                <w:webHidden/>
              </w:rPr>
              <w:fldChar w:fldCharType="begin"/>
            </w:r>
            <w:r>
              <w:rPr>
                <w:noProof/>
                <w:webHidden/>
              </w:rPr>
              <w:instrText xml:space="preserve"> PAGEREF _Toc138931248 \h </w:instrText>
            </w:r>
            <w:r>
              <w:rPr>
                <w:noProof/>
                <w:webHidden/>
              </w:rPr>
            </w:r>
            <w:r>
              <w:rPr>
                <w:noProof/>
                <w:webHidden/>
              </w:rPr>
              <w:fldChar w:fldCharType="separate"/>
            </w:r>
            <w:r>
              <w:rPr>
                <w:noProof/>
                <w:webHidden/>
              </w:rPr>
              <w:t>8</w:t>
            </w:r>
            <w:r>
              <w:rPr>
                <w:noProof/>
                <w:webHidden/>
              </w:rPr>
              <w:fldChar w:fldCharType="end"/>
            </w:r>
          </w:hyperlink>
        </w:p>
        <w:p w14:paraId="5ADC531D" w14:textId="5260995D" w:rsidR="00957089" w:rsidRDefault="00957089">
          <w:pPr>
            <w:pStyle w:val="TOC3"/>
            <w:tabs>
              <w:tab w:val="left" w:pos="1100"/>
              <w:tab w:val="right" w:leader="dot" w:pos="10456"/>
            </w:tabs>
            <w:rPr>
              <w:noProof/>
              <w:sz w:val="22"/>
              <w14:ligatures w14:val="standardContextual"/>
            </w:rPr>
          </w:pPr>
          <w:hyperlink w:anchor="_Toc138931249" w:history="1">
            <w:r w:rsidRPr="006A7F7B">
              <w:rPr>
                <w:rStyle w:val="Hyperlink"/>
                <w:noProof/>
              </w:rPr>
              <w:t>3.2.2</w:t>
            </w:r>
            <w:r>
              <w:rPr>
                <w:noProof/>
                <w:sz w:val="22"/>
                <w14:ligatures w14:val="standardContextual"/>
              </w:rPr>
              <w:tab/>
            </w:r>
            <w:r w:rsidRPr="006A7F7B">
              <w:rPr>
                <w:rStyle w:val="Hyperlink"/>
                <w:noProof/>
              </w:rPr>
              <w:t>windowClosing</w:t>
            </w:r>
            <w:r w:rsidRPr="006A7F7B">
              <w:rPr>
                <w:rStyle w:val="Hyperlink"/>
                <w:rFonts w:hint="eastAsia"/>
                <w:noProof/>
              </w:rPr>
              <w:t>メソッド</w:t>
            </w:r>
            <w:r>
              <w:rPr>
                <w:noProof/>
                <w:webHidden/>
              </w:rPr>
              <w:tab/>
            </w:r>
            <w:r>
              <w:rPr>
                <w:noProof/>
                <w:webHidden/>
              </w:rPr>
              <w:fldChar w:fldCharType="begin"/>
            </w:r>
            <w:r>
              <w:rPr>
                <w:noProof/>
                <w:webHidden/>
              </w:rPr>
              <w:instrText xml:space="preserve"> PAGEREF _Toc138931249 \h </w:instrText>
            </w:r>
            <w:r>
              <w:rPr>
                <w:noProof/>
                <w:webHidden/>
              </w:rPr>
            </w:r>
            <w:r>
              <w:rPr>
                <w:noProof/>
                <w:webHidden/>
              </w:rPr>
              <w:fldChar w:fldCharType="separate"/>
            </w:r>
            <w:r>
              <w:rPr>
                <w:noProof/>
                <w:webHidden/>
              </w:rPr>
              <w:t>8</w:t>
            </w:r>
            <w:r>
              <w:rPr>
                <w:noProof/>
                <w:webHidden/>
              </w:rPr>
              <w:fldChar w:fldCharType="end"/>
            </w:r>
          </w:hyperlink>
        </w:p>
        <w:p w14:paraId="516D63F0" w14:textId="664432A8" w:rsidR="00957089" w:rsidRDefault="00957089">
          <w:pPr>
            <w:pStyle w:val="TOC2"/>
            <w:tabs>
              <w:tab w:val="left" w:pos="880"/>
              <w:tab w:val="right" w:leader="dot" w:pos="10456"/>
            </w:tabs>
            <w:rPr>
              <w:noProof/>
              <w:sz w:val="22"/>
              <w14:ligatures w14:val="standardContextual"/>
            </w:rPr>
          </w:pPr>
          <w:hyperlink w:anchor="_Toc138931250" w:history="1">
            <w:r w:rsidRPr="006A7F7B">
              <w:rPr>
                <w:rStyle w:val="Hyperlink"/>
                <w:noProof/>
              </w:rPr>
              <w:t>3.3</w:t>
            </w:r>
            <w:r>
              <w:rPr>
                <w:noProof/>
                <w:sz w:val="22"/>
                <w14:ligatures w14:val="standardContextual"/>
              </w:rPr>
              <w:tab/>
            </w:r>
            <w:r w:rsidRPr="006A7F7B">
              <w:rPr>
                <w:rStyle w:val="Hyperlink"/>
                <w:noProof/>
              </w:rPr>
              <w:t>ReservationControl</w:t>
            </w:r>
            <w:r>
              <w:rPr>
                <w:noProof/>
                <w:webHidden/>
              </w:rPr>
              <w:tab/>
            </w:r>
            <w:r>
              <w:rPr>
                <w:noProof/>
                <w:webHidden/>
              </w:rPr>
              <w:fldChar w:fldCharType="begin"/>
            </w:r>
            <w:r>
              <w:rPr>
                <w:noProof/>
                <w:webHidden/>
              </w:rPr>
              <w:instrText xml:space="preserve"> PAGEREF _Toc138931250 \h </w:instrText>
            </w:r>
            <w:r>
              <w:rPr>
                <w:noProof/>
                <w:webHidden/>
              </w:rPr>
            </w:r>
            <w:r>
              <w:rPr>
                <w:noProof/>
                <w:webHidden/>
              </w:rPr>
              <w:fldChar w:fldCharType="separate"/>
            </w:r>
            <w:r>
              <w:rPr>
                <w:noProof/>
                <w:webHidden/>
              </w:rPr>
              <w:t>9</w:t>
            </w:r>
            <w:r>
              <w:rPr>
                <w:noProof/>
                <w:webHidden/>
              </w:rPr>
              <w:fldChar w:fldCharType="end"/>
            </w:r>
          </w:hyperlink>
        </w:p>
        <w:p w14:paraId="6C9FD74F" w14:textId="44AC94B6" w:rsidR="00957089" w:rsidRDefault="00957089">
          <w:pPr>
            <w:pStyle w:val="TOC3"/>
            <w:tabs>
              <w:tab w:val="left" w:pos="1100"/>
              <w:tab w:val="right" w:leader="dot" w:pos="10456"/>
            </w:tabs>
            <w:rPr>
              <w:noProof/>
              <w:sz w:val="22"/>
              <w14:ligatures w14:val="standardContextual"/>
            </w:rPr>
          </w:pPr>
          <w:hyperlink w:anchor="_Toc138931251" w:history="1">
            <w:r w:rsidRPr="006A7F7B">
              <w:rPr>
                <w:rStyle w:val="Hyperlink"/>
                <w:noProof/>
              </w:rPr>
              <w:t>3.3.1</w:t>
            </w:r>
            <w:r>
              <w:rPr>
                <w:noProof/>
                <w:sz w:val="22"/>
                <w14:ligatures w14:val="standardContextual"/>
              </w:rPr>
              <w:tab/>
            </w:r>
            <w:r w:rsidRPr="006A7F7B">
              <w:rPr>
                <w:rStyle w:val="Hyperlink"/>
                <w:noProof/>
              </w:rPr>
              <w:t>sqlUserID</w:t>
            </w:r>
            <w:r>
              <w:rPr>
                <w:noProof/>
                <w:webHidden/>
              </w:rPr>
              <w:tab/>
            </w:r>
            <w:r>
              <w:rPr>
                <w:noProof/>
                <w:webHidden/>
              </w:rPr>
              <w:fldChar w:fldCharType="begin"/>
            </w:r>
            <w:r>
              <w:rPr>
                <w:noProof/>
                <w:webHidden/>
              </w:rPr>
              <w:instrText xml:space="preserve"> PAGEREF _Toc138931251 \h </w:instrText>
            </w:r>
            <w:r>
              <w:rPr>
                <w:noProof/>
                <w:webHidden/>
              </w:rPr>
            </w:r>
            <w:r>
              <w:rPr>
                <w:noProof/>
                <w:webHidden/>
              </w:rPr>
              <w:fldChar w:fldCharType="separate"/>
            </w:r>
            <w:r>
              <w:rPr>
                <w:noProof/>
                <w:webHidden/>
              </w:rPr>
              <w:t>9</w:t>
            </w:r>
            <w:r>
              <w:rPr>
                <w:noProof/>
                <w:webHidden/>
              </w:rPr>
              <w:fldChar w:fldCharType="end"/>
            </w:r>
          </w:hyperlink>
        </w:p>
        <w:p w14:paraId="4B13EBD5" w14:textId="044E10DC" w:rsidR="00957089" w:rsidRDefault="00957089">
          <w:pPr>
            <w:pStyle w:val="TOC3"/>
            <w:tabs>
              <w:tab w:val="left" w:pos="1100"/>
              <w:tab w:val="right" w:leader="dot" w:pos="10456"/>
            </w:tabs>
            <w:rPr>
              <w:noProof/>
              <w:sz w:val="22"/>
              <w14:ligatures w14:val="standardContextual"/>
            </w:rPr>
          </w:pPr>
          <w:hyperlink w:anchor="_Toc138931252" w:history="1">
            <w:r w:rsidRPr="006A7F7B">
              <w:rPr>
                <w:rStyle w:val="Hyperlink"/>
                <w:noProof/>
              </w:rPr>
              <w:t>3.3.2</w:t>
            </w:r>
            <w:r>
              <w:rPr>
                <w:noProof/>
                <w:sz w:val="22"/>
                <w14:ligatures w14:val="standardContextual"/>
              </w:rPr>
              <w:tab/>
            </w:r>
            <w:r w:rsidRPr="006A7F7B">
              <w:rPr>
                <w:rStyle w:val="Hyperlink"/>
                <w:noProof/>
              </w:rPr>
              <w:t>sqlPassword</w:t>
            </w:r>
            <w:r>
              <w:rPr>
                <w:noProof/>
                <w:webHidden/>
              </w:rPr>
              <w:tab/>
            </w:r>
            <w:r>
              <w:rPr>
                <w:noProof/>
                <w:webHidden/>
              </w:rPr>
              <w:fldChar w:fldCharType="begin"/>
            </w:r>
            <w:r>
              <w:rPr>
                <w:noProof/>
                <w:webHidden/>
              </w:rPr>
              <w:instrText xml:space="preserve"> PAGEREF _Toc138931252 \h </w:instrText>
            </w:r>
            <w:r>
              <w:rPr>
                <w:noProof/>
                <w:webHidden/>
              </w:rPr>
            </w:r>
            <w:r>
              <w:rPr>
                <w:noProof/>
                <w:webHidden/>
              </w:rPr>
              <w:fldChar w:fldCharType="separate"/>
            </w:r>
            <w:r>
              <w:rPr>
                <w:noProof/>
                <w:webHidden/>
              </w:rPr>
              <w:t>9</w:t>
            </w:r>
            <w:r>
              <w:rPr>
                <w:noProof/>
                <w:webHidden/>
              </w:rPr>
              <w:fldChar w:fldCharType="end"/>
            </w:r>
          </w:hyperlink>
        </w:p>
        <w:p w14:paraId="564B2737" w14:textId="21517708" w:rsidR="00957089" w:rsidRDefault="00957089">
          <w:pPr>
            <w:pStyle w:val="TOC3"/>
            <w:tabs>
              <w:tab w:val="left" w:pos="1100"/>
              <w:tab w:val="right" w:leader="dot" w:pos="10456"/>
            </w:tabs>
            <w:rPr>
              <w:noProof/>
              <w:sz w:val="22"/>
              <w14:ligatures w14:val="standardContextual"/>
            </w:rPr>
          </w:pPr>
          <w:hyperlink w:anchor="_Toc138931253" w:history="1">
            <w:r w:rsidRPr="006A7F7B">
              <w:rPr>
                <w:rStyle w:val="Hyperlink"/>
                <w:noProof/>
              </w:rPr>
              <w:t>3.3.3</w:t>
            </w:r>
            <w:r>
              <w:rPr>
                <w:noProof/>
                <w:sz w:val="22"/>
                <w14:ligatures w14:val="standardContextual"/>
              </w:rPr>
              <w:tab/>
            </w:r>
            <w:r w:rsidRPr="006A7F7B">
              <w:rPr>
                <w:rStyle w:val="Hyperlink"/>
                <w:noProof/>
              </w:rPr>
              <w:t>reservationUserID</w:t>
            </w:r>
            <w:r>
              <w:rPr>
                <w:noProof/>
                <w:webHidden/>
              </w:rPr>
              <w:tab/>
            </w:r>
            <w:r>
              <w:rPr>
                <w:noProof/>
                <w:webHidden/>
              </w:rPr>
              <w:fldChar w:fldCharType="begin"/>
            </w:r>
            <w:r>
              <w:rPr>
                <w:noProof/>
                <w:webHidden/>
              </w:rPr>
              <w:instrText xml:space="preserve"> PAGEREF _Toc138931253 \h </w:instrText>
            </w:r>
            <w:r>
              <w:rPr>
                <w:noProof/>
                <w:webHidden/>
              </w:rPr>
            </w:r>
            <w:r>
              <w:rPr>
                <w:noProof/>
                <w:webHidden/>
              </w:rPr>
              <w:fldChar w:fldCharType="separate"/>
            </w:r>
            <w:r>
              <w:rPr>
                <w:noProof/>
                <w:webHidden/>
              </w:rPr>
              <w:t>9</w:t>
            </w:r>
            <w:r>
              <w:rPr>
                <w:noProof/>
                <w:webHidden/>
              </w:rPr>
              <w:fldChar w:fldCharType="end"/>
            </w:r>
          </w:hyperlink>
        </w:p>
        <w:p w14:paraId="1C2C44D8" w14:textId="722CF52C" w:rsidR="00957089" w:rsidRDefault="00957089">
          <w:pPr>
            <w:pStyle w:val="TOC3"/>
            <w:tabs>
              <w:tab w:val="left" w:pos="1100"/>
              <w:tab w:val="right" w:leader="dot" w:pos="10456"/>
            </w:tabs>
            <w:rPr>
              <w:noProof/>
              <w:sz w:val="22"/>
              <w14:ligatures w14:val="standardContextual"/>
            </w:rPr>
          </w:pPr>
          <w:hyperlink w:anchor="_Toc138931254" w:history="1">
            <w:r w:rsidRPr="006A7F7B">
              <w:rPr>
                <w:rStyle w:val="Hyperlink"/>
                <w:noProof/>
              </w:rPr>
              <w:t>3.3.4</w:t>
            </w:r>
            <w:r>
              <w:rPr>
                <w:noProof/>
                <w:sz w:val="22"/>
                <w14:ligatures w14:val="standardContextual"/>
              </w:rPr>
              <w:tab/>
            </w:r>
            <w:r w:rsidRPr="006A7F7B">
              <w:rPr>
                <w:rStyle w:val="Hyperlink"/>
                <w:noProof/>
              </w:rPr>
              <w:t>flagLogin</w:t>
            </w:r>
            <w:r>
              <w:rPr>
                <w:noProof/>
                <w:webHidden/>
              </w:rPr>
              <w:tab/>
            </w:r>
            <w:r>
              <w:rPr>
                <w:noProof/>
                <w:webHidden/>
              </w:rPr>
              <w:fldChar w:fldCharType="begin"/>
            </w:r>
            <w:r>
              <w:rPr>
                <w:noProof/>
                <w:webHidden/>
              </w:rPr>
              <w:instrText xml:space="preserve"> PAGEREF _Toc138931254 \h </w:instrText>
            </w:r>
            <w:r>
              <w:rPr>
                <w:noProof/>
                <w:webHidden/>
              </w:rPr>
            </w:r>
            <w:r>
              <w:rPr>
                <w:noProof/>
                <w:webHidden/>
              </w:rPr>
              <w:fldChar w:fldCharType="separate"/>
            </w:r>
            <w:r>
              <w:rPr>
                <w:noProof/>
                <w:webHidden/>
              </w:rPr>
              <w:t>9</w:t>
            </w:r>
            <w:r>
              <w:rPr>
                <w:noProof/>
                <w:webHidden/>
              </w:rPr>
              <w:fldChar w:fldCharType="end"/>
            </w:r>
          </w:hyperlink>
        </w:p>
        <w:p w14:paraId="6959E078" w14:textId="0DE9C7FA" w:rsidR="00957089" w:rsidRDefault="00957089">
          <w:pPr>
            <w:pStyle w:val="TOC3"/>
            <w:tabs>
              <w:tab w:val="left" w:pos="1100"/>
              <w:tab w:val="right" w:leader="dot" w:pos="10456"/>
            </w:tabs>
            <w:rPr>
              <w:noProof/>
              <w:sz w:val="22"/>
              <w14:ligatures w14:val="standardContextual"/>
            </w:rPr>
          </w:pPr>
          <w:hyperlink w:anchor="_Toc138931255" w:history="1">
            <w:r w:rsidRPr="006A7F7B">
              <w:rPr>
                <w:rStyle w:val="Hyperlink"/>
                <w:noProof/>
              </w:rPr>
              <w:t>3.3.5</w:t>
            </w:r>
            <w:r>
              <w:rPr>
                <w:noProof/>
                <w:sz w:val="22"/>
                <w14:ligatures w14:val="standardContextual"/>
              </w:rPr>
              <w:tab/>
            </w:r>
            <w:r w:rsidRPr="006A7F7B">
              <w:rPr>
                <w:rStyle w:val="Hyperlink"/>
                <w:noProof/>
              </w:rPr>
              <w:t>ReservationControl</w:t>
            </w:r>
            <w:r w:rsidRPr="006A7F7B">
              <w:rPr>
                <w:rStyle w:val="Hyperlink"/>
                <w:rFonts w:hint="eastAsia"/>
                <w:noProof/>
              </w:rPr>
              <w:t>コンストラクタ</w:t>
            </w:r>
            <w:r>
              <w:rPr>
                <w:noProof/>
                <w:webHidden/>
              </w:rPr>
              <w:tab/>
            </w:r>
            <w:r>
              <w:rPr>
                <w:noProof/>
                <w:webHidden/>
              </w:rPr>
              <w:fldChar w:fldCharType="begin"/>
            </w:r>
            <w:r>
              <w:rPr>
                <w:noProof/>
                <w:webHidden/>
              </w:rPr>
              <w:instrText xml:space="preserve"> PAGEREF _Toc138931255 \h </w:instrText>
            </w:r>
            <w:r>
              <w:rPr>
                <w:noProof/>
                <w:webHidden/>
              </w:rPr>
            </w:r>
            <w:r>
              <w:rPr>
                <w:noProof/>
                <w:webHidden/>
              </w:rPr>
              <w:fldChar w:fldCharType="separate"/>
            </w:r>
            <w:r>
              <w:rPr>
                <w:noProof/>
                <w:webHidden/>
              </w:rPr>
              <w:t>10</w:t>
            </w:r>
            <w:r>
              <w:rPr>
                <w:noProof/>
                <w:webHidden/>
              </w:rPr>
              <w:fldChar w:fldCharType="end"/>
            </w:r>
          </w:hyperlink>
        </w:p>
        <w:p w14:paraId="380538CE" w14:textId="12C797AC" w:rsidR="00957089" w:rsidRDefault="00957089">
          <w:pPr>
            <w:pStyle w:val="TOC3"/>
            <w:tabs>
              <w:tab w:val="left" w:pos="1100"/>
              <w:tab w:val="right" w:leader="dot" w:pos="10456"/>
            </w:tabs>
            <w:rPr>
              <w:noProof/>
              <w:sz w:val="22"/>
              <w14:ligatures w14:val="standardContextual"/>
            </w:rPr>
          </w:pPr>
          <w:hyperlink w:anchor="_Toc138931256" w:history="1">
            <w:r w:rsidRPr="006A7F7B">
              <w:rPr>
                <w:rStyle w:val="Hyperlink"/>
                <w:noProof/>
              </w:rPr>
              <w:t>3.3.6</w:t>
            </w:r>
            <w:r>
              <w:rPr>
                <w:noProof/>
                <w:sz w:val="22"/>
                <w14:ligatures w14:val="standardContextual"/>
              </w:rPr>
              <w:tab/>
            </w:r>
            <w:r w:rsidRPr="006A7F7B">
              <w:rPr>
                <w:rStyle w:val="Hyperlink"/>
                <w:noProof/>
              </w:rPr>
              <w:t>connectDB</w:t>
            </w:r>
            <w:r w:rsidRPr="006A7F7B">
              <w:rPr>
                <w:rStyle w:val="Hyperlink"/>
                <w:rFonts w:hint="eastAsia"/>
                <w:noProof/>
              </w:rPr>
              <w:t>メソッド</w:t>
            </w:r>
            <w:r>
              <w:rPr>
                <w:noProof/>
                <w:webHidden/>
              </w:rPr>
              <w:tab/>
            </w:r>
            <w:r>
              <w:rPr>
                <w:noProof/>
                <w:webHidden/>
              </w:rPr>
              <w:fldChar w:fldCharType="begin"/>
            </w:r>
            <w:r>
              <w:rPr>
                <w:noProof/>
                <w:webHidden/>
              </w:rPr>
              <w:instrText xml:space="preserve"> PAGEREF _Toc138931256 \h </w:instrText>
            </w:r>
            <w:r>
              <w:rPr>
                <w:noProof/>
                <w:webHidden/>
              </w:rPr>
            </w:r>
            <w:r>
              <w:rPr>
                <w:noProof/>
                <w:webHidden/>
              </w:rPr>
              <w:fldChar w:fldCharType="separate"/>
            </w:r>
            <w:r>
              <w:rPr>
                <w:noProof/>
                <w:webHidden/>
              </w:rPr>
              <w:t>10</w:t>
            </w:r>
            <w:r>
              <w:rPr>
                <w:noProof/>
                <w:webHidden/>
              </w:rPr>
              <w:fldChar w:fldCharType="end"/>
            </w:r>
          </w:hyperlink>
        </w:p>
        <w:p w14:paraId="3B610F2D" w14:textId="35F1237F" w:rsidR="00957089" w:rsidRDefault="00957089">
          <w:pPr>
            <w:pStyle w:val="TOC3"/>
            <w:tabs>
              <w:tab w:val="left" w:pos="1100"/>
              <w:tab w:val="right" w:leader="dot" w:pos="10456"/>
            </w:tabs>
            <w:rPr>
              <w:noProof/>
              <w:sz w:val="22"/>
              <w14:ligatures w14:val="standardContextual"/>
            </w:rPr>
          </w:pPr>
          <w:hyperlink w:anchor="_Toc138931257" w:history="1">
            <w:r w:rsidRPr="006A7F7B">
              <w:rPr>
                <w:rStyle w:val="Hyperlink"/>
                <w:noProof/>
              </w:rPr>
              <w:t>3.3.7</w:t>
            </w:r>
            <w:r>
              <w:rPr>
                <w:noProof/>
                <w:sz w:val="22"/>
                <w14:ligatures w14:val="standardContextual"/>
              </w:rPr>
              <w:tab/>
            </w:r>
            <w:r w:rsidRPr="006A7F7B">
              <w:rPr>
                <w:rStyle w:val="Hyperlink"/>
                <w:noProof/>
              </w:rPr>
              <w:t>closeDB</w:t>
            </w:r>
            <w:r w:rsidRPr="006A7F7B">
              <w:rPr>
                <w:rStyle w:val="Hyperlink"/>
                <w:rFonts w:hint="eastAsia"/>
                <w:noProof/>
              </w:rPr>
              <w:t>メソッド</w:t>
            </w:r>
            <w:r>
              <w:rPr>
                <w:noProof/>
                <w:webHidden/>
              </w:rPr>
              <w:tab/>
            </w:r>
            <w:r>
              <w:rPr>
                <w:noProof/>
                <w:webHidden/>
              </w:rPr>
              <w:fldChar w:fldCharType="begin"/>
            </w:r>
            <w:r>
              <w:rPr>
                <w:noProof/>
                <w:webHidden/>
              </w:rPr>
              <w:instrText xml:space="preserve"> PAGEREF _Toc138931257 \h </w:instrText>
            </w:r>
            <w:r>
              <w:rPr>
                <w:noProof/>
                <w:webHidden/>
              </w:rPr>
            </w:r>
            <w:r>
              <w:rPr>
                <w:noProof/>
                <w:webHidden/>
              </w:rPr>
              <w:fldChar w:fldCharType="separate"/>
            </w:r>
            <w:r>
              <w:rPr>
                <w:noProof/>
                <w:webHidden/>
              </w:rPr>
              <w:t>10</w:t>
            </w:r>
            <w:r>
              <w:rPr>
                <w:noProof/>
                <w:webHidden/>
              </w:rPr>
              <w:fldChar w:fldCharType="end"/>
            </w:r>
          </w:hyperlink>
        </w:p>
        <w:p w14:paraId="1590111C" w14:textId="0D5C117E" w:rsidR="00957089" w:rsidRDefault="00957089">
          <w:pPr>
            <w:pStyle w:val="TOC3"/>
            <w:tabs>
              <w:tab w:val="left" w:pos="1100"/>
              <w:tab w:val="right" w:leader="dot" w:pos="10456"/>
            </w:tabs>
            <w:rPr>
              <w:noProof/>
              <w:sz w:val="22"/>
              <w14:ligatures w14:val="standardContextual"/>
            </w:rPr>
          </w:pPr>
          <w:hyperlink w:anchor="_Toc138931258" w:history="1">
            <w:r w:rsidRPr="006A7F7B">
              <w:rPr>
                <w:rStyle w:val="Hyperlink"/>
                <w:noProof/>
              </w:rPr>
              <w:t>3.3.8</w:t>
            </w:r>
            <w:r>
              <w:rPr>
                <w:noProof/>
                <w:sz w:val="22"/>
                <w14:ligatures w14:val="standardContextual"/>
              </w:rPr>
              <w:tab/>
            </w:r>
            <w:r w:rsidRPr="006A7F7B">
              <w:rPr>
                <w:rStyle w:val="Hyperlink"/>
                <w:noProof/>
              </w:rPr>
              <w:t>loginLogout</w:t>
            </w:r>
            <w:r w:rsidRPr="006A7F7B">
              <w:rPr>
                <w:rStyle w:val="Hyperlink"/>
                <w:rFonts w:hint="eastAsia"/>
                <w:noProof/>
              </w:rPr>
              <w:t>メソッド</w:t>
            </w:r>
            <w:r>
              <w:rPr>
                <w:noProof/>
                <w:webHidden/>
              </w:rPr>
              <w:tab/>
            </w:r>
            <w:r>
              <w:rPr>
                <w:noProof/>
                <w:webHidden/>
              </w:rPr>
              <w:fldChar w:fldCharType="begin"/>
            </w:r>
            <w:r>
              <w:rPr>
                <w:noProof/>
                <w:webHidden/>
              </w:rPr>
              <w:instrText xml:space="preserve"> PAGEREF _Toc138931258 \h </w:instrText>
            </w:r>
            <w:r>
              <w:rPr>
                <w:noProof/>
                <w:webHidden/>
              </w:rPr>
            </w:r>
            <w:r>
              <w:rPr>
                <w:noProof/>
                <w:webHidden/>
              </w:rPr>
              <w:fldChar w:fldCharType="separate"/>
            </w:r>
            <w:r>
              <w:rPr>
                <w:noProof/>
                <w:webHidden/>
              </w:rPr>
              <w:t>10</w:t>
            </w:r>
            <w:r>
              <w:rPr>
                <w:noProof/>
                <w:webHidden/>
              </w:rPr>
              <w:fldChar w:fldCharType="end"/>
            </w:r>
          </w:hyperlink>
        </w:p>
        <w:p w14:paraId="52ED17E4" w14:textId="4E14AAAD" w:rsidR="00957089" w:rsidRDefault="00957089">
          <w:pPr>
            <w:pStyle w:val="TOC3"/>
            <w:tabs>
              <w:tab w:val="left" w:pos="1100"/>
              <w:tab w:val="right" w:leader="dot" w:pos="10456"/>
            </w:tabs>
            <w:rPr>
              <w:noProof/>
              <w:sz w:val="22"/>
              <w14:ligatures w14:val="standardContextual"/>
            </w:rPr>
          </w:pPr>
          <w:hyperlink w:anchor="_Toc138931259" w:history="1">
            <w:r w:rsidRPr="006A7F7B">
              <w:rPr>
                <w:rStyle w:val="Hyperlink"/>
                <w:noProof/>
              </w:rPr>
              <w:t>3.3.9</w:t>
            </w:r>
            <w:r>
              <w:rPr>
                <w:noProof/>
                <w:sz w:val="22"/>
                <w14:ligatures w14:val="standardContextual"/>
              </w:rPr>
              <w:tab/>
            </w:r>
            <w:r w:rsidRPr="006A7F7B">
              <w:rPr>
                <w:rStyle w:val="Hyperlink"/>
                <w:noProof/>
              </w:rPr>
              <w:t>getFacilityExplanation</w:t>
            </w:r>
            <w:r w:rsidRPr="006A7F7B">
              <w:rPr>
                <w:rStyle w:val="Hyperlink"/>
                <w:rFonts w:hint="eastAsia"/>
                <w:noProof/>
              </w:rPr>
              <w:t>メソッド</w:t>
            </w:r>
            <w:r>
              <w:rPr>
                <w:noProof/>
                <w:webHidden/>
              </w:rPr>
              <w:tab/>
            </w:r>
            <w:r>
              <w:rPr>
                <w:noProof/>
                <w:webHidden/>
              </w:rPr>
              <w:fldChar w:fldCharType="begin"/>
            </w:r>
            <w:r>
              <w:rPr>
                <w:noProof/>
                <w:webHidden/>
              </w:rPr>
              <w:instrText xml:space="preserve"> PAGEREF _Toc138931259 \h </w:instrText>
            </w:r>
            <w:r>
              <w:rPr>
                <w:noProof/>
                <w:webHidden/>
              </w:rPr>
            </w:r>
            <w:r>
              <w:rPr>
                <w:noProof/>
                <w:webHidden/>
              </w:rPr>
              <w:fldChar w:fldCharType="separate"/>
            </w:r>
            <w:r>
              <w:rPr>
                <w:noProof/>
                <w:webHidden/>
              </w:rPr>
              <w:t>11</w:t>
            </w:r>
            <w:r>
              <w:rPr>
                <w:noProof/>
                <w:webHidden/>
              </w:rPr>
              <w:fldChar w:fldCharType="end"/>
            </w:r>
          </w:hyperlink>
        </w:p>
        <w:p w14:paraId="6CBA72EC" w14:textId="3034A9C3" w:rsidR="00957089" w:rsidRDefault="00957089">
          <w:pPr>
            <w:pStyle w:val="TOC3"/>
            <w:tabs>
              <w:tab w:val="left" w:pos="1320"/>
              <w:tab w:val="right" w:leader="dot" w:pos="10456"/>
            </w:tabs>
            <w:rPr>
              <w:noProof/>
              <w:sz w:val="22"/>
              <w14:ligatures w14:val="standardContextual"/>
            </w:rPr>
          </w:pPr>
          <w:hyperlink w:anchor="_Toc138931260" w:history="1">
            <w:r w:rsidRPr="006A7F7B">
              <w:rPr>
                <w:rStyle w:val="Hyperlink"/>
                <w:noProof/>
              </w:rPr>
              <w:t>3.3.10</w:t>
            </w:r>
            <w:r>
              <w:rPr>
                <w:noProof/>
                <w:sz w:val="22"/>
                <w14:ligatures w14:val="standardContextual"/>
              </w:rPr>
              <w:tab/>
            </w:r>
            <w:r w:rsidRPr="006A7F7B">
              <w:rPr>
                <w:rStyle w:val="Hyperlink"/>
                <w:noProof/>
              </w:rPr>
              <w:t>makeReservationstatus</w:t>
            </w:r>
            <w:r w:rsidRPr="006A7F7B">
              <w:rPr>
                <w:rStyle w:val="Hyperlink"/>
                <w:rFonts w:hint="eastAsia"/>
                <w:noProof/>
              </w:rPr>
              <w:t>メソッド</w:t>
            </w:r>
            <w:r>
              <w:rPr>
                <w:noProof/>
                <w:webHidden/>
              </w:rPr>
              <w:tab/>
            </w:r>
            <w:r>
              <w:rPr>
                <w:noProof/>
                <w:webHidden/>
              </w:rPr>
              <w:fldChar w:fldCharType="begin"/>
            </w:r>
            <w:r>
              <w:rPr>
                <w:noProof/>
                <w:webHidden/>
              </w:rPr>
              <w:instrText xml:space="preserve"> PAGEREF _Toc138931260 \h </w:instrText>
            </w:r>
            <w:r>
              <w:rPr>
                <w:noProof/>
                <w:webHidden/>
              </w:rPr>
            </w:r>
            <w:r>
              <w:rPr>
                <w:noProof/>
                <w:webHidden/>
              </w:rPr>
              <w:fldChar w:fldCharType="separate"/>
            </w:r>
            <w:r>
              <w:rPr>
                <w:noProof/>
                <w:webHidden/>
              </w:rPr>
              <w:t>11</w:t>
            </w:r>
            <w:r>
              <w:rPr>
                <w:noProof/>
                <w:webHidden/>
              </w:rPr>
              <w:fldChar w:fldCharType="end"/>
            </w:r>
          </w:hyperlink>
        </w:p>
        <w:p w14:paraId="47D7B38E" w14:textId="3CFDCAF2" w:rsidR="00957089" w:rsidRDefault="00957089">
          <w:pPr>
            <w:pStyle w:val="TOC2"/>
            <w:tabs>
              <w:tab w:val="left" w:pos="880"/>
              <w:tab w:val="right" w:leader="dot" w:pos="10456"/>
            </w:tabs>
            <w:rPr>
              <w:noProof/>
              <w:sz w:val="22"/>
              <w14:ligatures w14:val="standardContextual"/>
            </w:rPr>
          </w:pPr>
          <w:hyperlink w:anchor="_Toc138931261" w:history="1">
            <w:r w:rsidRPr="006A7F7B">
              <w:rPr>
                <w:rStyle w:val="Hyperlink"/>
                <w:noProof/>
              </w:rPr>
              <w:t>3.4</w:t>
            </w:r>
            <w:r>
              <w:rPr>
                <w:noProof/>
                <w:sz w:val="22"/>
                <w14:ligatures w14:val="standardContextual"/>
              </w:rPr>
              <w:tab/>
            </w:r>
            <w:r w:rsidRPr="006A7F7B">
              <w:rPr>
                <w:rStyle w:val="Hyperlink"/>
                <w:noProof/>
              </w:rPr>
              <w:t>LoginDialog</w:t>
            </w:r>
            <w:r>
              <w:rPr>
                <w:noProof/>
                <w:webHidden/>
              </w:rPr>
              <w:tab/>
            </w:r>
            <w:r>
              <w:rPr>
                <w:noProof/>
                <w:webHidden/>
              </w:rPr>
              <w:fldChar w:fldCharType="begin"/>
            </w:r>
            <w:r>
              <w:rPr>
                <w:noProof/>
                <w:webHidden/>
              </w:rPr>
              <w:instrText xml:space="preserve"> PAGEREF _Toc138931261 \h </w:instrText>
            </w:r>
            <w:r>
              <w:rPr>
                <w:noProof/>
                <w:webHidden/>
              </w:rPr>
            </w:r>
            <w:r>
              <w:rPr>
                <w:noProof/>
                <w:webHidden/>
              </w:rPr>
              <w:fldChar w:fldCharType="separate"/>
            </w:r>
            <w:r>
              <w:rPr>
                <w:noProof/>
                <w:webHidden/>
              </w:rPr>
              <w:t>11</w:t>
            </w:r>
            <w:r>
              <w:rPr>
                <w:noProof/>
                <w:webHidden/>
              </w:rPr>
              <w:fldChar w:fldCharType="end"/>
            </w:r>
          </w:hyperlink>
        </w:p>
        <w:p w14:paraId="3910371D" w14:textId="53D61D35" w:rsidR="00957089" w:rsidRDefault="00957089">
          <w:pPr>
            <w:pStyle w:val="TOC3"/>
            <w:tabs>
              <w:tab w:val="left" w:pos="1100"/>
              <w:tab w:val="right" w:leader="dot" w:pos="10456"/>
            </w:tabs>
            <w:rPr>
              <w:noProof/>
              <w:sz w:val="22"/>
              <w14:ligatures w14:val="standardContextual"/>
            </w:rPr>
          </w:pPr>
          <w:hyperlink w:anchor="_Toc138931262" w:history="1">
            <w:r w:rsidRPr="006A7F7B">
              <w:rPr>
                <w:rStyle w:val="Hyperlink"/>
                <w:noProof/>
              </w:rPr>
              <w:t>3.4.1</w:t>
            </w:r>
            <w:r>
              <w:rPr>
                <w:noProof/>
                <w:sz w:val="22"/>
                <w14:ligatures w14:val="standardContextual"/>
              </w:rPr>
              <w:tab/>
            </w:r>
            <w:r w:rsidRPr="006A7F7B">
              <w:rPr>
                <w:rStyle w:val="Hyperlink"/>
                <w:noProof/>
              </w:rPr>
              <w:t>canceled</w:t>
            </w:r>
            <w:r>
              <w:rPr>
                <w:noProof/>
                <w:webHidden/>
              </w:rPr>
              <w:tab/>
            </w:r>
            <w:r>
              <w:rPr>
                <w:noProof/>
                <w:webHidden/>
              </w:rPr>
              <w:fldChar w:fldCharType="begin"/>
            </w:r>
            <w:r>
              <w:rPr>
                <w:noProof/>
                <w:webHidden/>
              </w:rPr>
              <w:instrText xml:space="preserve"> PAGEREF _Toc138931262 \h </w:instrText>
            </w:r>
            <w:r>
              <w:rPr>
                <w:noProof/>
                <w:webHidden/>
              </w:rPr>
            </w:r>
            <w:r>
              <w:rPr>
                <w:noProof/>
                <w:webHidden/>
              </w:rPr>
              <w:fldChar w:fldCharType="separate"/>
            </w:r>
            <w:r>
              <w:rPr>
                <w:noProof/>
                <w:webHidden/>
              </w:rPr>
              <w:t>12</w:t>
            </w:r>
            <w:r>
              <w:rPr>
                <w:noProof/>
                <w:webHidden/>
              </w:rPr>
              <w:fldChar w:fldCharType="end"/>
            </w:r>
          </w:hyperlink>
        </w:p>
        <w:p w14:paraId="3E1F15EC" w14:textId="7BD1D62C" w:rsidR="00957089" w:rsidRDefault="00957089">
          <w:pPr>
            <w:pStyle w:val="TOC3"/>
            <w:tabs>
              <w:tab w:val="left" w:pos="1100"/>
              <w:tab w:val="right" w:leader="dot" w:pos="10456"/>
            </w:tabs>
            <w:rPr>
              <w:noProof/>
              <w:sz w:val="22"/>
              <w14:ligatures w14:val="standardContextual"/>
            </w:rPr>
          </w:pPr>
          <w:hyperlink w:anchor="_Toc138931263" w:history="1">
            <w:r w:rsidRPr="006A7F7B">
              <w:rPr>
                <w:rStyle w:val="Hyperlink"/>
                <w:noProof/>
              </w:rPr>
              <w:t>3.4.2</w:t>
            </w:r>
            <w:r>
              <w:rPr>
                <w:noProof/>
                <w:sz w:val="22"/>
                <w14:ligatures w14:val="standardContextual"/>
              </w:rPr>
              <w:tab/>
            </w:r>
            <w:r w:rsidRPr="006A7F7B">
              <w:rPr>
                <w:rStyle w:val="Hyperlink"/>
                <w:noProof/>
              </w:rPr>
              <w:t>LoginDialog</w:t>
            </w:r>
            <w:r w:rsidRPr="006A7F7B">
              <w:rPr>
                <w:rStyle w:val="Hyperlink"/>
                <w:rFonts w:hint="eastAsia"/>
                <w:noProof/>
              </w:rPr>
              <w:t>コンストラクタ</w:t>
            </w:r>
            <w:r>
              <w:rPr>
                <w:noProof/>
                <w:webHidden/>
              </w:rPr>
              <w:tab/>
            </w:r>
            <w:r>
              <w:rPr>
                <w:noProof/>
                <w:webHidden/>
              </w:rPr>
              <w:fldChar w:fldCharType="begin"/>
            </w:r>
            <w:r>
              <w:rPr>
                <w:noProof/>
                <w:webHidden/>
              </w:rPr>
              <w:instrText xml:space="preserve"> PAGEREF _Toc138931263 \h </w:instrText>
            </w:r>
            <w:r>
              <w:rPr>
                <w:noProof/>
                <w:webHidden/>
              </w:rPr>
            </w:r>
            <w:r>
              <w:rPr>
                <w:noProof/>
                <w:webHidden/>
              </w:rPr>
              <w:fldChar w:fldCharType="separate"/>
            </w:r>
            <w:r>
              <w:rPr>
                <w:noProof/>
                <w:webHidden/>
              </w:rPr>
              <w:t>12</w:t>
            </w:r>
            <w:r>
              <w:rPr>
                <w:noProof/>
                <w:webHidden/>
              </w:rPr>
              <w:fldChar w:fldCharType="end"/>
            </w:r>
          </w:hyperlink>
        </w:p>
        <w:p w14:paraId="4998D607" w14:textId="131D57A4" w:rsidR="00957089" w:rsidRDefault="00957089">
          <w:pPr>
            <w:pStyle w:val="TOC3"/>
            <w:tabs>
              <w:tab w:val="left" w:pos="1100"/>
              <w:tab w:val="right" w:leader="dot" w:pos="10456"/>
            </w:tabs>
            <w:rPr>
              <w:noProof/>
              <w:sz w:val="22"/>
              <w14:ligatures w14:val="standardContextual"/>
            </w:rPr>
          </w:pPr>
          <w:hyperlink w:anchor="_Toc138931264" w:history="1">
            <w:r w:rsidRPr="006A7F7B">
              <w:rPr>
                <w:rStyle w:val="Hyperlink"/>
                <w:noProof/>
              </w:rPr>
              <w:t>3.4.3</w:t>
            </w:r>
            <w:r>
              <w:rPr>
                <w:noProof/>
                <w:sz w:val="22"/>
                <w14:ligatures w14:val="standardContextual"/>
              </w:rPr>
              <w:tab/>
            </w:r>
            <w:r w:rsidRPr="006A7F7B">
              <w:rPr>
                <w:rStyle w:val="Hyperlink"/>
                <w:noProof/>
              </w:rPr>
              <w:t>windowClosing</w:t>
            </w:r>
            <w:r w:rsidRPr="006A7F7B">
              <w:rPr>
                <w:rStyle w:val="Hyperlink"/>
                <w:rFonts w:hint="eastAsia"/>
                <w:noProof/>
              </w:rPr>
              <w:t>メソッド</w:t>
            </w:r>
            <w:r>
              <w:rPr>
                <w:noProof/>
                <w:webHidden/>
              </w:rPr>
              <w:tab/>
            </w:r>
            <w:r>
              <w:rPr>
                <w:noProof/>
                <w:webHidden/>
              </w:rPr>
              <w:fldChar w:fldCharType="begin"/>
            </w:r>
            <w:r>
              <w:rPr>
                <w:noProof/>
                <w:webHidden/>
              </w:rPr>
              <w:instrText xml:space="preserve"> PAGEREF _Toc138931264 \h </w:instrText>
            </w:r>
            <w:r>
              <w:rPr>
                <w:noProof/>
                <w:webHidden/>
              </w:rPr>
            </w:r>
            <w:r>
              <w:rPr>
                <w:noProof/>
                <w:webHidden/>
              </w:rPr>
              <w:fldChar w:fldCharType="separate"/>
            </w:r>
            <w:r>
              <w:rPr>
                <w:noProof/>
                <w:webHidden/>
              </w:rPr>
              <w:t>12</w:t>
            </w:r>
            <w:r>
              <w:rPr>
                <w:noProof/>
                <w:webHidden/>
              </w:rPr>
              <w:fldChar w:fldCharType="end"/>
            </w:r>
          </w:hyperlink>
        </w:p>
        <w:p w14:paraId="0757957A" w14:textId="2C41AEF0" w:rsidR="00957089" w:rsidRDefault="00957089">
          <w:pPr>
            <w:pStyle w:val="TOC3"/>
            <w:tabs>
              <w:tab w:val="left" w:pos="1100"/>
              <w:tab w:val="right" w:leader="dot" w:pos="10456"/>
            </w:tabs>
            <w:rPr>
              <w:noProof/>
              <w:sz w:val="22"/>
              <w14:ligatures w14:val="standardContextual"/>
            </w:rPr>
          </w:pPr>
          <w:hyperlink w:anchor="_Toc138931265" w:history="1">
            <w:r w:rsidRPr="006A7F7B">
              <w:rPr>
                <w:rStyle w:val="Hyperlink"/>
                <w:noProof/>
              </w:rPr>
              <w:t>3.4.4</w:t>
            </w:r>
            <w:r>
              <w:rPr>
                <w:noProof/>
                <w:sz w:val="22"/>
                <w14:ligatures w14:val="standardContextual"/>
              </w:rPr>
              <w:tab/>
            </w:r>
            <w:r w:rsidRPr="006A7F7B">
              <w:rPr>
                <w:rStyle w:val="Hyperlink"/>
                <w:noProof/>
              </w:rPr>
              <w:t>actionPerformed</w:t>
            </w:r>
            <w:r w:rsidRPr="006A7F7B">
              <w:rPr>
                <w:rStyle w:val="Hyperlink"/>
                <w:rFonts w:hint="eastAsia"/>
                <w:noProof/>
              </w:rPr>
              <w:t>メソッド</w:t>
            </w:r>
            <w:r>
              <w:rPr>
                <w:noProof/>
                <w:webHidden/>
              </w:rPr>
              <w:tab/>
            </w:r>
            <w:r>
              <w:rPr>
                <w:noProof/>
                <w:webHidden/>
              </w:rPr>
              <w:fldChar w:fldCharType="begin"/>
            </w:r>
            <w:r>
              <w:rPr>
                <w:noProof/>
                <w:webHidden/>
              </w:rPr>
              <w:instrText xml:space="preserve"> PAGEREF _Toc138931265 \h </w:instrText>
            </w:r>
            <w:r>
              <w:rPr>
                <w:noProof/>
                <w:webHidden/>
              </w:rPr>
            </w:r>
            <w:r>
              <w:rPr>
                <w:noProof/>
                <w:webHidden/>
              </w:rPr>
              <w:fldChar w:fldCharType="separate"/>
            </w:r>
            <w:r>
              <w:rPr>
                <w:noProof/>
                <w:webHidden/>
              </w:rPr>
              <w:t>12</w:t>
            </w:r>
            <w:r>
              <w:rPr>
                <w:noProof/>
                <w:webHidden/>
              </w:rPr>
              <w:fldChar w:fldCharType="end"/>
            </w:r>
          </w:hyperlink>
        </w:p>
        <w:p w14:paraId="460E0F02" w14:textId="1B321AB6" w:rsidR="00957089" w:rsidRDefault="00957089">
          <w:pPr>
            <w:pStyle w:val="TOC2"/>
            <w:tabs>
              <w:tab w:val="left" w:pos="880"/>
              <w:tab w:val="right" w:leader="dot" w:pos="10456"/>
            </w:tabs>
            <w:rPr>
              <w:noProof/>
              <w:sz w:val="22"/>
              <w14:ligatures w14:val="standardContextual"/>
            </w:rPr>
          </w:pPr>
          <w:hyperlink w:anchor="_Toc138931266" w:history="1">
            <w:r w:rsidRPr="006A7F7B">
              <w:rPr>
                <w:rStyle w:val="Hyperlink"/>
                <w:noProof/>
              </w:rPr>
              <w:t>3.5</w:t>
            </w:r>
            <w:r>
              <w:rPr>
                <w:noProof/>
                <w:sz w:val="22"/>
                <w14:ligatures w14:val="standardContextual"/>
              </w:rPr>
              <w:tab/>
            </w:r>
            <w:r w:rsidRPr="006A7F7B">
              <w:rPr>
                <w:rStyle w:val="Hyperlink"/>
                <w:noProof/>
              </w:rPr>
              <w:t>ChoiceFacility</w:t>
            </w:r>
            <w:r>
              <w:rPr>
                <w:noProof/>
                <w:webHidden/>
              </w:rPr>
              <w:tab/>
            </w:r>
            <w:r>
              <w:rPr>
                <w:noProof/>
                <w:webHidden/>
              </w:rPr>
              <w:fldChar w:fldCharType="begin"/>
            </w:r>
            <w:r>
              <w:rPr>
                <w:noProof/>
                <w:webHidden/>
              </w:rPr>
              <w:instrText xml:space="preserve"> PAGEREF _Toc138931266 \h </w:instrText>
            </w:r>
            <w:r>
              <w:rPr>
                <w:noProof/>
                <w:webHidden/>
              </w:rPr>
            </w:r>
            <w:r>
              <w:rPr>
                <w:noProof/>
                <w:webHidden/>
              </w:rPr>
              <w:fldChar w:fldCharType="separate"/>
            </w:r>
            <w:r>
              <w:rPr>
                <w:noProof/>
                <w:webHidden/>
              </w:rPr>
              <w:t>13</w:t>
            </w:r>
            <w:r>
              <w:rPr>
                <w:noProof/>
                <w:webHidden/>
              </w:rPr>
              <w:fldChar w:fldCharType="end"/>
            </w:r>
          </w:hyperlink>
        </w:p>
        <w:p w14:paraId="2462A794" w14:textId="4E52B969" w:rsidR="00957089" w:rsidRDefault="00957089">
          <w:pPr>
            <w:pStyle w:val="TOC3"/>
            <w:tabs>
              <w:tab w:val="left" w:pos="1100"/>
              <w:tab w:val="right" w:leader="dot" w:pos="10456"/>
            </w:tabs>
            <w:rPr>
              <w:noProof/>
              <w:sz w:val="22"/>
              <w14:ligatures w14:val="standardContextual"/>
            </w:rPr>
          </w:pPr>
          <w:hyperlink w:anchor="_Toc138931267" w:history="1">
            <w:r w:rsidRPr="006A7F7B">
              <w:rPr>
                <w:rStyle w:val="Hyperlink"/>
                <w:noProof/>
              </w:rPr>
              <w:t>3.5.1</w:t>
            </w:r>
            <w:r>
              <w:rPr>
                <w:noProof/>
                <w:sz w:val="22"/>
                <w14:ligatures w14:val="standardContextual"/>
              </w:rPr>
              <w:tab/>
            </w:r>
            <w:r w:rsidRPr="006A7F7B">
              <w:rPr>
                <w:rStyle w:val="Hyperlink"/>
                <w:noProof/>
              </w:rPr>
              <w:t>ChoiceFacility</w:t>
            </w:r>
            <w:r w:rsidRPr="006A7F7B">
              <w:rPr>
                <w:rStyle w:val="Hyperlink"/>
                <w:rFonts w:hint="eastAsia"/>
                <w:noProof/>
              </w:rPr>
              <w:t>コンストラクタ</w:t>
            </w:r>
            <w:r>
              <w:rPr>
                <w:noProof/>
                <w:webHidden/>
              </w:rPr>
              <w:tab/>
            </w:r>
            <w:r>
              <w:rPr>
                <w:noProof/>
                <w:webHidden/>
              </w:rPr>
              <w:fldChar w:fldCharType="begin"/>
            </w:r>
            <w:r>
              <w:rPr>
                <w:noProof/>
                <w:webHidden/>
              </w:rPr>
              <w:instrText xml:space="preserve"> PAGEREF _Toc138931267 \h </w:instrText>
            </w:r>
            <w:r>
              <w:rPr>
                <w:noProof/>
                <w:webHidden/>
              </w:rPr>
            </w:r>
            <w:r>
              <w:rPr>
                <w:noProof/>
                <w:webHidden/>
              </w:rPr>
              <w:fldChar w:fldCharType="separate"/>
            </w:r>
            <w:r>
              <w:rPr>
                <w:noProof/>
                <w:webHidden/>
              </w:rPr>
              <w:t>13</w:t>
            </w:r>
            <w:r>
              <w:rPr>
                <w:noProof/>
                <w:webHidden/>
              </w:rPr>
              <w:fldChar w:fldCharType="end"/>
            </w:r>
          </w:hyperlink>
        </w:p>
        <w:p w14:paraId="77C3A929" w14:textId="1A272612" w:rsidR="00957089" w:rsidRDefault="00957089">
          <w:pPr>
            <w:pStyle w:val="TOC2"/>
            <w:tabs>
              <w:tab w:val="left" w:pos="880"/>
              <w:tab w:val="right" w:leader="dot" w:pos="10456"/>
            </w:tabs>
            <w:rPr>
              <w:noProof/>
              <w:sz w:val="22"/>
              <w14:ligatures w14:val="standardContextual"/>
            </w:rPr>
          </w:pPr>
          <w:hyperlink w:anchor="_Toc138931268" w:history="1">
            <w:r w:rsidRPr="006A7F7B">
              <w:rPr>
                <w:rStyle w:val="Hyperlink"/>
                <w:noProof/>
              </w:rPr>
              <w:t>3.6</w:t>
            </w:r>
            <w:r>
              <w:rPr>
                <w:noProof/>
                <w:sz w:val="22"/>
                <w14:ligatures w14:val="standardContextual"/>
              </w:rPr>
              <w:tab/>
            </w:r>
            <w:r w:rsidRPr="006A7F7B">
              <w:rPr>
                <w:rStyle w:val="Hyperlink"/>
                <w:noProof/>
              </w:rPr>
              <w:t>ReservationDialog</w:t>
            </w:r>
            <w:r>
              <w:rPr>
                <w:noProof/>
                <w:webHidden/>
              </w:rPr>
              <w:tab/>
            </w:r>
            <w:r>
              <w:rPr>
                <w:noProof/>
                <w:webHidden/>
              </w:rPr>
              <w:fldChar w:fldCharType="begin"/>
            </w:r>
            <w:r>
              <w:rPr>
                <w:noProof/>
                <w:webHidden/>
              </w:rPr>
              <w:instrText xml:space="preserve"> PAGEREF _Toc138931268 \h </w:instrText>
            </w:r>
            <w:r>
              <w:rPr>
                <w:noProof/>
                <w:webHidden/>
              </w:rPr>
            </w:r>
            <w:r>
              <w:rPr>
                <w:noProof/>
                <w:webHidden/>
              </w:rPr>
              <w:fldChar w:fldCharType="separate"/>
            </w:r>
            <w:r>
              <w:rPr>
                <w:noProof/>
                <w:webHidden/>
              </w:rPr>
              <w:t>13</w:t>
            </w:r>
            <w:r>
              <w:rPr>
                <w:noProof/>
                <w:webHidden/>
              </w:rPr>
              <w:fldChar w:fldCharType="end"/>
            </w:r>
          </w:hyperlink>
        </w:p>
        <w:p w14:paraId="283D8647" w14:textId="4F23559E" w:rsidR="00957089" w:rsidRDefault="00957089">
          <w:pPr>
            <w:pStyle w:val="TOC3"/>
            <w:tabs>
              <w:tab w:val="left" w:pos="1100"/>
              <w:tab w:val="right" w:leader="dot" w:pos="10456"/>
            </w:tabs>
            <w:rPr>
              <w:noProof/>
              <w:sz w:val="22"/>
              <w14:ligatures w14:val="standardContextual"/>
            </w:rPr>
          </w:pPr>
          <w:hyperlink w:anchor="_Toc138931269" w:history="1">
            <w:r w:rsidRPr="006A7F7B">
              <w:rPr>
                <w:rStyle w:val="Hyperlink"/>
                <w:noProof/>
              </w:rPr>
              <w:t>3.6.1</w:t>
            </w:r>
            <w:r>
              <w:rPr>
                <w:noProof/>
                <w:sz w:val="22"/>
                <w14:ligatures w14:val="standardContextual"/>
              </w:rPr>
              <w:tab/>
            </w:r>
            <w:r w:rsidRPr="006A7F7B">
              <w:rPr>
                <w:rStyle w:val="Hyperlink"/>
                <w:noProof/>
              </w:rPr>
              <w:t xml:space="preserve">ReservationControl </w:t>
            </w:r>
            <w:r w:rsidRPr="006A7F7B">
              <w:rPr>
                <w:rStyle w:val="Hyperlink"/>
                <w:rFonts w:hint="eastAsia"/>
                <w:noProof/>
              </w:rPr>
              <w:t>コンストラクタ</w:t>
            </w:r>
            <w:r>
              <w:rPr>
                <w:noProof/>
                <w:webHidden/>
              </w:rPr>
              <w:tab/>
            </w:r>
            <w:r>
              <w:rPr>
                <w:noProof/>
                <w:webHidden/>
              </w:rPr>
              <w:fldChar w:fldCharType="begin"/>
            </w:r>
            <w:r>
              <w:rPr>
                <w:noProof/>
                <w:webHidden/>
              </w:rPr>
              <w:instrText xml:space="preserve"> PAGEREF _Toc138931269 \h </w:instrText>
            </w:r>
            <w:r>
              <w:rPr>
                <w:noProof/>
                <w:webHidden/>
              </w:rPr>
            </w:r>
            <w:r>
              <w:rPr>
                <w:noProof/>
                <w:webHidden/>
              </w:rPr>
              <w:fldChar w:fldCharType="separate"/>
            </w:r>
            <w:r>
              <w:rPr>
                <w:noProof/>
                <w:webHidden/>
              </w:rPr>
              <w:t>14</w:t>
            </w:r>
            <w:r>
              <w:rPr>
                <w:noProof/>
                <w:webHidden/>
              </w:rPr>
              <w:fldChar w:fldCharType="end"/>
            </w:r>
          </w:hyperlink>
        </w:p>
        <w:p w14:paraId="5B551959" w14:textId="4DFFB4B3" w:rsidR="00957089" w:rsidRDefault="00957089">
          <w:pPr>
            <w:pStyle w:val="TOC2"/>
            <w:tabs>
              <w:tab w:val="left" w:pos="880"/>
              <w:tab w:val="right" w:leader="dot" w:pos="10456"/>
            </w:tabs>
            <w:rPr>
              <w:noProof/>
              <w:sz w:val="22"/>
              <w14:ligatures w14:val="standardContextual"/>
            </w:rPr>
          </w:pPr>
          <w:hyperlink w:anchor="_Toc138931270" w:history="1">
            <w:r w:rsidRPr="006A7F7B">
              <w:rPr>
                <w:rStyle w:val="Hyperlink"/>
                <w:noProof/>
              </w:rPr>
              <w:t>3.6.2</w:t>
            </w:r>
            <w:r>
              <w:rPr>
                <w:noProof/>
                <w:sz w:val="22"/>
                <w14:ligatures w14:val="standardContextual"/>
              </w:rPr>
              <w:tab/>
            </w:r>
            <w:r w:rsidRPr="006A7F7B">
              <w:rPr>
                <w:rStyle w:val="Hyperlink"/>
                <w:b/>
                <w:noProof/>
              </w:rPr>
              <w:t>resetTimeRange(String facility)</w:t>
            </w:r>
            <w:r w:rsidRPr="006A7F7B">
              <w:rPr>
                <w:rStyle w:val="Hyperlink"/>
                <w:rFonts w:hint="eastAsia"/>
                <w:b/>
                <w:noProof/>
              </w:rPr>
              <w:t xml:space="preserve">　メソッド</w:t>
            </w:r>
            <w:r>
              <w:rPr>
                <w:noProof/>
                <w:webHidden/>
              </w:rPr>
              <w:tab/>
            </w:r>
            <w:r>
              <w:rPr>
                <w:noProof/>
                <w:webHidden/>
              </w:rPr>
              <w:fldChar w:fldCharType="begin"/>
            </w:r>
            <w:r>
              <w:rPr>
                <w:noProof/>
                <w:webHidden/>
              </w:rPr>
              <w:instrText xml:space="preserve"> PAGEREF _Toc138931270 \h </w:instrText>
            </w:r>
            <w:r>
              <w:rPr>
                <w:noProof/>
                <w:webHidden/>
              </w:rPr>
            </w:r>
            <w:r>
              <w:rPr>
                <w:noProof/>
                <w:webHidden/>
              </w:rPr>
              <w:fldChar w:fldCharType="separate"/>
            </w:r>
            <w:r>
              <w:rPr>
                <w:noProof/>
                <w:webHidden/>
              </w:rPr>
              <w:t>14</w:t>
            </w:r>
            <w:r>
              <w:rPr>
                <w:noProof/>
                <w:webHidden/>
              </w:rPr>
              <w:fldChar w:fldCharType="end"/>
            </w:r>
          </w:hyperlink>
        </w:p>
        <w:p w14:paraId="6ABA5714" w14:textId="7EC066BC" w:rsidR="00957089" w:rsidRDefault="00957089">
          <w:pPr>
            <w:pStyle w:val="TOC2"/>
            <w:tabs>
              <w:tab w:val="left" w:pos="880"/>
              <w:tab w:val="right" w:leader="dot" w:pos="10456"/>
            </w:tabs>
            <w:rPr>
              <w:noProof/>
              <w:sz w:val="22"/>
              <w14:ligatures w14:val="standardContextual"/>
            </w:rPr>
          </w:pPr>
          <w:hyperlink w:anchor="_Toc138931271" w:history="1">
            <w:r w:rsidRPr="006A7F7B">
              <w:rPr>
                <w:rStyle w:val="Hyperlink"/>
                <w:noProof/>
              </w:rPr>
              <w:t>3.6.3</w:t>
            </w:r>
            <w:r>
              <w:rPr>
                <w:noProof/>
                <w:sz w:val="22"/>
                <w14:ligatures w14:val="standardContextual"/>
              </w:rPr>
              <w:tab/>
            </w:r>
            <w:r w:rsidRPr="006A7F7B">
              <w:rPr>
                <w:rStyle w:val="Hyperlink"/>
                <w:b/>
                <w:noProof/>
              </w:rPr>
              <w:t>itemStateChanged(ItemEvent)</w:t>
            </w:r>
            <w:r w:rsidRPr="006A7F7B">
              <w:rPr>
                <w:rStyle w:val="Hyperlink"/>
                <w:rFonts w:hint="eastAsia"/>
                <w:b/>
                <w:noProof/>
              </w:rPr>
              <w:t xml:space="preserve">　メソッド</w:t>
            </w:r>
            <w:r>
              <w:rPr>
                <w:noProof/>
                <w:webHidden/>
              </w:rPr>
              <w:tab/>
            </w:r>
            <w:r>
              <w:rPr>
                <w:noProof/>
                <w:webHidden/>
              </w:rPr>
              <w:fldChar w:fldCharType="begin"/>
            </w:r>
            <w:r>
              <w:rPr>
                <w:noProof/>
                <w:webHidden/>
              </w:rPr>
              <w:instrText xml:space="preserve"> PAGEREF _Toc138931271 \h </w:instrText>
            </w:r>
            <w:r>
              <w:rPr>
                <w:noProof/>
                <w:webHidden/>
              </w:rPr>
            </w:r>
            <w:r>
              <w:rPr>
                <w:noProof/>
                <w:webHidden/>
              </w:rPr>
              <w:fldChar w:fldCharType="separate"/>
            </w:r>
            <w:r>
              <w:rPr>
                <w:noProof/>
                <w:webHidden/>
              </w:rPr>
              <w:t>14</w:t>
            </w:r>
            <w:r>
              <w:rPr>
                <w:noProof/>
                <w:webHidden/>
              </w:rPr>
              <w:fldChar w:fldCharType="end"/>
            </w:r>
          </w:hyperlink>
        </w:p>
        <w:p w14:paraId="09AB7BC0" w14:textId="539E3221" w:rsidR="00957089" w:rsidRDefault="00957089">
          <w:pPr>
            <w:pStyle w:val="TOC2"/>
            <w:tabs>
              <w:tab w:val="left" w:pos="880"/>
              <w:tab w:val="right" w:leader="dot" w:pos="10456"/>
            </w:tabs>
            <w:rPr>
              <w:noProof/>
              <w:sz w:val="22"/>
              <w14:ligatures w14:val="standardContextual"/>
            </w:rPr>
          </w:pPr>
          <w:hyperlink w:anchor="_Toc138931272" w:history="1">
            <w:r w:rsidRPr="006A7F7B">
              <w:rPr>
                <w:rStyle w:val="Hyperlink"/>
                <w:noProof/>
              </w:rPr>
              <w:t>3.6.4</w:t>
            </w:r>
            <w:r>
              <w:rPr>
                <w:noProof/>
                <w:sz w:val="22"/>
                <w14:ligatures w14:val="standardContextual"/>
              </w:rPr>
              <w:tab/>
            </w:r>
            <w:r w:rsidRPr="006A7F7B">
              <w:rPr>
                <w:rStyle w:val="Hyperlink"/>
                <w:b/>
                <w:noProof/>
              </w:rPr>
              <w:t xml:space="preserve">windowClosing(WindowEvent) </w:t>
            </w:r>
            <w:r w:rsidRPr="006A7F7B">
              <w:rPr>
                <w:rStyle w:val="Hyperlink"/>
                <w:rFonts w:hint="eastAsia"/>
                <w:b/>
                <w:noProof/>
              </w:rPr>
              <w:t>メソッド</w:t>
            </w:r>
            <w:r>
              <w:rPr>
                <w:noProof/>
                <w:webHidden/>
              </w:rPr>
              <w:tab/>
            </w:r>
            <w:r>
              <w:rPr>
                <w:noProof/>
                <w:webHidden/>
              </w:rPr>
              <w:fldChar w:fldCharType="begin"/>
            </w:r>
            <w:r>
              <w:rPr>
                <w:noProof/>
                <w:webHidden/>
              </w:rPr>
              <w:instrText xml:space="preserve"> PAGEREF _Toc138931272 \h </w:instrText>
            </w:r>
            <w:r>
              <w:rPr>
                <w:noProof/>
                <w:webHidden/>
              </w:rPr>
            </w:r>
            <w:r>
              <w:rPr>
                <w:noProof/>
                <w:webHidden/>
              </w:rPr>
              <w:fldChar w:fldCharType="separate"/>
            </w:r>
            <w:r>
              <w:rPr>
                <w:noProof/>
                <w:webHidden/>
              </w:rPr>
              <w:t>14</w:t>
            </w:r>
            <w:r>
              <w:rPr>
                <w:noProof/>
                <w:webHidden/>
              </w:rPr>
              <w:fldChar w:fldCharType="end"/>
            </w:r>
          </w:hyperlink>
        </w:p>
        <w:p w14:paraId="12B7344B" w14:textId="4EC3611C" w:rsidR="00957089" w:rsidRDefault="00957089">
          <w:pPr>
            <w:pStyle w:val="TOC2"/>
            <w:tabs>
              <w:tab w:val="left" w:pos="880"/>
              <w:tab w:val="right" w:leader="dot" w:pos="10456"/>
            </w:tabs>
            <w:rPr>
              <w:noProof/>
              <w:sz w:val="22"/>
              <w14:ligatures w14:val="standardContextual"/>
            </w:rPr>
          </w:pPr>
          <w:hyperlink w:anchor="_Toc138931273" w:history="1">
            <w:r w:rsidRPr="006A7F7B">
              <w:rPr>
                <w:rStyle w:val="Hyperlink"/>
                <w:noProof/>
              </w:rPr>
              <w:t>3.6.5</w:t>
            </w:r>
            <w:r>
              <w:rPr>
                <w:noProof/>
                <w:sz w:val="22"/>
                <w14:ligatures w14:val="standardContextual"/>
              </w:rPr>
              <w:tab/>
            </w:r>
            <w:r w:rsidRPr="006A7F7B">
              <w:rPr>
                <w:rStyle w:val="Hyperlink"/>
                <w:noProof/>
              </w:rPr>
              <w:t xml:space="preserve">actionPerformed(ActionEvent) </w:t>
            </w:r>
            <w:r w:rsidRPr="006A7F7B">
              <w:rPr>
                <w:rStyle w:val="Hyperlink"/>
                <w:rFonts w:hint="eastAsia"/>
                <w:noProof/>
              </w:rPr>
              <w:t>メソッド</w:t>
            </w:r>
            <w:r>
              <w:rPr>
                <w:noProof/>
                <w:webHidden/>
              </w:rPr>
              <w:tab/>
            </w:r>
            <w:r>
              <w:rPr>
                <w:noProof/>
                <w:webHidden/>
              </w:rPr>
              <w:fldChar w:fldCharType="begin"/>
            </w:r>
            <w:r>
              <w:rPr>
                <w:noProof/>
                <w:webHidden/>
              </w:rPr>
              <w:instrText xml:space="preserve"> PAGEREF _Toc138931273 \h </w:instrText>
            </w:r>
            <w:r>
              <w:rPr>
                <w:noProof/>
                <w:webHidden/>
              </w:rPr>
            </w:r>
            <w:r>
              <w:rPr>
                <w:noProof/>
                <w:webHidden/>
              </w:rPr>
              <w:fldChar w:fldCharType="separate"/>
            </w:r>
            <w:r>
              <w:rPr>
                <w:noProof/>
                <w:webHidden/>
              </w:rPr>
              <w:t>14</w:t>
            </w:r>
            <w:r>
              <w:rPr>
                <w:noProof/>
                <w:webHidden/>
              </w:rPr>
              <w:fldChar w:fldCharType="end"/>
            </w:r>
          </w:hyperlink>
        </w:p>
        <w:p w14:paraId="195DD5EC" w14:textId="340D7A19" w:rsidR="00957089" w:rsidRDefault="00957089">
          <w:pPr>
            <w:pStyle w:val="TOC2"/>
            <w:tabs>
              <w:tab w:val="left" w:pos="1100"/>
              <w:tab w:val="right" w:leader="dot" w:pos="10456"/>
            </w:tabs>
            <w:rPr>
              <w:noProof/>
              <w:sz w:val="22"/>
              <w14:ligatures w14:val="standardContextual"/>
            </w:rPr>
          </w:pPr>
          <w:hyperlink w:anchor="_Toc138931274" w:history="1">
            <w:r w:rsidRPr="006A7F7B">
              <w:rPr>
                <w:rStyle w:val="Hyperlink"/>
                <w:noProof/>
              </w:rPr>
              <w:t>3.6.6</w:t>
            </w:r>
            <w:r>
              <w:rPr>
                <w:noProof/>
                <w:sz w:val="22"/>
                <w14:ligatures w14:val="standardContextual"/>
              </w:rPr>
              <w:tab/>
            </w:r>
            <w:r w:rsidRPr="006A7F7B">
              <w:rPr>
                <w:rStyle w:val="Hyperlink"/>
                <w:rFonts w:hint="eastAsia"/>
                <w:noProof/>
              </w:rPr>
              <w:t>使用されてないメソッド</w:t>
            </w:r>
            <w:r>
              <w:rPr>
                <w:noProof/>
                <w:webHidden/>
              </w:rPr>
              <w:tab/>
            </w:r>
            <w:r>
              <w:rPr>
                <w:noProof/>
                <w:webHidden/>
              </w:rPr>
              <w:fldChar w:fldCharType="begin"/>
            </w:r>
            <w:r>
              <w:rPr>
                <w:noProof/>
                <w:webHidden/>
              </w:rPr>
              <w:instrText xml:space="preserve"> PAGEREF _Toc138931274 \h </w:instrText>
            </w:r>
            <w:r>
              <w:rPr>
                <w:noProof/>
                <w:webHidden/>
              </w:rPr>
            </w:r>
            <w:r>
              <w:rPr>
                <w:noProof/>
                <w:webHidden/>
              </w:rPr>
              <w:fldChar w:fldCharType="separate"/>
            </w:r>
            <w:r>
              <w:rPr>
                <w:noProof/>
                <w:webHidden/>
              </w:rPr>
              <w:t>15</w:t>
            </w:r>
            <w:r>
              <w:rPr>
                <w:noProof/>
                <w:webHidden/>
              </w:rPr>
              <w:fldChar w:fldCharType="end"/>
            </w:r>
          </w:hyperlink>
        </w:p>
        <w:p w14:paraId="3FE48CCF" w14:textId="30CC7D69" w:rsidR="00957089" w:rsidRDefault="00957089">
          <w:pPr>
            <w:pStyle w:val="TOC2"/>
            <w:tabs>
              <w:tab w:val="left" w:pos="880"/>
              <w:tab w:val="right" w:leader="dot" w:pos="10456"/>
            </w:tabs>
            <w:rPr>
              <w:noProof/>
              <w:sz w:val="22"/>
              <w14:ligatures w14:val="standardContextual"/>
            </w:rPr>
          </w:pPr>
          <w:hyperlink w:anchor="_Toc138931275" w:history="1">
            <w:r w:rsidRPr="006A7F7B">
              <w:rPr>
                <w:rStyle w:val="Hyperlink"/>
                <w:noProof/>
              </w:rPr>
              <w:t>3.7</w:t>
            </w:r>
            <w:r>
              <w:rPr>
                <w:noProof/>
                <w:sz w:val="22"/>
                <w14:ligatures w14:val="standardContextual"/>
              </w:rPr>
              <w:tab/>
            </w:r>
            <w:r w:rsidRPr="006A7F7B">
              <w:rPr>
                <w:rStyle w:val="Hyperlink"/>
                <w:noProof/>
              </w:rPr>
              <w:t>ChoiceHour Class</w:t>
            </w:r>
            <w:r>
              <w:rPr>
                <w:noProof/>
                <w:webHidden/>
              </w:rPr>
              <w:tab/>
            </w:r>
            <w:r>
              <w:rPr>
                <w:noProof/>
                <w:webHidden/>
              </w:rPr>
              <w:fldChar w:fldCharType="begin"/>
            </w:r>
            <w:r>
              <w:rPr>
                <w:noProof/>
                <w:webHidden/>
              </w:rPr>
              <w:instrText xml:space="preserve"> PAGEREF _Toc138931275 \h </w:instrText>
            </w:r>
            <w:r>
              <w:rPr>
                <w:noProof/>
                <w:webHidden/>
              </w:rPr>
            </w:r>
            <w:r>
              <w:rPr>
                <w:noProof/>
                <w:webHidden/>
              </w:rPr>
              <w:fldChar w:fldCharType="separate"/>
            </w:r>
            <w:r>
              <w:rPr>
                <w:noProof/>
                <w:webHidden/>
              </w:rPr>
              <w:t>15</w:t>
            </w:r>
            <w:r>
              <w:rPr>
                <w:noProof/>
                <w:webHidden/>
              </w:rPr>
              <w:fldChar w:fldCharType="end"/>
            </w:r>
          </w:hyperlink>
        </w:p>
        <w:p w14:paraId="3DFAC561" w14:textId="69704DEE" w:rsidR="00957089" w:rsidRDefault="00957089">
          <w:pPr>
            <w:pStyle w:val="TOC2"/>
            <w:tabs>
              <w:tab w:val="left" w:pos="880"/>
              <w:tab w:val="right" w:leader="dot" w:pos="10456"/>
            </w:tabs>
            <w:rPr>
              <w:noProof/>
              <w:sz w:val="22"/>
              <w14:ligatures w14:val="standardContextual"/>
            </w:rPr>
          </w:pPr>
          <w:hyperlink w:anchor="_Toc138931276" w:history="1">
            <w:r w:rsidRPr="006A7F7B">
              <w:rPr>
                <w:rStyle w:val="Hyperlink"/>
                <w:noProof/>
              </w:rPr>
              <w:t>3.7.1</w:t>
            </w:r>
            <w:r>
              <w:rPr>
                <w:noProof/>
                <w:sz w:val="22"/>
                <w14:ligatures w14:val="standardContextual"/>
              </w:rPr>
              <w:tab/>
            </w:r>
            <w:r w:rsidRPr="006A7F7B">
              <w:rPr>
                <w:rStyle w:val="Hyperlink"/>
                <w:noProof/>
              </w:rPr>
              <w:t>ChoiceHour</w:t>
            </w:r>
            <w:r w:rsidRPr="006A7F7B">
              <w:rPr>
                <w:rStyle w:val="Hyperlink"/>
                <w:rFonts w:hint="eastAsia"/>
                <w:noProof/>
              </w:rPr>
              <w:t>コンストラクタ</w:t>
            </w:r>
            <w:r>
              <w:rPr>
                <w:noProof/>
                <w:webHidden/>
              </w:rPr>
              <w:tab/>
            </w:r>
            <w:r>
              <w:rPr>
                <w:noProof/>
                <w:webHidden/>
              </w:rPr>
              <w:fldChar w:fldCharType="begin"/>
            </w:r>
            <w:r>
              <w:rPr>
                <w:noProof/>
                <w:webHidden/>
              </w:rPr>
              <w:instrText xml:space="preserve"> PAGEREF _Toc138931276 \h </w:instrText>
            </w:r>
            <w:r>
              <w:rPr>
                <w:noProof/>
                <w:webHidden/>
              </w:rPr>
            </w:r>
            <w:r>
              <w:rPr>
                <w:noProof/>
                <w:webHidden/>
              </w:rPr>
              <w:fldChar w:fldCharType="separate"/>
            </w:r>
            <w:r>
              <w:rPr>
                <w:noProof/>
                <w:webHidden/>
              </w:rPr>
              <w:t>15</w:t>
            </w:r>
            <w:r>
              <w:rPr>
                <w:noProof/>
                <w:webHidden/>
              </w:rPr>
              <w:fldChar w:fldCharType="end"/>
            </w:r>
          </w:hyperlink>
        </w:p>
        <w:p w14:paraId="5872EE75" w14:textId="6D41C04E" w:rsidR="00957089" w:rsidRDefault="00957089">
          <w:pPr>
            <w:pStyle w:val="TOC2"/>
            <w:tabs>
              <w:tab w:val="left" w:pos="880"/>
              <w:tab w:val="right" w:leader="dot" w:pos="10456"/>
            </w:tabs>
            <w:rPr>
              <w:noProof/>
              <w:sz w:val="22"/>
              <w14:ligatures w14:val="standardContextual"/>
            </w:rPr>
          </w:pPr>
          <w:hyperlink w:anchor="_Toc138931277" w:history="1">
            <w:r w:rsidRPr="006A7F7B">
              <w:rPr>
                <w:rStyle w:val="Hyperlink"/>
                <w:noProof/>
              </w:rPr>
              <w:t>3.7.2</w:t>
            </w:r>
            <w:r>
              <w:rPr>
                <w:noProof/>
                <w:sz w:val="22"/>
                <w14:ligatures w14:val="standardContextual"/>
              </w:rPr>
              <w:tab/>
            </w:r>
            <w:r w:rsidRPr="006A7F7B">
              <w:rPr>
                <w:rStyle w:val="Hyperlink"/>
                <w:noProof/>
              </w:rPr>
              <w:t>resetRange</w:t>
            </w:r>
            <w:r w:rsidRPr="006A7F7B">
              <w:rPr>
                <w:rStyle w:val="Hyperlink"/>
                <w:rFonts w:hint="eastAsia"/>
                <w:noProof/>
              </w:rPr>
              <w:t>メソッド</w:t>
            </w:r>
            <w:r>
              <w:rPr>
                <w:noProof/>
                <w:webHidden/>
              </w:rPr>
              <w:tab/>
            </w:r>
            <w:r>
              <w:rPr>
                <w:noProof/>
                <w:webHidden/>
              </w:rPr>
              <w:fldChar w:fldCharType="begin"/>
            </w:r>
            <w:r>
              <w:rPr>
                <w:noProof/>
                <w:webHidden/>
              </w:rPr>
              <w:instrText xml:space="preserve"> PAGEREF _Toc138931277 \h </w:instrText>
            </w:r>
            <w:r>
              <w:rPr>
                <w:noProof/>
                <w:webHidden/>
              </w:rPr>
            </w:r>
            <w:r>
              <w:rPr>
                <w:noProof/>
                <w:webHidden/>
              </w:rPr>
              <w:fldChar w:fldCharType="separate"/>
            </w:r>
            <w:r>
              <w:rPr>
                <w:noProof/>
                <w:webHidden/>
              </w:rPr>
              <w:t>15</w:t>
            </w:r>
            <w:r>
              <w:rPr>
                <w:noProof/>
                <w:webHidden/>
              </w:rPr>
              <w:fldChar w:fldCharType="end"/>
            </w:r>
          </w:hyperlink>
        </w:p>
        <w:p w14:paraId="4C32DEA3" w14:textId="64D3BAC0" w:rsidR="00957089" w:rsidRDefault="00957089">
          <w:pPr>
            <w:pStyle w:val="TOC2"/>
            <w:tabs>
              <w:tab w:val="left" w:pos="880"/>
              <w:tab w:val="right" w:leader="dot" w:pos="10456"/>
            </w:tabs>
            <w:rPr>
              <w:noProof/>
              <w:sz w:val="22"/>
              <w14:ligatures w14:val="standardContextual"/>
            </w:rPr>
          </w:pPr>
          <w:hyperlink w:anchor="_Toc138931278" w:history="1">
            <w:r w:rsidRPr="006A7F7B">
              <w:rPr>
                <w:rStyle w:val="Hyperlink"/>
                <w:noProof/>
              </w:rPr>
              <w:t>3.7.3</w:t>
            </w:r>
            <w:r>
              <w:rPr>
                <w:noProof/>
                <w:sz w:val="22"/>
                <w14:ligatures w14:val="standardContextual"/>
              </w:rPr>
              <w:tab/>
            </w:r>
            <w:r w:rsidRPr="006A7F7B">
              <w:rPr>
                <w:rStyle w:val="Hyperlink"/>
                <w:noProof/>
              </w:rPr>
              <w:t>getFirst</w:t>
            </w:r>
            <w:r w:rsidRPr="006A7F7B">
              <w:rPr>
                <w:rStyle w:val="Hyperlink"/>
                <w:rFonts w:hint="eastAsia"/>
                <w:noProof/>
              </w:rPr>
              <w:t>メソッド</w:t>
            </w:r>
            <w:r>
              <w:rPr>
                <w:noProof/>
                <w:webHidden/>
              </w:rPr>
              <w:tab/>
            </w:r>
            <w:r>
              <w:rPr>
                <w:noProof/>
                <w:webHidden/>
              </w:rPr>
              <w:fldChar w:fldCharType="begin"/>
            </w:r>
            <w:r>
              <w:rPr>
                <w:noProof/>
                <w:webHidden/>
              </w:rPr>
              <w:instrText xml:space="preserve"> PAGEREF _Toc138931278 \h </w:instrText>
            </w:r>
            <w:r>
              <w:rPr>
                <w:noProof/>
                <w:webHidden/>
              </w:rPr>
            </w:r>
            <w:r>
              <w:rPr>
                <w:noProof/>
                <w:webHidden/>
              </w:rPr>
              <w:fldChar w:fldCharType="separate"/>
            </w:r>
            <w:r>
              <w:rPr>
                <w:noProof/>
                <w:webHidden/>
              </w:rPr>
              <w:t>15</w:t>
            </w:r>
            <w:r>
              <w:rPr>
                <w:noProof/>
                <w:webHidden/>
              </w:rPr>
              <w:fldChar w:fldCharType="end"/>
            </w:r>
          </w:hyperlink>
        </w:p>
        <w:p w14:paraId="5693EEC7" w14:textId="1DE7696A" w:rsidR="00957089" w:rsidRDefault="00957089">
          <w:pPr>
            <w:pStyle w:val="TOC2"/>
            <w:tabs>
              <w:tab w:val="left" w:pos="880"/>
              <w:tab w:val="right" w:leader="dot" w:pos="10456"/>
            </w:tabs>
            <w:rPr>
              <w:noProof/>
              <w:sz w:val="22"/>
              <w14:ligatures w14:val="standardContextual"/>
            </w:rPr>
          </w:pPr>
          <w:hyperlink w:anchor="_Toc138931279" w:history="1">
            <w:r w:rsidRPr="006A7F7B">
              <w:rPr>
                <w:rStyle w:val="Hyperlink"/>
                <w:noProof/>
              </w:rPr>
              <w:t>3.7.4</w:t>
            </w:r>
            <w:r>
              <w:rPr>
                <w:noProof/>
                <w:sz w:val="22"/>
                <w14:ligatures w14:val="standardContextual"/>
              </w:rPr>
              <w:tab/>
            </w:r>
            <w:r w:rsidRPr="006A7F7B">
              <w:rPr>
                <w:rStyle w:val="Hyperlink"/>
                <w:noProof/>
              </w:rPr>
              <w:t>getLast</w:t>
            </w:r>
            <w:r w:rsidRPr="006A7F7B">
              <w:rPr>
                <w:rStyle w:val="Hyperlink"/>
                <w:rFonts w:hint="eastAsia"/>
                <w:noProof/>
              </w:rPr>
              <w:t>メソッド</w:t>
            </w:r>
            <w:r>
              <w:rPr>
                <w:noProof/>
                <w:webHidden/>
              </w:rPr>
              <w:tab/>
            </w:r>
            <w:r>
              <w:rPr>
                <w:noProof/>
                <w:webHidden/>
              </w:rPr>
              <w:fldChar w:fldCharType="begin"/>
            </w:r>
            <w:r>
              <w:rPr>
                <w:noProof/>
                <w:webHidden/>
              </w:rPr>
              <w:instrText xml:space="preserve"> PAGEREF _Toc138931279 \h </w:instrText>
            </w:r>
            <w:r>
              <w:rPr>
                <w:noProof/>
                <w:webHidden/>
              </w:rPr>
            </w:r>
            <w:r>
              <w:rPr>
                <w:noProof/>
                <w:webHidden/>
              </w:rPr>
              <w:fldChar w:fldCharType="separate"/>
            </w:r>
            <w:r>
              <w:rPr>
                <w:noProof/>
                <w:webHidden/>
              </w:rPr>
              <w:t>15</w:t>
            </w:r>
            <w:r>
              <w:rPr>
                <w:noProof/>
                <w:webHidden/>
              </w:rPr>
              <w:fldChar w:fldCharType="end"/>
            </w:r>
          </w:hyperlink>
        </w:p>
        <w:p w14:paraId="043C20CA" w14:textId="3498F588" w:rsidR="00957089" w:rsidRDefault="00957089">
          <w:pPr>
            <w:pStyle w:val="TOC2"/>
            <w:tabs>
              <w:tab w:val="left" w:pos="880"/>
              <w:tab w:val="right" w:leader="dot" w:pos="10456"/>
            </w:tabs>
            <w:rPr>
              <w:noProof/>
              <w:sz w:val="22"/>
              <w14:ligatures w14:val="standardContextual"/>
            </w:rPr>
          </w:pPr>
          <w:hyperlink w:anchor="_Toc138931280" w:history="1">
            <w:r w:rsidRPr="006A7F7B">
              <w:rPr>
                <w:rStyle w:val="Hyperlink"/>
                <w:noProof/>
              </w:rPr>
              <w:t>3.7.5</w:t>
            </w:r>
            <w:r>
              <w:rPr>
                <w:noProof/>
                <w:sz w:val="22"/>
                <w14:ligatures w14:val="standardContextual"/>
              </w:rPr>
              <w:tab/>
            </w:r>
            <w:r w:rsidRPr="006A7F7B">
              <w:rPr>
                <w:rStyle w:val="Hyperlink"/>
                <w:noProof/>
              </w:rPr>
              <w:t>getItem</w:t>
            </w:r>
            <w:r w:rsidRPr="006A7F7B">
              <w:rPr>
                <w:rStyle w:val="Hyperlink"/>
                <w:rFonts w:hint="eastAsia"/>
                <w:noProof/>
              </w:rPr>
              <w:t>メソッド</w:t>
            </w:r>
            <w:r>
              <w:rPr>
                <w:noProof/>
                <w:webHidden/>
              </w:rPr>
              <w:tab/>
            </w:r>
            <w:r>
              <w:rPr>
                <w:noProof/>
                <w:webHidden/>
              </w:rPr>
              <w:fldChar w:fldCharType="begin"/>
            </w:r>
            <w:r>
              <w:rPr>
                <w:noProof/>
                <w:webHidden/>
              </w:rPr>
              <w:instrText xml:space="preserve"> PAGEREF _Toc138931280 \h </w:instrText>
            </w:r>
            <w:r>
              <w:rPr>
                <w:noProof/>
                <w:webHidden/>
              </w:rPr>
            </w:r>
            <w:r>
              <w:rPr>
                <w:noProof/>
                <w:webHidden/>
              </w:rPr>
              <w:fldChar w:fldCharType="separate"/>
            </w:r>
            <w:r>
              <w:rPr>
                <w:noProof/>
                <w:webHidden/>
              </w:rPr>
              <w:t>15</w:t>
            </w:r>
            <w:r>
              <w:rPr>
                <w:noProof/>
                <w:webHidden/>
              </w:rPr>
              <w:fldChar w:fldCharType="end"/>
            </w:r>
          </w:hyperlink>
        </w:p>
        <w:p w14:paraId="11C2865B" w14:textId="7C8E006B" w:rsidR="00957089" w:rsidRDefault="00957089">
          <w:pPr>
            <w:pStyle w:val="TOC2"/>
            <w:tabs>
              <w:tab w:val="left" w:pos="880"/>
              <w:tab w:val="right" w:leader="dot" w:pos="10456"/>
            </w:tabs>
            <w:rPr>
              <w:noProof/>
              <w:sz w:val="22"/>
              <w14:ligatures w14:val="standardContextual"/>
            </w:rPr>
          </w:pPr>
          <w:hyperlink w:anchor="_Toc138931281" w:history="1">
            <w:r w:rsidRPr="006A7F7B">
              <w:rPr>
                <w:rStyle w:val="Hyperlink"/>
                <w:noProof/>
              </w:rPr>
              <w:t>3.7.6</w:t>
            </w:r>
            <w:r>
              <w:rPr>
                <w:noProof/>
                <w:sz w:val="22"/>
                <w14:ligatures w14:val="standardContextual"/>
              </w:rPr>
              <w:tab/>
            </w:r>
            <w:r w:rsidRPr="006A7F7B">
              <w:rPr>
                <w:rStyle w:val="Hyperlink"/>
                <w:noProof/>
              </w:rPr>
              <w:t>getItemCount</w:t>
            </w:r>
            <w:r w:rsidRPr="006A7F7B">
              <w:rPr>
                <w:rStyle w:val="Hyperlink"/>
                <w:rFonts w:hint="eastAsia"/>
                <w:noProof/>
              </w:rPr>
              <w:t>メソッド</w:t>
            </w:r>
            <w:r>
              <w:rPr>
                <w:noProof/>
                <w:webHidden/>
              </w:rPr>
              <w:tab/>
            </w:r>
            <w:r>
              <w:rPr>
                <w:noProof/>
                <w:webHidden/>
              </w:rPr>
              <w:fldChar w:fldCharType="begin"/>
            </w:r>
            <w:r>
              <w:rPr>
                <w:noProof/>
                <w:webHidden/>
              </w:rPr>
              <w:instrText xml:space="preserve"> PAGEREF _Toc138931281 \h </w:instrText>
            </w:r>
            <w:r>
              <w:rPr>
                <w:noProof/>
                <w:webHidden/>
              </w:rPr>
            </w:r>
            <w:r>
              <w:rPr>
                <w:noProof/>
                <w:webHidden/>
              </w:rPr>
              <w:fldChar w:fldCharType="separate"/>
            </w:r>
            <w:r>
              <w:rPr>
                <w:noProof/>
                <w:webHidden/>
              </w:rPr>
              <w:t>15</w:t>
            </w:r>
            <w:r>
              <w:rPr>
                <w:noProof/>
                <w:webHidden/>
              </w:rPr>
              <w:fldChar w:fldCharType="end"/>
            </w:r>
          </w:hyperlink>
        </w:p>
        <w:p w14:paraId="6EA90189" w14:textId="18203CE9" w:rsidR="00957089" w:rsidRDefault="00957089">
          <w:pPr>
            <w:pStyle w:val="TOC2"/>
            <w:tabs>
              <w:tab w:val="left" w:pos="880"/>
              <w:tab w:val="right" w:leader="dot" w:pos="10456"/>
            </w:tabs>
            <w:rPr>
              <w:noProof/>
              <w:sz w:val="22"/>
              <w14:ligatures w14:val="standardContextual"/>
            </w:rPr>
          </w:pPr>
          <w:hyperlink w:anchor="_Toc138931282" w:history="1">
            <w:r w:rsidRPr="006A7F7B">
              <w:rPr>
                <w:rStyle w:val="Hyperlink"/>
                <w:noProof/>
              </w:rPr>
              <w:t>3.8</w:t>
            </w:r>
            <w:r>
              <w:rPr>
                <w:noProof/>
                <w:sz w:val="22"/>
                <w14:ligatures w14:val="standardContextual"/>
              </w:rPr>
              <w:tab/>
            </w:r>
            <w:r w:rsidRPr="006A7F7B">
              <w:rPr>
                <w:rStyle w:val="Hyperlink"/>
                <w:noProof/>
              </w:rPr>
              <w:t>ChoiseMinute Class</w:t>
            </w:r>
            <w:r>
              <w:rPr>
                <w:noProof/>
                <w:webHidden/>
              </w:rPr>
              <w:tab/>
            </w:r>
            <w:r>
              <w:rPr>
                <w:noProof/>
                <w:webHidden/>
              </w:rPr>
              <w:fldChar w:fldCharType="begin"/>
            </w:r>
            <w:r>
              <w:rPr>
                <w:noProof/>
                <w:webHidden/>
              </w:rPr>
              <w:instrText xml:space="preserve"> PAGEREF _Toc138931282 \h </w:instrText>
            </w:r>
            <w:r>
              <w:rPr>
                <w:noProof/>
                <w:webHidden/>
              </w:rPr>
            </w:r>
            <w:r>
              <w:rPr>
                <w:noProof/>
                <w:webHidden/>
              </w:rPr>
              <w:fldChar w:fldCharType="separate"/>
            </w:r>
            <w:r>
              <w:rPr>
                <w:noProof/>
                <w:webHidden/>
              </w:rPr>
              <w:t>15</w:t>
            </w:r>
            <w:r>
              <w:rPr>
                <w:noProof/>
                <w:webHidden/>
              </w:rPr>
              <w:fldChar w:fldCharType="end"/>
            </w:r>
          </w:hyperlink>
        </w:p>
        <w:p w14:paraId="64ACD29D" w14:textId="0B6A8B84" w:rsidR="00957089" w:rsidRDefault="00957089">
          <w:pPr>
            <w:pStyle w:val="TOC2"/>
            <w:tabs>
              <w:tab w:val="left" w:pos="880"/>
              <w:tab w:val="right" w:leader="dot" w:pos="10456"/>
            </w:tabs>
            <w:rPr>
              <w:noProof/>
              <w:sz w:val="22"/>
              <w14:ligatures w14:val="standardContextual"/>
            </w:rPr>
          </w:pPr>
          <w:hyperlink w:anchor="_Toc138931283" w:history="1">
            <w:r w:rsidRPr="006A7F7B">
              <w:rPr>
                <w:rStyle w:val="Hyperlink"/>
                <w:noProof/>
              </w:rPr>
              <w:t>3.8.1</w:t>
            </w:r>
            <w:r>
              <w:rPr>
                <w:noProof/>
                <w:sz w:val="22"/>
                <w14:ligatures w14:val="standardContextual"/>
              </w:rPr>
              <w:tab/>
            </w:r>
            <w:r w:rsidRPr="006A7F7B">
              <w:rPr>
                <w:rStyle w:val="Hyperlink"/>
                <w:noProof/>
              </w:rPr>
              <w:t>ChoiceMinute</w:t>
            </w:r>
            <w:r w:rsidRPr="006A7F7B">
              <w:rPr>
                <w:rStyle w:val="Hyperlink"/>
                <w:rFonts w:hint="eastAsia"/>
                <w:noProof/>
              </w:rPr>
              <w:t>コンストラクタ</w:t>
            </w:r>
            <w:r>
              <w:rPr>
                <w:noProof/>
                <w:webHidden/>
              </w:rPr>
              <w:tab/>
            </w:r>
            <w:r>
              <w:rPr>
                <w:noProof/>
                <w:webHidden/>
              </w:rPr>
              <w:fldChar w:fldCharType="begin"/>
            </w:r>
            <w:r>
              <w:rPr>
                <w:noProof/>
                <w:webHidden/>
              </w:rPr>
              <w:instrText xml:space="preserve"> PAGEREF _Toc138931283 \h </w:instrText>
            </w:r>
            <w:r>
              <w:rPr>
                <w:noProof/>
                <w:webHidden/>
              </w:rPr>
            </w:r>
            <w:r>
              <w:rPr>
                <w:noProof/>
                <w:webHidden/>
              </w:rPr>
              <w:fldChar w:fldCharType="separate"/>
            </w:r>
            <w:r>
              <w:rPr>
                <w:noProof/>
                <w:webHidden/>
              </w:rPr>
              <w:t>15</w:t>
            </w:r>
            <w:r>
              <w:rPr>
                <w:noProof/>
                <w:webHidden/>
              </w:rPr>
              <w:fldChar w:fldCharType="end"/>
            </w:r>
          </w:hyperlink>
        </w:p>
        <w:p w14:paraId="5518B5F6" w14:textId="39B534AE" w:rsidR="00957089" w:rsidRDefault="00957089">
          <w:pPr>
            <w:pStyle w:val="TOC2"/>
            <w:tabs>
              <w:tab w:val="left" w:pos="880"/>
              <w:tab w:val="right" w:leader="dot" w:pos="10456"/>
            </w:tabs>
            <w:rPr>
              <w:noProof/>
              <w:sz w:val="22"/>
              <w14:ligatures w14:val="standardContextual"/>
            </w:rPr>
          </w:pPr>
          <w:hyperlink w:anchor="_Toc138931284" w:history="1">
            <w:r w:rsidRPr="006A7F7B">
              <w:rPr>
                <w:rStyle w:val="Hyperlink"/>
                <w:noProof/>
              </w:rPr>
              <w:t>3.9</w:t>
            </w:r>
            <w:r>
              <w:rPr>
                <w:noProof/>
                <w:sz w:val="22"/>
                <w14:ligatures w14:val="standardContextual"/>
              </w:rPr>
              <w:tab/>
            </w:r>
            <w:r w:rsidRPr="006A7F7B">
              <w:rPr>
                <w:rStyle w:val="Hyperlink"/>
                <w:noProof/>
              </w:rPr>
              <w:t>ReservationStatusDialog Class</w:t>
            </w:r>
            <w:r>
              <w:rPr>
                <w:noProof/>
                <w:webHidden/>
              </w:rPr>
              <w:tab/>
            </w:r>
            <w:r>
              <w:rPr>
                <w:noProof/>
                <w:webHidden/>
              </w:rPr>
              <w:fldChar w:fldCharType="begin"/>
            </w:r>
            <w:r>
              <w:rPr>
                <w:noProof/>
                <w:webHidden/>
              </w:rPr>
              <w:instrText xml:space="preserve"> PAGEREF _Toc138931284 \h </w:instrText>
            </w:r>
            <w:r>
              <w:rPr>
                <w:noProof/>
                <w:webHidden/>
              </w:rPr>
            </w:r>
            <w:r>
              <w:rPr>
                <w:noProof/>
                <w:webHidden/>
              </w:rPr>
              <w:fldChar w:fldCharType="separate"/>
            </w:r>
            <w:r>
              <w:rPr>
                <w:noProof/>
                <w:webHidden/>
              </w:rPr>
              <w:t>16</w:t>
            </w:r>
            <w:r>
              <w:rPr>
                <w:noProof/>
                <w:webHidden/>
              </w:rPr>
              <w:fldChar w:fldCharType="end"/>
            </w:r>
          </w:hyperlink>
        </w:p>
        <w:p w14:paraId="300991E8" w14:textId="0526434E" w:rsidR="00957089" w:rsidRDefault="00957089">
          <w:pPr>
            <w:pStyle w:val="TOC2"/>
            <w:tabs>
              <w:tab w:val="left" w:pos="880"/>
              <w:tab w:val="right" w:leader="dot" w:pos="10456"/>
            </w:tabs>
            <w:rPr>
              <w:noProof/>
              <w:sz w:val="22"/>
              <w14:ligatures w14:val="standardContextual"/>
            </w:rPr>
          </w:pPr>
          <w:hyperlink w:anchor="_Toc138931285" w:history="1">
            <w:r w:rsidRPr="006A7F7B">
              <w:rPr>
                <w:rStyle w:val="Hyperlink"/>
                <w:noProof/>
              </w:rPr>
              <w:t>3.9.1</w:t>
            </w:r>
            <w:r>
              <w:rPr>
                <w:noProof/>
                <w:sz w:val="22"/>
                <w14:ligatures w14:val="standardContextual"/>
              </w:rPr>
              <w:tab/>
            </w:r>
            <w:r w:rsidRPr="006A7F7B">
              <w:rPr>
                <w:rStyle w:val="Hyperlink"/>
                <w:noProof/>
              </w:rPr>
              <w:t>itemstateChange</w:t>
            </w:r>
            <w:r>
              <w:rPr>
                <w:noProof/>
                <w:webHidden/>
              </w:rPr>
              <w:tab/>
            </w:r>
            <w:r>
              <w:rPr>
                <w:noProof/>
                <w:webHidden/>
              </w:rPr>
              <w:fldChar w:fldCharType="begin"/>
            </w:r>
            <w:r>
              <w:rPr>
                <w:noProof/>
                <w:webHidden/>
              </w:rPr>
              <w:instrText xml:space="preserve"> PAGEREF _Toc138931285 \h </w:instrText>
            </w:r>
            <w:r>
              <w:rPr>
                <w:noProof/>
                <w:webHidden/>
              </w:rPr>
            </w:r>
            <w:r>
              <w:rPr>
                <w:noProof/>
                <w:webHidden/>
              </w:rPr>
              <w:fldChar w:fldCharType="separate"/>
            </w:r>
            <w:r>
              <w:rPr>
                <w:noProof/>
                <w:webHidden/>
              </w:rPr>
              <w:t>16</w:t>
            </w:r>
            <w:r>
              <w:rPr>
                <w:noProof/>
                <w:webHidden/>
              </w:rPr>
              <w:fldChar w:fldCharType="end"/>
            </w:r>
          </w:hyperlink>
        </w:p>
        <w:p w14:paraId="7A2F4E90" w14:textId="687B3FAD" w:rsidR="00957089" w:rsidRDefault="00957089">
          <w:pPr>
            <w:pStyle w:val="TOC1"/>
            <w:tabs>
              <w:tab w:val="left" w:pos="420"/>
              <w:tab w:val="right" w:leader="dot" w:pos="10456"/>
            </w:tabs>
            <w:rPr>
              <w:noProof/>
              <w:sz w:val="22"/>
              <w14:ligatures w14:val="standardContextual"/>
            </w:rPr>
          </w:pPr>
          <w:hyperlink w:anchor="_Toc138931286" w:history="1">
            <w:r w:rsidRPr="006A7F7B">
              <w:rPr>
                <w:rStyle w:val="Hyperlink"/>
                <w:noProof/>
              </w:rPr>
              <w:t>4</w:t>
            </w:r>
            <w:r>
              <w:rPr>
                <w:noProof/>
                <w:sz w:val="22"/>
                <w14:ligatures w14:val="standardContextual"/>
              </w:rPr>
              <w:tab/>
            </w:r>
            <w:r w:rsidRPr="006A7F7B">
              <w:rPr>
                <w:rStyle w:val="Hyperlink"/>
                <w:rFonts w:hint="eastAsia"/>
                <w:noProof/>
              </w:rPr>
              <w:t>シーケンス図</w:t>
            </w:r>
            <w:r>
              <w:rPr>
                <w:noProof/>
                <w:webHidden/>
              </w:rPr>
              <w:tab/>
            </w:r>
            <w:r>
              <w:rPr>
                <w:noProof/>
                <w:webHidden/>
              </w:rPr>
              <w:fldChar w:fldCharType="begin"/>
            </w:r>
            <w:r>
              <w:rPr>
                <w:noProof/>
                <w:webHidden/>
              </w:rPr>
              <w:instrText xml:space="preserve"> PAGEREF _Toc138931286 \h </w:instrText>
            </w:r>
            <w:r>
              <w:rPr>
                <w:noProof/>
                <w:webHidden/>
              </w:rPr>
            </w:r>
            <w:r>
              <w:rPr>
                <w:noProof/>
                <w:webHidden/>
              </w:rPr>
              <w:fldChar w:fldCharType="separate"/>
            </w:r>
            <w:r>
              <w:rPr>
                <w:noProof/>
                <w:webHidden/>
              </w:rPr>
              <w:t>16</w:t>
            </w:r>
            <w:r>
              <w:rPr>
                <w:noProof/>
                <w:webHidden/>
              </w:rPr>
              <w:fldChar w:fldCharType="end"/>
            </w:r>
          </w:hyperlink>
        </w:p>
        <w:p w14:paraId="03E5EFFD" w14:textId="1E1B1E71" w:rsidR="00957089" w:rsidRDefault="00957089">
          <w:pPr>
            <w:pStyle w:val="TOC2"/>
            <w:tabs>
              <w:tab w:val="right" w:leader="dot" w:pos="10456"/>
            </w:tabs>
            <w:rPr>
              <w:noProof/>
              <w:sz w:val="22"/>
              <w14:ligatures w14:val="standardContextual"/>
            </w:rPr>
          </w:pPr>
          <w:hyperlink w:anchor="_Toc138931287" w:history="1">
            <w:r w:rsidRPr="006A7F7B">
              <w:rPr>
                <w:rStyle w:val="Hyperlink"/>
                <w:noProof/>
              </w:rPr>
              <w:t>4.1</w:t>
            </w:r>
            <w:r w:rsidRPr="006A7F7B">
              <w:rPr>
                <w:rStyle w:val="Hyperlink"/>
                <w:rFonts w:hint="eastAsia"/>
                <w:noProof/>
              </w:rPr>
              <w:t>起動</w:t>
            </w:r>
            <w:r>
              <w:rPr>
                <w:noProof/>
                <w:webHidden/>
              </w:rPr>
              <w:tab/>
            </w:r>
            <w:r>
              <w:rPr>
                <w:noProof/>
                <w:webHidden/>
              </w:rPr>
              <w:fldChar w:fldCharType="begin"/>
            </w:r>
            <w:r>
              <w:rPr>
                <w:noProof/>
                <w:webHidden/>
              </w:rPr>
              <w:instrText xml:space="preserve"> PAGEREF _Toc138931287 \h </w:instrText>
            </w:r>
            <w:r>
              <w:rPr>
                <w:noProof/>
                <w:webHidden/>
              </w:rPr>
            </w:r>
            <w:r>
              <w:rPr>
                <w:noProof/>
                <w:webHidden/>
              </w:rPr>
              <w:fldChar w:fldCharType="separate"/>
            </w:r>
            <w:r>
              <w:rPr>
                <w:noProof/>
                <w:webHidden/>
              </w:rPr>
              <w:t>17</w:t>
            </w:r>
            <w:r>
              <w:rPr>
                <w:noProof/>
                <w:webHidden/>
              </w:rPr>
              <w:fldChar w:fldCharType="end"/>
            </w:r>
          </w:hyperlink>
        </w:p>
        <w:p w14:paraId="27347230" w14:textId="2B2B4CB6" w:rsidR="00957089" w:rsidRDefault="00957089">
          <w:pPr>
            <w:pStyle w:val="TOC2"/>
            <w:tabs>
              <w:tab w:val="right" w:leader="dot" w:pos="10456"/>
            </w:tabs>
            <w:rPr>
              <w:noProof/>
              <w:sz w:val="22"/>
              <w14:ligatures w14:val="standardContextual"/>
            </w:rPr>
          </w:pPr>
          <w:hyperlink w:anchor="_Toc138931288" w:history="1">
            <w:r w:rsidRPr="006A7F7B">
              <w:rPr>
                <w:rStyle w:val="Hyperlink"/>
                <w:noProof/>
              </w:rPr>
              <w:t>4.2</w:t>
            </w:r>
            <w:r w:rsidRPr="006A7F7B">
              <w:rPr>
                <w:rStyle w:val="Hyperlink"/>
                <w:rFonts w:hint="eastAsia"/>
                <w:noProof/>
              </w:rPr>
              <w:t>ログイン機能</w:t>
            </w:r>
            <w:r>
              <w:rPr>
                <w:noProof/>
                <w:webHidden/>
              </w:rPr>
              <w:tab/>
            </w:r>
            <w:r>
              <w:rPr>
                <w:noProof/>
                <w:webHidden/>
              </w:rPr>
              <w:fldChar w:fldCharType="begin"/>
            </w:r>
            <w:r>
              <w:rPr>
                <w:noProof/>
                <w:webHidden/>
              </w:rPr>
              <w:instrText xml:space="preserve"> PAGEREF _Toc138931288 \h </w:instrText>
            </w:r>
            <w:r>
              <w:rPr>
                <w:noProof/>
                <w:webHidden/>
              </w:rPr>
            </w:r>
            <w:r>
              <w:rPr>
                <w:noProof/>
                <w:webHidden/>
              </w:rPr>
              <w:fldChar w:fldCharType="separate"/>
            </w:r>
            <w:r>
              <w:rPr>
                <w:noProof/>
                <w:webHidden/>
              </w:rPr>
              <w:t>17</w:t>
            </w:r>
            <w:r>
              <w:rPr>
                <w:noProof/>
                <w:webHidden/>
              </w:rPr>
              <w:fldChar w:fldCharType="end"/>
            </w:r>
          </w:hyperlink>
        </w:p>
        <w:p w14:paraId="220D5489" w14:textId="22C6FA53" w:rsidR="00957089" w:rsidRDefault="00957089">
          <w:pPr>
            <w:pStyle w:val="TOC3"/>
            <w:tabs>
              <w:tab w:val="right" w:leader="dot" w:pos="10456"/>
            </w:tabs>
            <w:rPr>
              <w:noProof/>
              <w:sz w:val="22"/>
              <w14:ligatures w14:val="standardContextual"/>
            </w:rPr>
          </w:pPr>
          <w:hyperlink w:anchor="_Toc138931289" w:history="1">
            <w:r w:rsidRPr="006A7F7B">
              <w:rPr>
                <w:rStyle w:val="Hyperlink"/>
                <w:noProof/>
              </w:rPr>
              <w:t>4.2.1</w:t>
            </w:r>
            <w:r w:rsidRPr="006A7F7B">
              <w:rPr>
                <w:rStyle w:val="Hyperlink"/>
                <w:rFonts w:hint="eastAsia"/>
                <w:noProof/>
              </w:rPr>
              <w:t>ログインダイアログ表示</w:t>
            </w:r>
            <w:r>
              <w:rPr>
                <w:noProof/>
                <w:webHidden/>
              </w:rPr>
              <w:tab/>
            </w:r>
            <w:r>
              <w:rPr>
                <w:noProof/>
                <w:webHidden/>
              </w:rPr>
              <w:fldChar w:fldCharType="begin"/>
            </w:r>
            <w:r>
              <w:rPr>
                <w:noProof/>
                <w:webHidden/>
              </w:rPr>
              <w:instrText xml:space="preserve"> PAGEREF _Toc138931289 \h </w:instrText>
            </w:r>
            <w:r>
              <w:rPr>
                <w:noProof/>
                <w:webHidden/>
              </w:rPr>
            </w:r>
            <w:r>
              <w:rPr>
                <w:noProof/>
                <w:webHidden/>
              </w:rPr>
              <w:fldChar w:fldCharType="separate"/>
            </w:r>
            <w:r>
              <w:rPr>
                <w:noProof/>
                <w:webHidden/>
              </w:rPr>
              <w:t>17</w:t>
            </w:r>
            <w:r>
              <w:rPr>
                <w:noProof/>
                <w:webHidden/>
              </w:rPr>
              <w:fldChar w:fldCharType="end"/>
            </w:r>
          </w:hyperlink>
        </w:p>
        <w:p w14:paraId="7470CEFA" w14:textId="7B7EC798" w:rsidR="00957089" w:rsidRDefault="00957089">
          <w:pPr>
            <w:pStyle w:val="TOC3"/>
            <w:tabs>
              <w:tab w:val="right" w:leader="dot" w:pos="10456"/>
            </w:tabs>
            <w:rPr>
              <w:noProof/>
              <w:sz w:val="22"/>
              <w14:ligatures w14:val="standardContextual"/>
            </w:rPr>
          </w:pPr>
          <w:hyperlink w:anchor="_Toc138931290" w:history="1">
            <w:r w:rsidRPr="006A7F7B">
              <w:rPr>
                <w:rStyle w:val="Hyperlink"/>
                <w:noProof/>
              </w:rPr>
              <w:t>4.2.2ID</w:t>
            </w:r>
            <w:r w:rsidRPr="006A7F7B">
              <w:rPr>
                <w:rStyle w:val="Hyperlink"/>
                <w:rFonts w:hint="eastAsia"/>
                <w:noProof/>
              </w:rPr>
              <w:t>，パスワード入力～認証完了</w:t>
            </w:r>
            <w:r>
              <w:rPr>
                <w:noProof/>
                <w:webHidden/>
              </w:rPr>
              <w:tab/>
            </w:r>
            <w:r>
              <w:rPr>
                <w:noProof/>
                <w:webHidden/>
              </w:rPr>
              <w:fldChar w:fldCharType="begin"/>
            </w:r>
            <w:r>
              <w:rPr>
                <w:noProof/>
                <w:webHidden/>
              </w:rPr>
              <w:instrText xml:space="preserve"> PAGEREF _Toc138931290 \h </w:instrText>
            </w:r>
            <w:r>
              <w:rPr>
                <w:noProof/>
                <w:webHidden/>
              </w:rPr>
            </w:r>
            <w:r>
              <w:rPr>
                <w:noProof/>
                <w:webHidden/>
              </w:rPr>
              <w:fldChar w:fldCharType="separate"/>
            </w:r>
            <w:r>
              <w:rPr>
                <w:noProof/>
                <w:webHidden/>
              </w:rPr>
              <w:t>17</w:t>
            </w:r>
            <w:r>
              <w:rPr>
                <w:noProof/>
                <w:webHidden/>
              </w:rPr>
              <w:fldChar w:fldCharType="end"/>
            </w:r>
          </w:hyperlink>
        </w:p>
        <w:p w14:paraId="26C14A67" w14:textId="298E2E31" w:rsidR="00957089" w:rsidRDefault="00957089">
          <w:pPr>
            <w:pStyle w:val="TOC3"/>
            <w:tabs>
              <w:tab w:val="right" w:leader="dot" w:pos="10456"/>
            </w:tabs>
            <w:rPr>
              <w:noProof/>
              <w:sz w:val="22"/>
              <w14:ligatures w14:val="standardContextual"/>
            </w:rPr>
          </w:pPr>
          <w:hyperlink w:anchor="_Toc138931291" w:history="1">
            <w:r w:rsidRPr="006A7F7B">
              <w:rPr>
                <w:rStyle w:val="Hyperlink"/>
                <w:noProof/>
              </w:rPr>
              <w:t>4.2.3 ID</w:t>
            </w:r>
            <w:r w:rsidRPr="006A7F7B">
              <w:rPr>
                <w:rStyle w:val="Hyperlink"/>
                <w:rFonts w:hint="eastAsia"/>
                <w:noProof/>
              </w:rPr>
              <w:t>，パスワード入力～ユーザ</w:t>
            </w:r>
            <w:r w:rsidRPr="006A7F7B">
              <w:rPr>
                <w:rStyle w:val="Hyperlink"/>
                <w:noProof/>
              </w:rPr>
              <w:t>ID</w:t>
            </w:r>
            <w:r w:rsidRPr="006A7F7B">
              <w:rPr>
                <w:rStyle w:val="Hyperlink"/>
                <w:rFonts w:hint="eastAsia"/>
                <w:noProof/>
              </w:rPr>
              <w:t>未登録</w:t>
            </w:r>
            <w:r>
              <w:rPr>
                <w:noProof/>
                <w:webHidden/>
              </w:rPr>
              <w:tab/>
            </w:r>
            <w:r>
              <w:rPr>
                <w:noProof/>
                <w:webHidden/>
              </w:rPr>
              <w:fldChar w:fldCharType="begin"/>
            </w:r>
            <w:r>
              <w:rPr>
                <w:noProof/>
                <w:webHidden/>
              </w:rPr>
              <w:instrText xml:space="preserve"> PAGEREF _Toc138931291 \h </w:instrText>
            </w:r>
            <w:r>
              <w:rPr>
                <w:noProof/>
                <w:webHidden/>
              </w:rPr>
            </w:r>
            <w:r>
              <w:rPr>
                <w:noProof/>
                <w:webHidden/>
              </w:rPr>
              <w:fldChar w:fldCharType="separate"/>
            </w:r>
            <w:r>
              <w:rPr>
                <w:noProof/>
                <w:webHidden/>
              </w:rPr>
              <w:t>18</w:t>
            </w:r>
            <w:r>
              <w:rPr>
                <w:noProof/>
                <w:webHidden/>
              </w:rPr>
              <w:fldChar w:fldCharType="end"/>
            </w:r>
          </w:hyperlink>
        </w:p>
        <w:p w14:paraId="60501560" w14:textId="6159C42A" w:rsidR="00957089" w:rsidRDefault="00957089">
          <w:pPr>
            <w:pStyle w:val="TOC3"/>
            <w:tabs>
              <w:tab w:val="right" w:leader="dot" w:pos="10456"/>
            </w:tabs>
            <w:rPr>
              <w:noProof/>
              <w:sz w:val="22"/>
              <w14:ligatures w14:val="standardContextual"/>
            </w:rPr>
          </w:pPr>
          <w:hyperlink w:anchor="_Toc138931292" w:history="1">
            <w:r w:rsidRPr="006A7F7B">
              <w:rPr>
                <w:rStyle w:val="Hyperlink"/>
                <w:noProof/>
              </w:rPr>
              <w:t>4.2.4 ID</w:t>
            </w:r>
            <w:r w:rsidRPr="006A7F7B">
              <w:rPr>
                <w:rStyle w:val="Hyperlink"/>
                <w:rFonts w:hint="eastAsia"/>
                <w:noProof/>
              </w:rPr>
              <w:t>，パスワード入力～パスワード不一致</w:t>
            </w:r>
            <w:r>
              <w:rPr>
                <w:noProof/>
                <w:webHidden/>
              </w:rPr>
              <w:tab/>
            </w:r>
            <w:r>
              <w:rPr>
                <w:noProof/>
                <w:webHidden/>
              </w:rPr>
              <w:fldChar w:fldCharType="begin"/>
            </w:r>
            <w:r>
              <w:rPr>
                <w:noProof/>
                <w:webHidden/>
              </w:rPr>
              <w:instrText xml:space="preserve"> PAGEREF _Toc138931292 \h </w:instrText>
            </w:r>
            <w:r>
              <w:rPr>
                <w:noProof/>
                <w:webHidden/>
              </w:rPr>
            </w:r>
            <w:r>
              <w:rPr>
                <w:noProof/>
                <w:webHidden/>
              </w:rPr>
              <w:fldChar w:fldCharType="separate"/>
            </w:r>
            <w:r>
              <w:rPr>
                <w:noProof/>
                <w:webHidden/>
              </w:rPr>
              <w:t>18</w:t>
            </w:r>
            <w:r>
              <w:rPr>
                <w:noProof/>
                <w:webHidden/>
              </w:rPr>
              <w:fldChar w:fldCharType="end"/>
            </w:r>
          </w:hyperlink>
        </w:p>
        <w:p w14:paraId="7B50FA69" w14:textId="7683BB1D" w:rsidR="00957089" w:rsidRDefault="00957089">
          <w:pPr>
            <w:pStyle w:val="TOC3"/>
            <w:tabs>
              <w:tab w:val="right" w:leader="dot" w:pos="10456"/>
            </w:tabs>
            <w:rPr>
              <w:noProof/>
              <w:sz w:val="22"/>
              <w14:ligatures w14:val="standardContextual"/>
            </w:rPr>
          </w:pPr>
          <w:hyperlink w:anchor="_Toc138931293" w:history="1">
            <w:r w:rsidRPr="006A7F7B">
              <w:rPr>
                <w:rStyle w:val="Hyperlink"/>
                <w:noProof/>
              </w:rPr>
              <w:t>4.2.5</w:t>
            </w:r>
            <w:r w:rsidRPr="006A7F7B">
              <w:rPr>
                <w:rStyle w:val="Hyperlink"/>
                <w:rFonts w:hint="eastAsia"/>
                <w:noProof/>
              </w:rPr>
              <w:t>認証中止</w:t>
            </w:r>
            <w:r>
              <w:rPr>
                <w:noProof/>
                <w:webHidden/>
              </w:rPr>
              <w:tab/>
            </w:r>
            <w:r>
              <w:rPr>
                <w:noProof/>
                <w:webHidden/>
              </w:rPr>
              <w:fldChar w:fldCharType="begin"/>
            </w:r>
            <w:r>
              <w:rPr>
                <w:noProof/>
                <w:webHidden/>
              </w:rPr>
              <w:instrText xml:space="preserve"> PAGEREF _Toc138931293 \h </w:instrText>
            </w:r>
            <w:r>
              <w:rPr>
                <w:noProof/>
                <w:webHidden/>
              </w:rPr>
            </w:r>
            <w:r>
              <w:rPr>
                <w:noProof/>
                <w:webHidden/>
              </w:rPr>
              <w:fldChar w:fldCharType="separate"/>
            </w:r>
            <w:r>
              <w:rPr>
                <w:noProof/>
                <w:webHidden/>
              </w:rPr>
              <w:t>18</w:t>
            </w:r>
            <w:r>
              <w:rPr>
                <w:noProof/>
                <w:webHidden/>
              </w:rPr>
              <w:fldChar w:fldCharType="end"/>
            </w:r>
          </w:hyperlink>
        </w:p>
        <w:p w14:paraId="6CA3759E" w14:textId="49DC3B25" w:rsidR="00957089" w:rsidRDefault="00957089">
          <w:pPr>
            <w:pStyle w:val="TOC2"/>
            <w:tabs>
              <w:tab w:val="right" w:leader="dot" w:pos="10456"/>
            </w:tabs>
            <w:rPr>
              <w:noProof/>
              <w:sz w:val="22"/>
              <w14:ligatures w14:val="standardContextual"/>
            </w:rPr>
          </w:pPr>
          <w:hyperlink w:anchor="_Toc138931294" w:history="1">
            <w:r w:rsidRPr="006A7F7B">
              <w:rPr>
                <w:rStyle w:val="Hyperlink"/>
                <w:noProof/>
              </w:rPr>
              <w:t>4.3</w:t>
            </w:r>
            <w:r w:rsidRPr="006A7F7B">
              <w:rPr>
                <w:rStyle w:val="Hyperlink"/>
                <w:rFonts w:hint="eastAsia"/>
                <w:noProof/>
              </w:rPr>
              <w:t>教室概要表示</w:t>
            </w:r>
            <w:r>
              <w:rPr>
                <w:noProof/>
                <w:webHidden/>
              </w:rPr>
              <w:tab/>
            </w:r>
            <w:r>
              <w:rPr>
                <w:noProof/>
                <w:webHidden/>
              </w:rPr>
              <w:fldChar w:fldCharType="begin"/>
            </w:r>
            <w:r>
              <w:rPr>
                <w:noProof/>
                <w:webHidden/>
              </w:rPr>
              <w:instrText xml:space="preserve"> PAGEREF _Toc138931294 \h </w:instrText>
            </w:r>
            <w:r>
              <w:rPr>
                <w:noProof/>
                <w:webHidden/>
              </w:rPr>
            </w:r>
            <w:r>
              <w:rPr>
                <w:noProof/>
                <w:webHidden/>
              </w:rPr>
              <w:fldChar w:fldCharType="separate"/>
            </w:r>
            <w:r>
              <w:rPr>
                <w:noProof/>
                <w:webHidden/>
              </w:rPr>
              <w:t>18</w:t>
            </w:r>
            <w:r>
              <w:rPr>
                <w:noProof/>
                <w:webHidden/>
              </w:rPr>
              <w:fldChar w:fldCharType="end"/>
            </w:r>
          </w:hyperlink>
        </w:p>
        <w:p w14:paraId="55E428C1" w14:textId="729B765E" w:rsidR="00957089" w:rsidRDefault="00957089">
          <w:pPr>
            <w:pStyle w:val="TOC2"/>
            <w:tabs>
              <w:tab w:val="right" w:leader="dot" w:pos="10456"/>
            </w:tabs>
            <w:rPr>
              <w:noProof/>
              <w:sz w:val="22"/>
              <w14:ligatures w14:val="standardContextual"/>
            </w:rPr>
          </w:pPr>
          <w:hyperlink w:anchor="_Toc138931295" w:history="1">
            <w:r w:rsidRPr="006A7F7B">
              <w:rPr>
                <w:rStyle w:val="Hyperlink"/>
                <w:noProof/>
              </w:rPr>
              <w:t>4.4</w:t>
            </w:r>
            <w:r w:rsidRPr="006A7F7B">
              <w:rPr>
                <w:rStyle w:val="Hyperlink"/>
                <w:rFonts w:hint="eastAsia"/>
                <w:noProof/>
              </w:rPr>
              <w:t>新規予約（簡易版）</w:t>
            </w:r>
            <w:r>
              <w:rPr>
                <w:noProof/>
                <w:webHidden/>
              </w:rPr>
              <w:tab/>
            </w:r>
            <w:r>
              <w:rPr>
                <w:noProof/>
                <w:webHidden/>
              </w:rPr>
              <w:fldChar w:fldCharType="begin"/>
            </w:r>
            <w:r>
              <w:rPr>
                <w:noProof/>
                <w:webHidden/>
              </w:rPr>
              <w:instrText xml:space="preserve"> PAGEREF _Toc138931295 \h </w:instrText>
            </w:r>
            <w:r>
              <w:rPr>
                <w:noProof/>
                <w:webHidden/>
              </w:rPr>
            </w:r>
            <w:r>
              <w:rPr>
                <w:noProof/>
                <w:webHidden/>
              </w:rPr>
              <w:fldChar w:fldCharType="separate"/>
            </w:r>
            <w:r>
              <w:rPr>
                <w:noProof/>
                <w:webHidden/>
              </w:rPr>
              <w:t>19</w:t>
            </w:r>
            <w:r>
              <w:rPr>
                <w:noProof/>
                <w:webHidden/>
              </w:rPr>
              <w:fldChar w:fldCharType="end"/>
            </w:r>
          </w:hyperlink>
        </w:p>
        <w:p w14:paraId="3FBE0D3A" w14:textId="2CFC65C8" w:rsidR="001D6E0E" w:rsidRDefault="00632FF6" w:rsidP="00DC206B">
          <w:r>
            <w:rPr>
              <w:b/>
            </w:rPr>
            <w:fldChar w:fldCharType="end"/>
          </w:r>
        </w:p>
      </w:sdtContent>
    </w:sdt>
    <w:p w14:paraId="647E0087" w14:textId="75608EC6" w:rsidR="001D6E0E" w:rsidRDefault="001D6E0E" w:rsidP="00DC206B"/>
    <w:p w14:paraId="7DAFBD38" w14:textId="6E8A9AD6" w:rsidR="00D777BE" w:rsidRDefault="00D777BE" w:rsidP="0002240A">
      <w:pPr>
        <w:pStyle w:val="ListParagraph"/>
        <w:numPr>
          <w:ilvl w:val="0"/>
          <w:numId w:val="1"/>
        </w:numPr>
        <w:ind w:leftChars="0"/>
        <w:outlineLvl w:val="0"/>
      </w:pPr>
      <w:bookmarkStart w:id="0" w:name="_Toc138931238"/>
      <w:r>
        <w:rPr>
          <w:rFonts w:hint="eastAsia"/>
        </w:rPr>
        <w:t>基本アーキテクチャ</w:t>
      </w:r>
      <w:bookmarkEnd w:id="0"/>
    </w:p>
    <w:p w14:paraId="46866C83" w14:textId="4372E537" w:rsidR="0002240A" w:rsidRDefault="00A8034C" w:rsidP="0002240A">
      <w:pPr>
        <w:pStyle w:val="ListParagraph"/>
        <w:ind w:leftChars="0" w:left="425"/>
      </w:pPr>
      <w:r>
        <w:rPr>
          <w:rFonts w:hint="eastAsia"/>
        </w:rPr>
        <w:t xml:space="preserve">　本システムは，下図の様なMVCアーキテクチャにより構成する．</w:t>
      </w:r>
    </w:p>
    <w:p w14:paraId="2E0959DA" w14:textId="05AEBCD5" w:rsidR="00A8034C" w:rsidRDefault="00A8034C" w:rsidP="0002240A">
      <w:pPr>
        <w:pStyle w:val="ListParagraph"/>
        <w:ind w:leftChars="0" w:left="425"/>
      </w:pPr>
      <w:r w:rsidRPr="00A8034C">
        <w:rPr>
          <w:noProof/>
        </w:rPr>
        <mc:AlternateContent>
          <mc:Choice Requires="wpg">
            <w:drawing>
              <wp:anchor distT="0" distB="0" distL="114300" distR="114300" simplePos="0" relativeHeight="251658604" behindDoc="0" locked="0" layoutInCell="1" allowOverlap="1" wp14:anchorId="55214C09" wp14:editId="626C5487">
                <wp:simplePos x="0" y="0"/>
                <wp:positionH relativeFrom="margin">
                  <wp:align>center</wp:align>
                </wp:positionH>
                <wp:positionV relativeFrom="paragraph">
                  <wp:posOffset>120650</wp:posOffset>
                </wp:positionV>
                <wp:extent cx="5425388" cy="3108239"/>
                <wp:effectExtent l="0" t="0" r="0" b="0"/>
                <wp:wrapNone/>
                <wp:docPr id="9" name="Group 9">
                  <a:extLst xmlns:a="http://schemas.openxmlformats.org/drawingml/2006/main">
                    <a:ext uri="{FF2B5EF4-FFF2-40B4-BE49-F238E27FC236}">
                      <a16:creationId xmlns:a16="http://schemas.microsoft.com/office/drawing/2014/main" id="{3476A662-3E11-434B-935A-59A0E8B51DB0}"/>
                    </a:ext>
                  </a:extLst>
                </wp:docPr>
                <wp:cNvGraphicFramePr/>
                <a:graphic xmlns:a="http://schemas.openxmlformats.org/drawingml/2006/main">
                  <a:graphicData uri="http://schemas.microsoft.com/office/word/2010/wordprocessingGroup">
                    <wpg:wgp>
                      <wpg:cNvGrpSpPr/>
                      <wpg:grpSpPr>
                        <a:xfrm>
                          <a:off x="0" y="0"/>
                          <a:ext cx="5425388" cy="3108239"/>
                          <a:chOff x="0" y="0"/>
                          <a:chExt cx="5425388" cy="3108239"/>
                        </a:xfrm>
                      </wpg:grpSpPr>
                      <wpg:grpSp>
                        <wpg:cNvPr id="2" name="グループ化 2">
                          <a:extLst>
                            <a:ext uri="{FF2B5EF4-FFF2-40B4-BE49-F238E27FC236}">
                              <a16:creationId xmlns:a16="http://schemas.microsoft.com/office/drawing/2014/main" id="{ACC401BC-ECD4-4202-BBCA-936A22D2AB23}"/>
                            </a:ext>
                          </a:extLst>
                        </wpg:cNvPr>
                        <wpg:cNvGrpSpPr/>
                        <wpg:grpSpPr>
                          <a:xfrm>
                            <a:off x="0" y="1165076"/>
                            <a:ext cx="5425388" cy="1761213"/>
                            <a:chOff x="0" y="1165076"/>
                            <a:chExt cx="5425388" cy="1761213"/>
                          </a:xfrm>
                        </wpg:grpSpPr>
                        <wps:wsp>
                          <wps:cNvPr id="6" name="正方形/長方形 6">
                            <a:extLst>
                              <a:ext uri="{FF2B5EF4-FFF2-40B4-BE49-F238E27FC236}">
                                <a16:creationId xmlns:a16="http://schemas.microsoft.com/office/drawing/2014/main" id="{48288FDB-1911-4F56-9A25-EF15E3E63681}"/>
                              </a:ext>
                            </a:extLst>
                          </wps:cNvPr>
                          <wps:cNvSpPr/>
                          <wps:spPr>
                            <a:xfrm>
                              <a:off x="2712783" y="1165076"/>
                              <a:ext cx="1291149" cy="51018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166B2137" w14:textId="77777777" w:rsidR="00A8034C" w:rsidRDefault="00A8034C" w:rsidP="00A8034C">
                                <w:pPr>
                                  <w:jc w:val="center"/>
                                  <w:rPr>
                                    <w:rFonts w:hAnsi="Yu Mincho"/>
                                    <w:color w:val="FFFFFF" w:themeColor="light1"/>
                                    <w:kern w:val="24"/>
                                    <w:sz w:val="36"/>
                                    <w:szCs w:val="36"/>
                                  </w:rPr>
                                </w:pPr>
                                <w:r>
                                  <w:rPr>
                                    <w:rFonts w:hAnsi="Yu Mincho" w:hint="eastAsia"/>
                                    <w:color w:val="FFFFFF" w:themeColor="light1"/>
                                    <w:kern w:val="24"/>
                                    <w:sz w:val="36"/>
                                    <w:szCs w:val="36"/>
                                  </w:rPr>
                                  <w:t>Model</w:t>
                                </w:r>
                              </w:p>
                            </w:txbxContent>
                          </wps:txbx>
                          <wps:bodyPr rtlCol="0" anchor="ctr"/>
                        </wps:wsp>
                        <wps:wsp>
                          <wps:cNvPr id="7" name="正方形/長方形 7">
                            <a:extLst>
                              <a:ext uri="{FF2B5EF4-FFF2-40B4-BE49-F238E27FC236}">
                                <a16:creationId xmlns:a16="http://schemas.microsoft.com/office/drawing/2014/main" id="{63899F09-44B6-4F6D-9759-5B6B08352454}"/>
                              </a:ext>
                            </a:extLst>
                          </wps:cNvPr>
                          <wps:cNvSpPr/>
                          <wps:spPr>
                            <a:xfrm>
                              <a:off x="1698310" y="2235788"/>
                              <a:ext cx="1291149" cy="51018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0A5F165" w14:textId="77777777" w:rsidR="00A8034C" w:rsidRDefault="00A8034C" w:rsidP="00A8034C">
                                <w:pPr>
                                  <w:jc w:val="center"/>
                                  <w:rPr>
                                    <w:rFonts w:hAnsi="Yu Mincho"/>
                                    <w:color w:val="FFFFFF" w:themeColor="light1"/>
                                    <w:kern w:val="24"/>
                                    <w:sz w:val="36"/>
                                    <w:szCs w:val="36"/>
                                  </w:rPr>
                                </w:pPr>
                                <w:r>
                                  <w:rPr>
                                    <w:rFonts w:hAnsi="Yu Mincho" w:hint="eastAsia"/>
                                    <w:color w:val="FFFFFF" w:themeColor="light1"/>
                                    <w:kern w:val="24"/>
                                    <w:sz w:val="36"/>
                                    <w:szCs w:val="36"/>
                                  </w:rPr>
                                  <w:t>View</w:t>
                                </w:r>
                              </w:p>
                            </w:txbxContent>
                          </wps:txbx>
                          <wps:bodyPr rtlCol="0" anchor="ctr"/>
                        </wps:wsp>
                        <wps:wsp>
                          <wps:cNvPr id="8" name="正方形/長方形 8">
                            <a:extLst>
                              <a:ext uri="{FF2B5EF4-FFF2-40B4-BE49-F238E27FC236}">
                                <a16:creationId xmlns:a16="http://schemas.microsoft.com/office/drawing/2014/main" id="{DBDE0202-EC7E-4B08-9F34-BE1F5D9B14C0}"/>
                              </a:ext>
                            </a:extLst>
                          </wps:cNvPr>
                          <wps:cNvSpPr/>
                          <wps:spPr>
                            <a:xfrm>
                              <a:off x="4032061" y="2234807"/>
                              <a:ext cx="1291149" cy="51018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5257DC25" w14:textId="77777777" w:rsidR="00A8034C" w:rsidRDefault="00A8034C" w:rsidP="00A8034C">
                                <w:pPr>
                                  <w:jc w:val="center"/>
                                  <w:rPr>
                                    <w:rFonts w:hAnsi="Yu Mincho"/>
                                    <w:color w:val="FFFFFF" w:themeColor="light1"/>
                                    <w:kern w:val="24"/>
                                    <w:sz w:val="36"/>
                                    <w:szCs w:val="36"/>
                                  </w:rPr>
                                </w:pPr>
                                <w:r>
                                  <w:rPr>
                                    <w:rFonts w:hAnsi="Yu Mincho" w:hint="eastAsia"/>
                                    <w:color w:val="FFFFFF" w:themeColor="light1"/>
                                    <w:kern w:val="24"/>
                                    <w:sz w:val="36"/>
                                    <w:szCs w:val="36"/>
                                  </w:rPr>
                                  <w:t>Controller</w:t>
                                </w:r>
                              </w:p>
                            </w:txbxContent>
                          </wps:txbx>
                          <wps:bodyPr rtlCol="0" anchor="ctr"/>
                        </wps:wsp>
                        <pic:pic xmlns:pic="http://schemas.openxmlformats.org/drawingml/2006/picture">
                          <pic:nvPicPr>
                            <pic:cNvPr id="10" name="Picture 4">
                              <a:extLst>
                                <a:ext uri="{FF2B5EF4-FFF2-40B4-BE49-F238E27FC236}">
                                  <a16:creationId xmlns:a16="http://schemas.microsoft.com/office/drawing/2014/main" id="{27945329-D828-418D-8599-6FDBAAC0949E}"/>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1198754"/>
                              <a:ext cx="1257464" cy="1257464"/>
                            </a:xfrm>
                            <a:prstGeom prst="rect">
                              <a:avLst/>
                            </a:prstGeom>
                            <a:noFill/>
                            <a:extLst>
                              <a:ext uri="{909E8E84-426E-40DD-AFC4-6F175D3DCCD1}">
                                <a14:hiddenFill xmlns:a14="http://schemas.microsoft.com/office/drawing/2010/main">
                                  <a:solidFill>
                                    <a:srgbClr val="FFFFFF"/>
                                  </a:solidFill>
                                </a14:hiddenFill>
                              </a:ext>
                            </a:extLst>
                          </pic:spPr>
                        </pic:pic>
                        <wps:wsp>
                          <wps:cNvPr id="11" name="直線矢印コネクタ 11">
                            <a:extLst>
                              <a:ext uri="{FF2B5EF4-FFF2-40B4-BE49-F238E27FC236}">
                                <a16:creationId xmlns:a16="http://schemas.microsoft.com/office/drawing/2014/main" id="{B3685117-F3E6-4994-9EDD-D33F77AA2FD1}"/>
                              </a:ext>
                            </a:extLst>
                          </wps:cNvPr>
                          <wps:cNvCnPr>
                            <a:cxnSpLocks/>
                          </wps:cNvCnPr>
                          <wps:spPr>
                            <a:xfrm>
                              <a:off x="1202036" y="2084528"/>
                              <a:ext cx="485481" cy="2287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2" name="直線矢印コネクタ 12">
                            <a:extLst>
                              <a:ext uri="{FF2B5EF4-FFF2-40B4-BE49-F238E27FC236}">
                                <a16:creationId xmlns:a16="http://schemas.microsoft.com/office/drawing/2014/main" id="{53874F7D-C0A8-4DD9-94C9-63EF4AB09518}"/>
                              </a:ext>
                            </a:extLst>
                          </wps:cNvPr>
                          <wps:cNvCnPr>
                            <a:cxnSpLocks/>
                          </wps:cNvCnPr>
                          <wps:spPr>
                            <a:xfrm>
                              <a:off x="2984556" y="2365960"/>
                              <a:ext cx="1046844"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3" name="直線矢印コネクタ 13">
                            <a:extLst>
                              <a:ext uri="{FF2B5EF4-FFF2-40B4-BE49-F238E27FC236}">
                                <a16:creationId xmlns:a16="http://schemas.microsoft.com/office/drawing/2014/main" id="{9CDF36CA-5479-4B28-8625-5B44F4EB78B4}"/>
                              </a:ext>
                            </a:extLst>
                          </wps:cNvPr>
                          <wps:cNvCnPr>
                            <a:cxnSpLocks/>
                          </wps:cNvCnPr>
                          <wps:spPr>
                            <a:xfrm flipH="1" flipV="1">
                              <a:off x="1139563" y="2365960"/>
                              <a:ext cx="538960" cy="218776"/>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4" name="直線矢印コネクタ 14">
                            <a:extLst>
                              <a:ext uri="{FF2B5EF4-FFF2-40B4-BE49-F238E27FC236}">
                                <a16:creationId xmlns:a16="http://schemas.microsoft.com/office/drawing/2014/main" id="{AE47D9BE-6BE1-4F21-A151-0CD6F958CAF0}"/>
                              </a:ext>
                            </a:extLst>
                          </wps:cNvPr>
                          <wps:cNvCnPr>
                            <a:cxnSpLocks/>
                          </wps:cNvCnPr>
                          <wps:spPr>
                            <a:xfrm flipH="1" flipV="1">
                              <a:off x="3000252" y="2606327"/>
                              <a:ext cx="1006952" cy="6874"/>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5" name="直線矢印コネクタ 15">
                            <a:extLst>
                              <a:ext uri="{FF2B5EF4-FFF2-40B4-BE49-F238E27FC236}">
                                <a16:creationId xmlns:a16="http://schemas.microsoft.com/office/drawing/2014/main" id="{85BE4B32-4E4C-4509-98F4-B2548F2D2FB5}"/>
                              </a:ext>
                            </a:extLst>
                          </wps:cNvPr>
                          <wps:cNvCnPr>
                            <a:cxnSpLocks/>
                          </wps:cNvCnPr>
                          <wps:spPr>
                            <a:xfrm flipH="1" flipV="1">
                              <a:off x="3871152" y="1675256"/>
                              <a:ext cx="489256" cy="55449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6" name="直線矢印コネクタ 16">
                            <a:extLst>
                              <a:ext uri="{FF2B5EF4-FFF2-40B4-BE49-F238E27FC236}">
                                <a16:creationId xmlns:a16="http://schemas.microsoft.com/office/drawing/2014/main" id="{53AFBADC-9EB4-4415-95CA-A26EEA1247A4}"/>
                              </a:ext>
                            </a:extLst>
                          </wps:cNvPr>
                          <wps:cNvCnPr>
                            <a:cxnSpLocks/>
                            <a:stCxn id="6" idx="3"/>
                            <a:endCxn id="8" idx="0"/>
                          </wps:cNvCnPr>
                          <wps:spPr>
                            <a:xfrm>
                              <a:off x="4003932" y="1420166"/>
                              <a:ext cx="673704" cy="814641"/>
                            </a:xfrm>
                            <a:prstGeom prst="straightConnector1">
                              <a:avLst/>
                            </a:prstGeom>
                            <a:ln w="19050">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テキスト ボックス 43">
                            <a:extLst>
                              <a:ext uri="{FF2B5EF4-FFF2-40B4-BE49-F238E27FC236}">
                                <a16:creationId xmlns:a16="http://schemas.microsoft.com/office/drawing/2014/main" id="{40C3FC69-3EB0-4D67-8821-7CFD8A365868}"/>
                              </a:ext>
                            </a:extLst>
                          </wps:cNvPr>
                          <wps:cNvSpPr txBox="1"/>
                          <wps:spPr>
                            <a:xfrm>
                              <a:off x="375589" y="2440399"/>
                              <a:ext cx="1366520" cy="320040"/>
                            </a:xfrm>
                            <a:prstGeom prst="rect">
                              <a:avLst/>
                            </a:prstGeom>
                            <a:noFill/>
                          </wps:spPr>
                          <wps:txbx>
                            <w:txbxContent>
                              <w:p w14:paraId="52EFD70E" w14:textId="77777777" w:rsidR="00A8034C" w:rsidRDefault="00A8034C" w:rsidP="00A8034C">
                                <w:pPr>
                                  <w:rPr>
                                    <w:rFonts w:hAnsi="Yu Mincho"/>
                                    <w:color w:val="000000" w:themeColor="text1"/>
                                    <w:kern w:val="24"/>
                                    <w:sz w:val="20"/>
                                    <w:szCs w:val="20"/>
                                  </w:rPr>
                                </w:pPr>
                                <w:r>
                                  <w:rPr>
                                    <w:rFonts w:hAnsi="Yu Mincho" w:hint="eastAsia"/>
                                    <w:color w:val="000000" w:themeColor="text1"/>
                                    <w:kern w:val="24"/>
                                    <w:sz w:val="20"/>
                                    <w:szCs w:val="20"/>
                                  </w:rPr>
                                  <w:t>ユーザへの情報表示</w:t>
                                </w:r>
                              </w:p>
                            </w:txbxContent>
                          </wps:txbx>
                          <wps:bodyPr wrap="square" rtlCol="0">
                            <a:spAutoFit/>
                          </wps:bodyPr>
                        </wps:wsp>
                        <wps:wsp>
                          <wps:cNvPr id="18" name="テキスト ボックス 48">
                            <a:extLst>
                              <a:ext uri="{FF2B5EF4-FFF2-40B4-BE49-F238E27FC236}">
                                <a16:creationId xmlns:a16="http://schemas.microsoft.com/office/drawing/2014/main" id="{3C1F0DC4-789B-4707-B1C7-C4294ADF0A13}"/>
                              </a:ext>
                            </a:extLst>
                          </wps:cNvPr>
                          <wps:cNvSpPr txBox="1"/>
                          <wps:spPr>
                            <a:xfrm>
                              <a:off x="1343222" y="2005928"/>
                              <a:ext cx="1208405" cy="320040"/>
                            </a:xfrm>
                            <a:prstGeom prst="rect">
                              <a:avLst/>
                            </a:prstGeom>
                            <a:noFill/>
                          </wps:spPr>
                          <wps:txbx>
                            <w:txbxContent>
                              <w:p w14:paraId="3F759BB4" w14:textId="77777777" w:rsidR="00A8034C" w:rsidRDefault="00A8034C" w:rsidP="00A8034C">
                                <w:pPr>
                                  <w:rPr>
                                    <w:rFonts w:hAnsi="Yu Mincho"/>
                                    <w:color w:val="000000" w:themeColor="text1"/>
                                    <w:kern w:val="24"/>
                                    <w:sz w:val="20"/>
                                    <w:szCs w:val="20"/>
                                  </w:rPr>
                                </w:pPr>
                                <w:r>
                                  <w:rPr>
                                    <w:rFonts w:hAnsi="Yu Mincho" w:hint="eastAsia"/>
                                    <w:color w:val="000000" w:themeColor="text1"/>
                                    <w:kern w:val="24"/>
                                    <w:sz w:val="20"/>
                                    <w:szCs w:val="20"/>
                                  </w:rPr>
                                  <w:t>ユーザからの入力</w:t>
                                </w:r>
                              </w:p>
                            </w:txbxContent>
                          </wps:txbx>
                          <wps:bodyPr wrap="square" rtlCol="0">
                            <a:spAutoFit/>
                          </wps:bodyPr>
                        </wps:wsp>
                        <wps:wsp>
                          <wps:cNvPr id="19" name="テキスト ボックス 49">
                            <a:extLst>
                              <a:ext uri="{FF2B5EF4-FFF2-40B4-BE49-F238E27FC236}">
                                <a16:creationId xmlns:a16="http://schemas.microsoft.com/office/drawing/2014/main" id="{26650CE4-E689-4FDD-A506-5DB66C5FFC35}"/>
                              </a:ext>
                            </a:extLst>
                          </wps:cNvPr>
                          <wps:cNvSpPr txBox="1"/>
                          <wps:spPr>
                            <a:xfrm>
                              <a:off x="2912038" y="2154908"/>
                              <a:ext cx="1208405" cy="320040"/>
                            </a:xfrm>
                            <a:prstGeom prst="rect">
                              <a:avLst/>
                            </a:prstGeom>
                            <a:noFill/>
                          </wps:spPr>
                          <wps:txbx>
                            <w:txbxContent>
                              <w:p w14:paraId="2C1854F4" w14:textId="77777777" w:rsidR="00A8034C" w:rsidRDefault="00A8034C" w:rsidP="00A8034C">
                                <w:pPr>
                                  <w:rPr>
                                    <w:rFonts w:hAnsi="Yu Mincho"/>
                                    <w:color w:val="000000" w:themeColor="text1"/>
                                    <w:kern w:val="24"/>
                                    <w:sz w:val="20"/>
                                    <w:szCs w:val="20"/>
                                  </w:rPr>
                                </w:pPr>
                                <w:r>
                                  <w:rPr>
                                    <w:rFonts w:hAnsi="Yu Mincho" w:hint="eastAsia"/>
                                    <w:color w:val="000000" w:themeColor="text1"/>
                                    <w:kern w:val="24"/>
                                    <w:sz w:val="20"/>
                                    <w:szCs w:val="20"/>
                                  </w:rPr>
                                  <w:t>ユーザからの入力</w:t>
                                </w:r>
                              </w:p>
                            </w:txbxContent>
                          </wps:txbx>
                          <wps:bodyPr wrap="square" rtlCol="0">
                            <a:spAutoFit/>
                          </wps:bodyPr>
                        </wps:wsp>
                        <wps:wsp>
                          <wps:cNvPr id="20" name="テキスト ボックス 50">
                            <a:extLst>
                              <a:ext uri="{FF2B5EF4-FFF2-40B4-BE49-F238E27FC236}">
                                <a16:creationId xmlns:a16="http://schemas.microsoft.com/office/drawing/2014/main" id="{32F75DCA-5A6F-4214-8464-95F7EB3B90D7}"/>
                              </a:ext>
                            </a:extLst>
                          </wps:cNvPr>
                          <wps:cNvSpPr txBox="1"/>
                          <wps:spPr>
                            <a:xfrm>
                              <a:off x="2984306" y="2606249"/>
                              <a:ext cx="1085850" cy="320040"/>
                            </a:xfrm>
                            <a:prstGeom prst="rect">
                              <a:avLst/>
                            </a:prstGeom>
                            <a:noFill/>
                          </wps:spPr>
                          <wps:txbx>
                            <w:txbxContent>
                              <w:p w14:paraId="11D8C2C6" w14:textId="77777777" w:rsidR="00A8034C" w:rsidRDefault="00A8034C" w:rsidP="00A8034C">
                                <w:pPr>
                                  <w:rPr>
                                    <w:rFonts w:hAnsi="Yu Mincho"/>
                                    <w:color w:val="000000" w:themeColor="text1"/>
                                    <w:kern w:val="24"/>
                                    <w:sz w:val="20"/>
                                    <w:szCs w:val="20"/>
                                  </w:rPr>
                                </w:pPr>
                                <w:r>
                                  <w:rPr>
                                    <w:rFonts w:hAnsi="Yu Mincho" w:hint="eastAsia"/>
                                    <w:color w:val="000000" w:themeColor="text1"/>
                                    <w:kern w:val="24"/>
                                    <w:sz w:val="20"/>
                                    <w:szCs w:val="20"/>
                                  </w:rPr>
                                  <w:t>ユーザへの情報</w:t>
                                </w:r>
                              </w:p>
                            </w:txbxContent>
                          </wps:txbx>
                          <wps:bodyPr wrap="square" rtlCol="0">
                            <a:spAutoFit/>
                          </wps:bodyPr>
                        </wps:wsp>
                        <wps:wsp>
                          <wps:cNvPr id="21" name="テキスト ボックス 51">
                            <a:extLst>
                              <a:ext uri="{FF2B5EF4-FFF2-40B4-BE49-F238E27FC236}">
                                <a16:creationId xmlns:a16="http://schemas.microsoft.com/office/drawing/2014/main" id="{E0FD8A56-A7C2-4C58-ABF7-B69FAB232F1E}"/>
                              </a:ext>
                            </a:extLst>
                          </wps:cNvPr>
                          <wps:cNvSpPr txBox="1"/>
                          <wps:spPr>
                            <a:xfrm>
                              <a:off x="3428071" y="1882821"/>
                              <a:ext cx="819785" cy="320040"/>
                            </a:xfrm>
                            <a:prstGeom prst="rect">
                              <a:avLst/>
                            </a:prstGeom>
                            <a:noFill/>
                          </wps:spPr>
                          <wps:txbx>
                            <w:txbxContent>
                              <w:p w14:paraId="0DBFE88A" w14:textId="77777777" w:rsidR="00A8034C" w:rsidRDefault="00A8034C" w:rsidP="00A8034C">
                                <w:pPr>
                                  <w:rPr>
                                    <w:rFonts w:hAnsi="Yu Mincho"/>
                                    <w:color w:val="000000" w:themeColor="text1"/>
                                    <w:kern w:val="24"/>
                                    <w:sz w:val="20"/>
                                    <w:szCs w:val="20"/>
                                  </w:rPr>
                                </w:pPr>
                                <w:r>
                                  <w:rPr>
                                    <w:rFonts w:hAnsi="Yu Mincho" w:hint="eastAsia"/>
                                    <w:color w:val="000000" w:themeColor="text1"/>
                                    <w:kern w:val="24"/>
                                    <w:sz w:val="20"/>
                                    <w:szCs w:val="20"/>
                                  </w:rPr>
                                  <w:t>処理の要求</w:t>
                                </w:r>
                              </w:p>
                            </w:txbxContent>
                          </wps:txbx>
                          <wps:bodyPr wrap="square" rtlCol="0">
                            <a:spAutoFit/>
                          </wps:bodyPr>
                        </wps:wsp>
                        <wps:wsp>
                          <wps:cNvPr id="22" name="テキスト ボックス 52">
                            <a:extLst>
                              <a:ext uri="{FF2B5EF4-FFF2-40B4-BE49-F238E27FC236}">
                                <a16:creationId xmlns:a16="http://schemas.microsoft.com/office/drawing/2014/main" id="{168B0082-1EE8-44D2-BB77-D5CC199150DA}"/>
                              </a:ext>
                            </a:extLst>
                          </wps:cNvPr>
                          <wps:cNvSpPr txBox="1"/>
                          <wps:spPr>
                            <a:xfrm>
                              <a:off x="4594173" y="1862890"/>
                              <a:ext cx="831215" cy="320040"/>
                            </a:xfrm>
                            <a:prstGeom prst="rect">
                              <a:avLst/>
                            </a:prstGeom>
                            <a:noFill/>
                          </wps:spPr>
                          <wps:txbx>
                            <w:txbxContent>
                              <w:p w14:paraId="7F2EF9DB" w14:textId="77777777" w:rsidR="00A8034C" w:rsidRDefault="00A8034C" w:rsidP="00A8034C">
                                <w:pPr>
                                  <w:rPr>
                                    <w:rFonts w:hAnsi="Yu Mincho"/>
                                    <w:color w:val="000000" w:themeColor="text1"/>
                                    <w:kern w:val="24"/>
                                    <w:sz w:val="20"/>
                                    <w:szCs w:val="20"/>
                                  </w:rPr>
                                </w:pPr>
                                <w:r>
                                  <w:rPr>
                                    <w:rFonts w:hAnsi="Yu Mincho" w:hint="eastAsia"/>
                                    <w:color w:val="000000" w:themeColor="text1"/>
                                    <w:kern w:val="24"/>
                                    <w:sz w:val="20"/>
                                    <w:szCs w:val="20"/>
                                  </w:rPr>
                                  <w:t>レスポンス</w:t>
                                </w:r>
                              </w:p>
                            </w:txbxContent>
                          </wps:txbx>
                          <wps:bodyPr wrap="square" rtlCol="0">
                            <a:spAutoFit/>
                          </wps:bodyPr>
                        </wps:wsp>
                      </wpg:grpSp>
                      <wps:wsp>
                        <wps:cNvPr id="3" name="円柱 3">
                          <a:extLst>
                            <a:ext uri="{FF2B5EF4-FFF2-40B4-BE49-F238E27FC236}">
                              <a16:creationId xmlns:a16="http://schemas.microsoft.com/office/drawing/2014/main" id="{0C680595-6212-48FD-A5D4-5F438CC2AE8A}"/>
                            </a:ext>
                          </a:extLst>
                        </wps:cNvPr>
                        <wps:cNvSpPr/>
                        <wps:spPr>
                          <a:xfrm>
                            <a:off x="3598390" y="0"/>
                            <a:ext cx="1003339" cy="98370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A5D9F5" w14:textId="77777777" w:rsidR="00A8034C" w:rsidRDefault="00A8034C" w:rsidP="00A8034C">
                              <w:pPr>
                                <w:jc w:val="center"/>
                                <w:rPr>
                                  <w:rFonts w:hAnsi="Yu Mincho"/>
                                  <w:color w:val="FFFFFF" w:themeColor="light1"/>
                                  <w:kern w:val="24"/>
                                  <w:sz w:val="36"/>
                                  <w:szCs w:val="36"/>
                                </w:rPr>
                              </w:pPr>
                              <w:r>
                                <w:rPr>
                                  <w:rFonts w:hAnsi="Yu Mincho" w:hint="eastAsia"/>
                                  <w:color w:val="FFFFFF" w:themeColor="light1"/>
                                  <w:kern w:val="24"/>
                                  <w:sz w:val="36"/>
                                  <w:szCs w:val="36"/>
                                </w:rPr>
                                <w:t>MySQL</w:t>
                              </w:r>
                            </w:p>
                          </w:txbxContent>
                        </wps:txbx>
                        <wps:bodyPr rtlCol="0" anchor="ctr"/>
                      </wps:wsp>
                      <wps:wsp>
                        <wps:cNvPr id="4" name="テキスト ボックス 7">
                          <a:extLst>
                            <a:ext uri="{FF2B5EF4-FFF2-40B4-BE49-F238E27FC236}">
                              <a16:creationId xmlns:a16="http://schemas.microsoft.com/office/drawing/2014/main" id="{D2EFBFD9-746B-482F-AF70-C07D3CDB5CB2}"/>
                            </a:ext>
                          </a:extLst>
                        </wps:cNvPr>
                        <wps:cNvSpPr txBox="1"/>
                        <wps:spPr>
                          <a:xfrm rot="19264550">
                            <a:off x="3619571" y="864589"/>
                            <a:ext cx="350520" cy="548640"/>
                          </a:xfrm>
                          <a:prstGeom prst="rect">
                            <a:avLst/>
                          </a:prstGeom>
                          <a:noFill/>
                        </wps:spPr>
                        <wps:txbx>
                          <w:txbxContent>
                            <w:p w14:paraId="28918AFD" w14:textId="77777777" w:rsidR="00A8034C" w:rsidRDefault="00A8034C" w:rsidP="00A8034C">
                              <w:pPr>
                                <w:rPr>
                                  <w:rFonts w:hAnsi="Yu Mincho"/>
                                  <w:color w:val="000000" w:themeColor="text1"/>
                                  <w:kern w:val="24"/>
                                  <w:sz w:val="36"/>
                                  <w:szCs w:val="36"/>
                                </w:rPr>
                              </w:pPr>
                              <w:r>
                                <w:rPr>
                                  <w:rFonts w:hAnsi="Yu Mincho" w:hint="eastAsia"/>
                                  <w:color w:val="000000" w:themeColor="text1"/>
                                  <w:kern w:val="24"/>
                                  <w:sz w:val="36"/>
                                  <w:szCs w:val="36"/>
                                </w:rPr>
                                <w:t>=</w:t>
                              </w:r>
                            </w:p>
                          </w:txbxContent>
                        </wps:txbx>
                        <wps:bodyPr wrap="square" rtlCol="0">
                          <a:spAutoFit/>
                        </wps:bodyPr>
                      </wps:wsp>
                      <wps:wsp>
                        <wps:cNvPr id="5" name="テキスト ボックス 57">
                          <a:extLst>
                            <a:ext uri="{FF2B5EF4-FFF2-40B4-BE49-F238E27FC236}">
                              <a16:creationId xmlns:a16="http://schemas.microsoft.com/office/drawing/2014/main" id="{48715F60-A446-49C8-91CC-1610C3953148}"/>
                            </a:ext>
                          </a:extLst>
                        </wps:cNvPr>
                        <wps:cNvSpPr txBox="1"/>
                        <wps:spPr>
                          <a:xfrm>
                            <a:off x="353231" y="2559599"/>
                            <a:ext cx="2296795" cy="548640"/>
                          </a:xfrm>
                          <a:prstGeom prst="rect">
                            <a:avLst/>
                          </a:prstGeom>
                          <a:noFill/>
                        </wps:spPr>
                        <wps:txbx>
                          <w:txbxContent>
                            <w:p w14:paraId="44D4150A" w14:textId="77777777" w:rsidR="00A8034C" w:rsidRDefault="00A8034C" w:rsidP="00A8034C">
                              <w:pPr>
                                <w:rPr>
                                  <w:rFonts w:hAnsi="Yu Mincho"/>
                                  <w:color w:val="000000" w:themeColor="text1"/>
                                  <w:kern w:val="24"/>
                                  <w:sz w:val="22"/>
                                </w:rPr>
                              </w:pPr>
                              <w:r>
                                <w:rPr>
                                  <w:rFonts w:hAnsi="Yu Mincho" w:hint="eastAsia"/>
                                  <w:color w:val="000000" w:themeColor="text1"/>
                                  <w:kern w:val="24"/>
                                  <w:sz w:val="22"/>
                                </w:rPr>
                                <w:t>画面の生成，イベントの受信</w:t>
                              </w:r>
                            </w:p>
                          </w:txbxContent>
                        </wps:txbx>
                        <wps:bodyPr wrap="square" rtlCol="0">
                          <a:spAutoFit/>
                        </wps:bodyPr>
                      </wps:wsp>
                    </wpg:wgp>
                  </a:graphicData>
                </a:graphic>
                <wp14:sizeRelV relativeFrom="margin">
                  <wp14:pctHeight>0</wp14:pctHeight>
                </wp14:sizeRelV>
              </wp:anchor>
            </w:drawing>
          </mc:Choice>
          <mc:Fallback>
            <w:pict>
              <v:group w14:anchorId="55214C09" id="Group 9" o:spid="_x0000_s1036" style="position:absolute;left:0;text-align:left;margin-left:0;margin-top:9.5pt;width:427.2pt;height:244.75pt;z-index:251658604;mso-position-horizontal:center;mso-position-horizontal-relative:margin;mso-height-relative:margin" coordsize="54253,310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">
                <v:group id="グループ化 2" o:spid="_x0000_s1037" style="position:absolute;top:11650;width:54253;height:17612" coordorigin=",11650" coordsize="54253,17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正方形/長方形 6" o:spid="_x0000_s1038" style="position:absolute;left:27127;top:11650;width:12912;height:5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" fillcolor="#5b9bd5 [3208]" strokecolor="#1f4d78 [1608]" strokeweight="1pt">
                    <v:textbox>
                      <w:txbxContent>
                        <w:p w14:paraId="166B2137" w14:textId="77777777" w:rsidR="00A8034C" w:rsidRDefault="00A8034C" w:rsidP="00A8034C">
                          <w:pPr>
                            <w:jc w:val="center"/>
                            <w:rPr>
                              <w:rFonts w:hAnsi="Yu Mincho"/>
                              <w:color w:val="FFFFFF" w:themeColor="light1"/>
                              <w:kern w:val="24"/>
                              <w:sz w:val="36"/>
                              <w:szCs w:val="36"/>
                            </w:rPr>
                          </w:pPr>
                          <w:r>
                            <w:rPr>
                              <w:rFonts w:hAnsi="Yu Mincho" w:hint="eastAsia"/>
                              <w:color w:val="FFFFFF" w:themeColor="light1"/>
                              <w:kern w:val="24"/>
                              <w:sz w:val="36"/>
                              <w:szCs w:val="36"/>
                            </w:rPr>
                            <w:t>Model</w:t>
                          </w:r>
                        </w:p>
                      </w:txbxContent>
                    </v:textbox>
                  </v:rect>
                  <v:rect id="正方形/長方形 7" o:spid="_x0000_s1039" style="position:absolute;left:16983;top:22357;width:12911;height:5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" fillcolor="#70ad47 [3209]" strokecolor="#375623 [1609]" strokeweight="1pt">
                    <v:textbox>
                      <w:txbxContent>
                        <w:p w14:paraId="60A5F165" w14:textId="77777777" w:rsidR="00A8034C" w:rsidRDefault="00A8034C" w:rsidP="00A8034C">
                          <w:pPr>
                            <w:jc w:val="center"/>
                            <w:rPr>
                              <w:rFonts w:hAnsi="Yu Mincho"/>
                              <w:color w:val="FFFFFF" w:themeColor="light1"/>
                              <w:kern w:val="24"/>
                              <w:sz w:val="36"/>
                              <w:szCs w:val="36"/>
                            </w:rPr>
                          </w:pPr>
                          <w:r>
                            <w:rPr>
                              <w:rFonts w:hAnsi="Yu Mincho" w:hint="eastAsia"/>
                              <w:color w:val="FFFFFF" w:themeColor="light1"/>
                              <w:kern w:val="24"/>
                              <w:sz w:val="36"/>
                              <w:szCs w:val="36"/>
                            </w:rPr>
                            <w:t>View</w:t>
                          </w:r>
                        </w:p>
                      </w:txbxContent>
                    </v:textbox>
                  </v:rect>
                  <v:rect id="正方形/長方形 8" o:spid="_x0000_s1040" style="position:absolute;left:40320;top:22348;width:12912;height:51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" fillcolor="#ffc000 [3207]" strokecolor="#7f5f00 [1607]" strokeweight="1pt">
                    <v:textbox>
                      <w:txbxContent>
                        <w:p w14:paraId="5257DC25" w14:textId="77777777" w:rsidR="00A8034C" w:rsidRDefault="00A8034C" w:rsidP="00A8034C">
                          <w:pPr>
                            <w:jc w:val="center"/>
                            <w:rPr>
                              <w:rFonts w:hAnsi="Yu Mincho"/>
                              <w:color w:val="FFFFFF" w:themeColor="light1"/>
                              <w:kern w:val="24"/>
                              <w:sz w:val="36"/>
                              <w:szCs w:val="36"/>
                            </w:rPr>
                          </w:pPr>
                          <w:r>
                            <w:rPr>
                              <w:rFonts w:hAnsi="Yu Mincho" w:hint="eastAsia"/>
                              <w:color w:val="FFFFFF" w:themeColor="light1"/>
                              <w:kern w:val="24"/>
                              <w:sz w:val="36"/>
                              <w:szCs w:val="36"/>
                            </w:rPr>
                            <w:t>Controller</w:t>
                          </w:r>
                        </w:p>
                      </w:txbxContent>
                    </v:textbox>
                  </v:rect>
                  <v:shape id="Picture 4" o:spid="_x0000_s1041" type="#_x0000_t75" style="position:absolute;top:11987;width:12574;height:12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">
                    <v:imagedata r:id="rId12" o:title=""/>
                  </v:shape>
                  <v:shapetype id="_x0000_t32" coordsize="21600,21600" o:spt="32" o:oned="t" path="m,l21600,21600e" filled="f">
                    <v:path arrowok="t" fillok="f" o:connecttype="none"/>
                    <o:lock v:ext="edit" shapetype="t"/>
                  </v:shapetype>
                  <v:shape id="直線矢印コネクタ 11" o:spid="_x0000_s1042" type="#_x0000_t32" style="position:absolute;left:12020;top:20845;width:4855;height:22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" strokecolor="#4472c4 [3204]" strokeweight="1.5pt">
                    <v:stroke endarrow="block" joinstyle="miter"/>
                    <o:lock v:ext="edit" shapetype="f"/>
                  </v:shape>
                  <v:shape id="直線矢印コネクタ 12" o:spid="_x0000_s1043" type="#_x0000_t32" style="position:absolute;left:29845;top:23659;width:104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" strokecolor="#4472c4 [3204]" strokeweight="1.5pt">
                    <v:stroke endarrow="block" joinstyle="miter"/>
                    <o:lock v:ext="edit" shapetype="f"/>
                  </v:shape>
                  <v:shape id="直線矢印コネクタ 13" o:spid="_x0000_s1044" type="#_x0000_t32" style="position:absolute;left:11395;top:23659;width:5390;height:218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" strokecolor="#4472c4 [3204]" strokeweight="1.5pt">
                    <v:stroke endarrow="block" joinstyle="miter"/>
                    <o:lock v:ext="edit" shapetype="f"/>
                  </v:shape>
                  <v:shape id="直線矢印コネクタ 14" o:spid="_x0000_s1045" type="#_x0000_t32" style="position:absolute;left:30002;top:26063;width:10070;height:6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" strokecolor="#4472c4 [3204]" strokeweight="1.5pt">
                    <v:stroke endarrow="block" joinstyle="miter"/>
                    <o:lock v:ext="edit" shapetype="f"/>
                  </v:shape>
                  <v:shape id="直線矢印コネクタ 15" o:spid="_x0000_s1046" type="#_x0000_t32" style="position:absolute;left:38711;top:16752;width:4893;height:554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" strokecolor="#4472c4 [3204]" strokeweight="1.5pt">
                    <v:stroke endarrow="block" joinstyle="miter"/>
                    <o:lock v:ext="edit" shapetype="f"/>
                  </v:shape>
                  <v:shape id="直線矢印コネクタ 16" o:spid="_x0000_s1047" type="#_x0000_t32" style="position:absolute;left:40039;top:14201;width:6737;height:81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" strokecolor="#4472c4 [3204]" strokeweight="1.5pt">
                    <v:stroke dashstyle="dash" endarrow="block" joinstyle="miter"/>
                    <o:lock v:ext="edit" shapetype="f"/>
                  </v:shape>
                  <v:shape id="テキスト ボックス 43" o:spid="_x0000_s1048" type="#_x0000_t202" style="position:absolute;left:3755;top:24403;width:13666;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fit-shape-to-text:t">
                      <w:txbxContent>
                        <w:p w14:paraId="52EFD70E" w14:textId="77777777" w:rsidR="00A8034C" w:rsidRDefault="00A8034C" w:rsidP="00A8034C">
                          <w:pPr>
                            <w:rPr>
                              <w:rFonts w:hAnsi="Yu Mincho"/>
                              <w:color w:val="000000" w:themeColor="text1"/>
                              <w:kern w:val="24"/>
                              <w:sz w:val="20"/>
                              <w:szCs w:val="20"/>
                            </w:rPr>
                          </w:pPr>
                          <w:r>
                            <w:rPr>
                              <w:rFonts w:hAnsi="Yu Mincho" w:hint="eastAsia"/>
                              <w:color w:val="000000" w:themeColor="text1"/>
                              <w:kern w:val="24"/>
                              <w:sz w:val="20"/>
                              <w:szCs w:val="20"/>
                            </w:rPr>
                            <w:t>ユーザへの情報表示</w:t>
                          </w:r>
                        </w:p>
                      </w:txbxContent>
                    </v:textbox>
                  </v:shape>
                  <v:shape id="テキスト ボックス 48" o:spid="_x0000_s1049" type="#_x0000_t202" style="position:absolute;left:13432;top:20059;width:12084;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" filled="f" stroked="f">
                    <v:textbox style="mso-fit-shape-to-text:t">
                      <w:txbxContent>
                        <w:p w14:paraId="3F759BB4" w14:textId="77777777" w:rsidR="00A8034C" w:rsidRDefault="00A8034C" w:rsidP="00A8034C">
                          <w:pPr>
                            <w:rPr>
                              <w:rFonts w:hAnsi="Yu Mincho"/>
                              <w:color w:val="000000" w:themeColor="text1"/>
                              <w:kern w:val="24"/>
                              <w:sz w:val="20"/>
                              <w:szCs w:val="20"/>
                            </w:rPr>
                          </w:pPr>
                          <w:r>
                            <w:rPr>
                              <w:rFonts w:hAnsi="Yu Mincho" w:hint="eastAsia"/>
                              <w:color w:val="000000" w:themeColor="text1"/>
                              <w:kern w:val="24"/>
                              <w:sz w:val="20"/>
                              <w:szCs w:val="20"/>
                            </w:rPr>
                            <w:t>ユーザからの入力</w:t>
                          </w:r>
                        </w:p>
                      </w:txbxContent>
                    </v:textbox>
                  </v:shape>
                  <v:shape id="テキスト ボックス 49" o:spid="_x0000_s1050" type="#_x0000_t202" style="position:absolute;left:29120;top:21549;width:12084;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" filled="f" stroked="f">
                    <v:textbox style="mso-fit-shape-to-text:t">
                      <w:txbxContent>
                        <w:p w14:paraId="2C1854F4" w14:textId="77777777" w:rsidR="00A8034C" w:rsidRDefault="00A8034C" w:rsidP="00A8034C">
                          <w:pPr>
                            <w:rPr>
                              <w:rFonts w:hAnsi="Yu Mincho"/>
                              <w:color w:val="000000" w:themeColor="text1"/>
                              <w:kern w:val="24"/>
                              <w:sz w:val="20"/>
                              <w:szCs w:val="20"/>
                            </w:rPr>
                          </w:pPr>
                          <w:r>
                            <w:rPr>
                              <w:rFonts w:hAnsi="Yu Mincho" w:hint="eastAsia"/>
                              <w:color w:val="000000" w:themeColor="text1"/>
                              <w:kern w:val="24"/>
                              <w:sz w:val="20"/>
                              <w:szCs w:val="20"/>
                            </w:rPr>
                            <w:t>ユーザからの入力</w:t>
                          </w:r>
                        </w:p>
                      </w:txbxContent>
                    </v:textbox>
                  </v:shape>
                  <v:shape id="テキスト ボックス 50" o:spid="_x0000_s1051" type="#_x0000_t202" style="position:absolute;left:29843;top:26062;width:10858;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" filled="f" stroked="f">
                    <v:textbox style="mso-fit-shape-to-text:t">
                      <w:txbxContent>
                        <w:p w14:paraId="11D8C2C6" w14:textId="77777777" w:rsidR="00A8034C" w:rsidRDefault="00A8034C" w:rsidP="00A8034C">
                          <w:pPr>
                            <w:rPr>
                              <w:rFonts w:hAnsi="Yu Mincho"/>
                              <w:color w:val="000000" w:themeColor="text1"/>
                              <w:kern w:val="24"/>
                              <w:sz w:val="20"/>
                              <w:szCs w:val="20"/>
                            </w:rPr>
                          </w:pPr>
                          <w:r>
                            <w:rPr>
                              <w:rFonts w:hAnsi="Yu Mincho" w:hint="eastAsia"/>
                              <w:color w:val="000000" w:themeColor="text1"/>
                              <w:kern w:val="24"/>
                              <w:sz w:val="20"/>
                              <w:szCs w:val="20"/>
                            </w:rPr>
                            <w:t>ユーザへの情報</w:t>
                          </w:r>
                        </w:p>
                      </w:txbxContent>
                    </v:textbox>
                  </v:shape>
                  <v:shape id="テキスト ボックス 51" o:spid="_x0000_s1052" type="#_x0000_t202" style="position:absolute;left:34280;top:18828;width:8198;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" filled="f" stroked="f">
                    <v:textbox style="mso-fit-shape-to-text:t">
                      <w:txbxContent>
                        <w:p w14:paraId="0DBFE88A" w14:textId="77777777" w:rsidR="00A8034C" w:rsidRDefault="00A8034C" w:rsidP="00A8034C">
                          <w:pPr>
                            <w:rPr>
                              <w:rFonts w:hAnsi="Yu Mincho"/>
                              <w:color w:val="000000" w:themeColor="text1"/>
                              <w:kern w:val="24"/>
                              <w:sz w:val="20"/>
                              <w:szCs w:val="20"/>
                            </w:rPr>
                          </w:pPr>
                          <w:r>
                            <w:rPr>
                              <w:rFonts w:hAnsi="Yu Mincho" w:hint="eastAsia"/>
                              <w:color w:val="000000" w:themeColor="text1"/>
                              <w:kern w:val="24"/>
                              <w:sz w:val="20"/>
                              <w:szCs w:val="20"/>
                            </w:rPr>
                            <w:t>処理の要求</w:t>
                          </w:r>
                        </w:p>
                      </w:txbxContent>
                    </v:textbox>
                  </v:shape>
                  <v:shape id="テキスト ボックス 52" o:spid="_x0000_s1053" type="#_x0000_t202" style="position:absolute;left:45941;top:18628;width:831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" filled="f" stroked="f">
                    <v:textbox style="mso-fit-shape-to-text:t">
                      <w:txbxContent>
                        <w:p w14:paraId="7F2EF9DB" w14:textId="77777777" w:rsidR="00A8034C" w:rsidRDefault="00A8034C" w:rsidP="00A8034C">
                          <w:pPr>
                            <w:rPr>
                              <w:rFonts w:hAnsi="Yu Mincho"/>
                              <w:color w:val="000000" w:themeColor="text1"/>
                              <w:kern w:val="24"/>
                              <w:sz w:val="20"/>
                              <w:szCs w:val="20"/>
                            </w:rPr>
                          </w:pPr>
                          <w:r>
                            <w:rPr>
                              <w:rFonts w:hAnsi="Yu Mincho" w:hint="eastAsia"/>
                              <w:color w:val="000000" w:themeColor="text1"/>
                              <w:kern w:val="24"/>
                              <w:sz w:val="20"/>
                              <w:szCs w:val="20"/>
                            </w:rPr>
                            <w:t>レスポンス</w:t>
                          </w:r>
                        </w:p>
                      </w:txbxContent>
                    </v:textbox>
                  </v:shape>
                </v:group>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3" o:spid="_x0000_s1054" type="#_x0000_t22" style="position:absolute;left:35983;width:10034;height:9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" fillcolor="#4472c4 [3204]" strokecolor="#1f3763 [1604]" strokeweight="1pt">
                  <v:stroke joinstyle="miter"/>
                  <v:textbox>
                    <w:txbxContent>
                      <w:p w14:paraId="15A5D9F5" w14:textId="77777777" w:rsidR="00A8034C" w:rsidRDefault="00A8034C" w:rsidP="00A8034C">
                        <w:pPr>
                          <w:jc w:val="center"/>
                          <w:rPr>
                            <w:rFonts w:hAnsi="Yu Mincho"/>
                            <w:color w:val="FFFFFF" w:themeColor="light1"/>
                            <w:kern w:val="24"/>
                            <w:sz w:val="36"/>
                            <w:szCs w:val="36"/>
                          </w:rPr>
                        </w:pPr>
                        <w:r>
                          <w:rPr>
                            <w:rFonts w:hAnsi="Yu Mincho" w:hint="eastAsia"/>
                            <w:color w:val="FFFFFF" w:themeColor="light1"/>
                            <w:kern w:val="24"/>
                            <w:sz w:val="36"/>
                            <w:szCs w:val="36"/>
                          </w:rPr>
                          <w:t>MySQL</w:t>
                        </w:r>
                      </w:p>
                    </w:txbxContent>
                  </v:textbox>
                </v:shape>
                <v:shape id="テキスト ボックス 7" o:spid="_x0000_s1055" type="#_x0000_t202" style="position:absolute;left:36195;top:8645;width:3505;height:5487;rotation:-255093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" filled="f" stroked="f">
                  <v:textbox style="mso-fit-shape-to-text:t">
                    <w:txbxContent>
                      <w:p w14:paraId="28918AFD" w14:textId="77777777" w:rsidR="00A8034C" w:rsidRDefault="00A8034C" w:rsidP="00A8034C">
                        <w:pPr>
                          <w:rPr>
                            <w:rFonts w:hAnsi="Yu Mincho"/>
                            <w:color w:val="000000" w:themeColor="text1"/>
                            <w:kern w:val="24"/>
                            <w:sz w:val="36"/>
                            <w:szCs w:val="36"/>
                          </w:rPr>
                        </w:pPr>
                        <w:r>
                          <w:rPr>
                            <w:rFonts w:hAnsi="Yu Mincho" w:hint="eastAsia"/>
                            <w:color w:val="000000" w:themeColor="text1"/>
                            <w:kern w:val="24"/>
                            <w:sz w:val="36"/>
                            <w:szCs w:val="36"/>
                          </w:rPr>
                          <w:t>=</w:t>
                        </w:r>
                      </w:p>
                    </w:txbxContent>
                  </v:textbox>
                </v:shape>
                <v:shape id="テキスト ボックス 57" o:spid="_x0000_s1056" type="#_x0000_t202" style="position:absolute;left:3532;top:25595;width:22968;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" filled="f" stroked="f">
                  <v:textbox style="mso-fit-shape-to-text:t">
                    <w:txbxContent>
                      <w:p w14:paraId="44D4150A" w14:textId="77777777" w:rsidR="00A8034C" w:rsidRDefault="00A8034C" w:rsidP="00A8034C">
                        <w:pPr>
                          <w:rPr>
                            <w:rFonts w:hAnsi="Yu Mincho"/>
                            <w:color w:val="000000" w:themeColor="text1"/>
                            <w:kern w:val="24"/>
                            <w:sz w:val="22"/>
                          </w:rPr>
                        </w:pPr>
                        <w:r>
                          <w:rPr>
                            <w:rFonts w:hAnsi="Yu Mincho" w:hint="eastAsia"/>
                            <w:color w:val="000000" w:themeColor="text1"/>
                            <w:kern w:val="24"/>
                            <w:sz w:val="22"/>
                          </w:rPr>
                          <w:t>画面の生成，イベントの受信</w:t>
                        </w:r>
                      </w:p>
                    </w:txbxContent>
                  </v:textbox>
                </v:shape>
                <w10:wrap anchorx="margin"/>
              </v:group>
            </w:pict>
          </mc:Fallback>
        </mc:AlternateContent>
      </w:r>
    </w:p>
    <w:p w14:paraId="0A72915A" w14:textId="7E231BCF" w:rsidR="00A8034C" w:rsidRDefault="00A8034C" w:rsidP="0002240A">
      <w:pPr>
        <w:pStyle w:val="ListParagraph"/>
        <w:ind w:leftChars="0" w:left="425"/>
      </w:pPr>
    </w:p>
    <w:p w14:paraId="51021846" w14:textId="4435C442" w:rsidR="00A8034C" w:rsidRDefault="00A8034C" w:rsidP="0002240A">
      <w:pPr>
        <w:pStyle w:val="ListParagraph"/>
        <w:ind w:leftChars="0" w:left="425"/>
      </w:pPr>
    </w:p>
    <w:p w14:paraId="7845D6D2" w14:textId="4125B8EE" w:rsidR="00A8034C" w:rsidRDefault="00A8034C" w:rsidP="0002240A">
      <w:pPr>
        <w:pStyle w:val="ListParagraph"/>
        <w:ind w:leftChars="0" w:left="425"/>
      </w:pPr>
    </w:p>
    <w:p w14:paraId="3B6057BA" w14:textId="4D349F81" w:rsidR="00A8034C" w:rsidRDefault="00A8034C" w:rsidP="0002240A">
      <w:pPr>
        <w:pStyle w:val="ListParagraph"/>
        <w:ind w:leftChars="0" w:left="425"/>
      </w:pPr>
    </w:p>
    <w:p w14:paraId="2E1D1C38" w14:textId="2D9B8EE4" w:rsidR="00A8034C" w:rsidRDefault="00A8034C" w:rsidP="0002240A">
      <w:pPr>
        <w:pStyle w:val="ListParagraph"/>
        <w:ind w:leftChars="0" w:left="425"/>
      </w:pPr>
    </w:p>
    <w:p w14:paraId="2FD11B63" w14:textId="09601C34" w:rsidR="00A8034C" w:rsidRDefault="00A8034C" w:rsidP="0002240A">
      <w:pPr>
        <w:pStyle w:val="ListParagraph"/>
        <w:ind w:leftChars="0" w:left="425"/>
      </w:pPr>
    </w:p>
    <w:p w14:paraId="1CB12BCB" w14:textId="381E39D3" w:rsidR="00A8034C" w:rsidRDefault="00A8034C" w:rsidP="0002240A">
      <w:pPr>
        <w:pStyle w:val="ListParagraph"/>
        <w:ind w:leftChars="0" w:left="425"/>
      </w:pPr>
    </w:p>
    <w:p w14:paraId="4A9D9215" w14:textId="6FDDAA02" w:rsidR="00A8034C" w:rsidRDefault="00A8034C" w:rsidP="0002240A">
      <w:pPr>
        <w:pStyle w:val="ListParagraph"/>
        <w:ind w:leftChars="0" w:left="425"/>
      </w:pPr>
    </w:p>
    <w:p w14:paraId="2AE4F443" w14:textId="12A09E67" w:rsidR="00A8034C" w:rsidRDefault="00A8034C" w:rsidP="0002240A">
      <w:pPr>
        <w:pStyle w:val="ListParagraph"/>
        <w:ind w:leftChars="0" w:left="425"/>
      </w:pPr>
    </w:p>
    <w:p w14:paraId="1A85D9FD" w14:textId="7E4902BA" w:rsidR="00A8034C" w:rsidRDefault="00A8034C" w:rsidP="0002240A">
      <w:pPr>
        <w:pStyle w:val="ListParagraph"/>
        <w:ind w:leftChars="0" w:left="425"/>
      </w:pPr>
    </w:p>
    <w:p w14:paraId="0D077B65" w14:textId="2F626F80" w:rsidR="00A8034C" w:rsidRDefault="00A8034C" w:rsidP="0002240A">
      <w:pPr>
        <w:pStyle w:val="ListParagraph"/>
        <w:ind w:leftChars="0" w:left="425"/>
      </w:pPr>
    </w:p>
    <w:p w14:paraId="2F86BB43" w14:textId="06E69D20" w:rsidR="00A8034C" w:rsidRDefault="00A8034C" w:rsidP="0002240A">
      <w:pPr>
        <w:pStyle w:val="ListParagraph"/>
        <w:ind w:leftChars="0" w:left="425"/>
      </w:pPr>
    </w:p>
    <w:p w14:paraId="23BB986A" w14:textId="3B7DF8E8" w:rsidR="00A8034C" w:rsidRDefault="00A8034C" w:rsidP="0002240A">
      <w:pPr>
        <w:pStyle w:val="ListParagraph"/>
        <w:ind w:leftChars="0" w:left="425"/>
      </w:pPr>
    </w:p>
    <w:p w14:paraId="2ABBD11F" w14:textId="0BB2F12F" w:rsidR="00A8034C" w:rsidRDefault="00A8034C" w:rsidP="0002240A">
      <w:pPr>
        <w:pStyle w:val="ListParagraph"/>
        <w:ind w:leftChars="0" w:left="425"/>
      </w:pPr>
      <w:r>
        <w:rPr>
          <w:rFonts w:hint="eastAsia"/>
        </w:rPr>
        <w:t xml:space="preserve">　ReservationSystemクラスが</w:t>
      </w:r>
      <w:r w:rsidR="00E43CB3">
        <w:rPr>
          <w:rFonts w:hint="eastAsia"/>
        </w:rPr>
        <w:t>ViewであるMainFrameクラス</w:t>
      </w:r>
      <w:r w:rsidR="00E851B5">
        <w:rPr>
          <w:rFonts w:hint="eastAsia"/>
        </w:rPr>
        <w:t>及びControllerであるReservationControlクラス</w:t>
      </w:r>
      <w:r w:rsidR="00E43CB3">
        <w:rPr>
          <w:rFonts w:hint="eastAsia"/>
        </w:rPr>
        <w:t>のインスタンスを生成する．</w:t>
      </w:r>
    </w:p>
    <w:p w14:paraId="5EC48EB4" w14:textId="3C8C6C39" w:rsidR="00E43CB3" w:rsidRDefault="00E43CB3" w:rsidP="0002240A">
      <w:pPr>
        <w:pStyle w:val="ListParagraph"/>
        <w:ind w:leftChars="0" w:left="425"/>
      </w:pPr>
      <w:r>
        <w:rPr>
          <w:rFonts w:hint="eastAsia"/>
        </w:rPr>
        <w:t xml:space="preserve">　MainFrameクラスはMainFrameの描画を行い，以降ユーザからの入力を受け取り，ReservationControlクラスに入力された情報を渡しながら，そのレスポンスを表示する．</w:t>
      </w:r>
    </w:p>
    <w:p w14:paraId="6FAB9EAB" w14:textId="64ADD8C4" w:rsidR="00E43CB3" w:rsidRDefault="00E43CB3" w:rsidP="00E43CB3">
      <w:pPr>
        <w:pStyle w:val="ListParagraph"/>
        <w:ind w:leftChars="0" w:left="425" w:firstLineChars="100" w:firstLine="210"/>
      </w:pPr>
      <w:r>
        <w:rPr>
          <w:rFonts w:hint="eastAsia"/>
        </w:rPr>
        <w:t>ReservationControlクラスは，インスタンス生成時にModelであるMySQLとの通信を確立し，以降MainFrameからユーザからの入力を受け取ると，それに応じた処理を行い，結果をMainFrameに返す．</w:t>
      </w:r>
    </w:p>
    <w:p w14:paraId="1F848457" w14:textId="5DAF51C6" w:rsidR="00E43CB3" w:rsidRDefault="00E43CB3" w:rsidP="00E43CB3">
      <w:pPr>
        <w:pStyle w:val="ListParagraph"/>
        <w:ind w:leftChars="0" w:left="425" w:firstLineChars="100" w:firstLine="210"/>
      </w:pPr>
      <w:r>
        <w:rPr>
          <w:rFonts w:hint="eastAsia"/>
        </w:rPr>
        <w:t>ユーザが</w:t>
      </w:r>
      <w:r w:rsidR="006C7E51">
        <w:rPr>
          <w:rFonts w:hint="eastAsia"/>
        </w:rPr>
        <w:t>「ログインボタン」を押下すると，MainFrameはそれをReservationControlに伝え，ReservationControlクラスでは，もう１つのViewであるLoginDialogクラスのインスタンスを生成し，以降ログイン処理が終了するまでの間，ReservationControlはLoginDialogクラスより，ユーザの入力を受</w:t>
      </w:r>
      <w:r w:rsidR="005023FB">
        <w:rPr>
          <w:rFonts w:hint="eastAsia"/>
        </w:rPr>
        <w:t>け</w:t>
      </w:r>
      <w:r w:rsidR="006C7E51">
        <w:rPr>
          <w:rFonts w:hint="eastAsia"/>
        </w:rPr>
        <w:t>付</w:t>
      </w:r>
      <w:r w:rsidR="005023FB">
        <w:rPr>
          <w:rFonts w:hint="eastAsia"/>
        </w:rPr>
        <w:t>け，</w:t>
      </w:r>
      <w:r w:rsidR="006C7E51">
        <w:rPr>
          <w:rFonts w:hint="eastAsia"/>
        </w:rPr>
        <w:t>処理を行う．</w:t>
      </w:r>
    </w:p>
    <w:p w14:paraId="59272F3B" w14:textId="1B891E15" w:rsidR="00A13ADA" w:rsidRDefault="00583D38" w:rsidP="00E43CB3">
      <w:pPr>
        <w:pStyle w:val="ListParagraph"/>
        <w:ind w:leftChars="0" w:left="425" w:firstLineChars="100" w:firstLine="210"/>
      </w:pPr>
      <w:r>
        <w:rPr>
          <w:rFonts w:hint="eastAsia"/>
        </w:rPr>
        <w:t>コンボボックスへのアイテム登録は，MainFrame</w:t>
      </w:r>
      <w:r w:rsidR="001216D6">
        <w:rPr>
          <w:rFonts w:hint="eastAsia"/>
        </w:rPr>
        <w:t>クラス内で行うと煩雑になるため，choiceの派生クラスを作成し，利用する事とする．今回</w:t>
      </w:r>
      <w:r w:rsidR="00D66B93">
        <w:rPr>
          <w:rFonts w:hint="eastAsia"/>
        </w:rPr>
        <w:t>はChoiceFacilityクラスが該当する．</w:t>
      </w:r>
    </w:p>
    <w:p w14:paraId="3792700D" w14:textId="6F80BF99" w:rsidR="00D73C51" w:rsidRDefault="00D73C51">
      <w:pPr>
        <w:widowControl/>
        <w:jc w:val="left"/>
      </w:pPr>
    </w:p>
    <w:p w14:paraId="23D65E89" w14:textId="70A6A599" w:rsidR="003E45DD" w:rsidRDefault="003E45DD" w:rsidP="003E45DD">
      <w:pPr>
        <w:pStyle w:val="ListParagraph"/>
        <w:numPr>
          <w:ilvl w:val="0"/>
          <w:numId w:val="1"/>
        </w:numPr>
        <w:ind w:leftChars="0"/>
        <w:outlineLvl w:val="0"/>
      </w:pPr>
      <w:bookmarkStart w:id="1" w:name="_Toc138931239"/>
      <w:r>
        <w:rPr>
          <w:rFonts w:hint="eastAsia"/>
        </w:rPr>
        <w:t>Window構成</w:t>
      </w:r>
      <w:bookmarkEnd w:id="1"/>
    </w:p>
    <w:p w14:paraId="71F581E9" w14:textId="5F5DDC2F" w:rsidR="003E45DD" w:rsidRDefault="003E45DD" w:rsidP="003E45DD">
      <w:pPr>
        <w:pStyle w:val="ListParagraph"/>
        <w:ind w:leftChars="302" w:left="634"/>
      </w:pPr>
      <w:r>
        <w:rPr>
          <w:rFonts w:hint="eastAsia"/>
        </w:rPr>
        <w:t>本システムで使用するWindowの部品配置構成を以下に示す．</w:t>
      </w:r>
    </w:p>
    <w:p w14:paraId="302F6885" w14:textId="6D3287A4" w:rsidR="003E133A" w:rsidRDefault="003E133A" w:rsidP="003E45DD">
      <w:pPr>
        <w:pStyle w:val="ListParagraph"/>
        <w:ind w:leftChars="302" w:left="634"/>
      </w:pPr>
    </w:p>
    <w:p w14:paraId="7285C72B" w14:textId="2B69B1EA" w:rsidR="003E45DD" w:rsidRDefault="003E45DD" w:rsidP="003E45DD">
      <w:pPr>
        <w:pStyle w:val="ListParagraph"/>
        <w:numPr>
          <w:ilvl w:val="1"/>
          <w:numId w:val="1"/>
        </w:numPr>
        <w:ind w:leftChars="0"/>
        <w:outlineLvl w:val="1"/>
      </w:pPr>
      <w:bookmarkStart w:id="2" w:name="_Toc138931240"/>
      <w:r>
        <w:rPr>
          <w:rFonts w:hint="eastAsia"/>
        </w:rPr>
        <w:t>MainFrame</w:t>
      </w:r>
      <w:bookmarkEnd w:id="2"/>
    </w:p>
    <w:p w14:paraId="147746D2" w14:textId="3B56160E" w:rsidR="00EF1BEC" w:rsidRDefault="001A145B" w:rsidP="001C33F6">
      <w:pPr>
        <w:pStyle w:val="ListParagraph"/>
        <w:ind w:leftChars="0" w:left="992"/>
      </w:pPr>
      <w:r>
        <w:rPr>
          <w:rFonts w:hint="eastAsia"/>
          <w:noProof/>
          <w:lang w:val="ja-JP"/>
        </w:rPr>
        <mc:AlternateContent>
          <mc:Choice Requires="wps">
            <w:drawing>
              <wp:anchor distT="0" distB="0" distL="114300" distR="114300" simplePos="0" relativeHeight="251658621" behindDoc="0" locked="0" layoutInCell="1" allowOverlap="1" wp14:anchorId="71F6C322" wp14:editId="2077180A">
                <wp:simplePos x="0" y="0"/>
                <wp:positionH relativeFrom="column">
                  <wp:posOffset>4213860</wp:posOffset>
                </wp:positionH>
                <wp:positionV relativeFrom="paragraph">
                  <wp:posOffset>182880</wp:posOffset>
                </wp:positionV>
                <wp:extent cx="838200" cy="7620"/>
                <wp:effectExtent l="38100" t="76200" r="0" b="87630"/>
                <wp:wrapNone/>
                <wp:docPr id="1675790155" name="Straight Arrow Connector 1675790155"/>
                <wp:cNvGraphicFramePr/>
                <a:graphic xmlns:a="http://schemas.openxmlformats.org/drawingml/2006/main">
                  <a:graphicData uri="http://schemas.microsoft.com/office/word/2010/wordprocessingShape">
                    <wps:wsp>
                      <wps:cNvCnPr/>
                      <wps:spPr>
                        <a:xfrm flipH="1" flipV="1">
                          <a:off x="0" y="0"/>
                          <a:ext cx="838200" cy="7620"/>
                        </a:xfrm>
                        <a:prstGeom prst="straightConnector1">
                          <a:avLst/>
                        </a:prstGeom>
                        <a:ln>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w:pict>
              <v:shape id="直線矢印コネクタ 1675790155" style="position:absolute;left:0;text-align:left;margin-left:331.8pt;margin-top:14.4pt;width:66pt;height:.6pt;flip:x y;z-index:251657599;visibility:visible;mso-wrap-style:square;mso-wrap-distance-left:9pt;mso-wrap-distance-top:0;mso-wrap-distance-right:9pt;mso-wrap-distance-bottom:0;mso-position-horizontal:absolute;mso-position-horizontal-relative:text;mso-position-vertical:absolute;mso-position-vertical-relative:text" o:spid="_x0000_s1026" strokecolor="#747070 [161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" w14:anchorId="10482073">
                <v:stroke joinstyle="miter" endarrow="block"/>
              </v:shape>
            </w:pict>
          </mc:Fallback>
        </mc:AlternateContent>
      </w:r>
      <w:r>
        <w:rPr>
          <w:rFonts w:hint="eastAsia"/>
          <w:noProof/>
          <w:lang w:val="ja-JP"/>
        </w:rPr>
        <mc:AlternateContent>
          <mc:Choice Requires="wps">
            <w:drawing>
              <wp:anchor distT="0" distB="0" distL="114300" distR="114300" simplePos="0" relativeHeight="251658620" behindDoc="0" locked="0" layoutInCell="1" allowOverlap="1" wp14:anchorId="67AE682C" wp14:editId="719C9E70">
                <wp:simplePos x="0" y="0"/>
                <wp:positionH relativeFrom="column">
                  <wp:posOffset>4770120</wp:posOffset>
                </wp:positionH>
                <wp:positionV relativeFrom="paragraph">
                  <wp:posOffset>22860</wp:posOffset>
                </wp:positionV>
                <wp:extent cx="289560" cy="678180"/>
                <wp:effectExtent l="0" t="0" r="15240" b="26670"/>
                <wp:wrapNone/>
                <wp:docPr id="1919375507" name="Rectangle 1919375507"/>
                <wp:cNvGraphicFramePr/>
                <a:graphic xmlns:a="http://schemas.openxmlformats.org/drawingml/2006/main">
                  <a:graphicData uri="http://schemas.microsoft.com/office/word/2010/wordprocessingShape">
                    <wps:wsp>
                      <wps:cNvSpPr/>
                      <wps:spPr>
                        <a:xfrm>
                          <a:off x="0" y="0"/>
                          <a:ext cx="289560" cy="67818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w:pict>
              <v:rect id="正方形/長方形 1919375507" style="position:absolute;left:0;text-align:left;margin-left:375.6pt;margin-top:1.8pt;width:22.8pt;height:53.4pt;z-index:25165759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white [3212]" strokeweight="1pt" w14:anchorId="45CDB2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"/>
            </w:pict>
          </mc:Fallback>
        </mc:AlternateContent>
      </w:r>
      <w:r w:rsidR="00513F60">
        <w:rPr>
          <w:rFonts w:hint="eastAsia"/>
          <w:noProof/>
          <w:lang w:val="ja-JP"/>
        </w:rPr>
        <w:drawing>
          <wp:anchor distT="0" distB="0" distL="114300" distR="114300" simplePos="0" relativeHeight="251658618" behindDoc="0" locked="0" layoutInCell="1" allowOverlap="1" wp14:anchorId="06ABBCE1" wp14:editId="47271641">
            <wp:simplePos x="0" y="0"/>
            <wp:positionH relativeFrom="page">
              <wp:posOffset>1760220</wp:posOffset>
            </wp:positionH>
            <wp:positionV relativeFrom="paragraph">
              <wp:posOffset>7620</wp:posOffset>
            </wp:positionV>
            <wp:extent cx="3520440" cy="2031365"/>
            <wp:effectExtent l="0" t="0" r="3810" b="6985"/>
            <wp:wrapNone/>
            <wp:docPr id="42367770" name="Picture 42367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0440" cy="2031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6532">
        <w:rPr>
          <w:noProof/>
        </w:rPr>
        <w:drawing>
          <wp:anchor distT="0" distB="0" distL="114300" distR="114300" simplePos="0" relativeHeight="251658592" behindDoc="0" locked="0" layoutInCell="1" allowOverlap="1" wp14:anchorId="563CF560" wp14:editId="78D8D05E">
            <wp:simplePos x="0" y="0"/>
            <wp:positionH relativeFrom="column">
              <wp:posOffset>251460</wp:posOffset>
            </wp:positionH>
            <wp:positionV relativeFrom="paragraph">
              <wp:posOffset>30480</wp:posOffset>
            </wp:positionV>
            <wp:extent cx="5913565" cy="2222593"/>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13565" cy="2222593"/>
                    </a:xfrm>
                    <a:prstGeom prst="rect">
                      <a:avLst/>
                    </a:prstGeom>
                    <a:noFill/>
                    <a:ln>
                      <a:noFill/>
                    </a:ln>
                  </pic:spPr>
                </pic:pic>
              </a:graphicData>
            </a:graphic>
          </wp:anchor>
        </w:drawing>
      </w:r>
    </w:p>
    <w:p w14:paraId="635900F5" w14:textId="7098DECA" w:rsidR="00EF1BEC" w:rsidRDefault="001A145B" w:rsidP="001C33F6">
      <w:pPr>
        <w:pStyle w:val="ListParagraph"/>
        <w:ind w:leftChars="0" w:left="992"/>
      </w:pPr>
      <w:r>
        <w:rPr>
          <w:rFonts w:hint="eastAsia"/>
          <w:noProof/>
          <w:lang w:val="ja-JP"/>
        </w:rPr>
        <mc:AlternateContent>
          <mc:Choice Requires="wps">
            <w:drawing>
              <wp:anchor distT="0" distB="0" distL="114300" distR="114300" simplePos="0" relativeHeight="251658622" behindDoc="0" locked="0" layoutInCell="1" allowOverlap="1" wp14:anchorId="57AB2A0A" wp14:editId="13E1FA19">
                <wp:simplePos x="0" y="0"/>
                <wp:positionH relativeFrom="column">
                  <wp:posOffset>4259580</wp:posOffset>
                </wp:positionH>
                <wp:positionV relativeFrom="paragraph">
                  <wp:posOffset>137160</wp:posOffset>
                </wp:positionV>
                <wp:extent cx="845820" cy="228600"/>
                <wp:effectExtent l="38100" t="57150" r="30480" b="19050"/>
                <wp:wrapNone/>
                <wp:docPr id="501565066" name="Straight Arrow Connector 501565066"/>
                <wp:cNvGraphicFramePr/>
                <a:graphic xmlns:a="http://schemas.openxmlformats.org/drawingml/2006/main">
                  <a:graphicData uri="http://schemas.microsoft.com/office/word/2010/wordprocessingShape">
                    <wps:wsp>
                      <wps:cNvCnPr/>
                      <wps:spPr>
                        <a:xfrm flipH="1" flipV="1">
                          <a:off x="0" y="0"/>
                          <a:ext cx="845820" cy="228600"/>
                        </a:xfrm>
                        <a:prstGeom prst="straightConnector1">
                          <a:avLst/>
                        </a:prstGeom>
                        <a:ln>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w:pict>
              <v:shape id="直線矢印コネクタ 501565066" style="position:absolute;left:0;text-align:left;margin-left:335.4pt;margin-top:10.8pt;width:66.6pt;height:18pt;flip:x y;z-index:2516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47070 [161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" w14:anchorId="75E88BC8">
                <v:stroke joinstyle="miter" endarrow="block"/>
              </v:shape>
            </w:pict>
          </mc:Fallback>
        </mc:AlternateContent>
      </w:r>
    </w:p>
    <w:p w14:paraId="12A54423" w14:textId="6DAC097A" w:rsidR="00EF1BEC" w:rsidRDefault="004A762A" w:rsidP="001C33F6">
      <w:pPr>
        <w:pStyle w:val="ListParagraph"/>
        <w:ind w:leftChars="0" w:left="992"/>
      </w:pPr>
      <w:r>
        <w:rPr>
          <w:noProof/>
        </w:rPr>
        <mc:AlternateContent>
          <mc:Choice Requires="wps">
            <w:drawing>
              <wp:anchor distT="0" distB="0" distL="114300" distR="114300" simplePos="0" relativeHeight="251658619" behindDoc="0" locked="0" layoutInCell="1" allowOverlap="1" wp14:anchorId="1E94D93B" wp14:editId="418DA26A">
                <wp:simplePos x="0" y="0"/>
                <wp:positionH relativeFrom="column">
                  <wp:posOffset>1432560</wp:posOffset>
                </wp:positionH>
                <wp:positionV relativeFrom="paragraph">
                  <wp:posOffset>15240</wp:posOffset>
                </wp:positionV>
                <wp:extent cx="1790700" cy="137160"/>
                <wp:effectExtent l="0" t="0" r="19050" b="15240"/>
                <wp:wrapNone/>
                <wp:docPr id="1736230516" name="Rectangle 1736230516"/>
                <wp:cNvGraphicFramePr/>
                <a:graphic xmlns:a="http://schemas.openxmlformats.org/drawingml/2006/main">
                  <a:graphicData uri="http://schemas.microsoft.com/office/word/2010/wordprocessingShape">
                    <wps:wsp>
                      <wps:cNvSpPr/>
                      <wps:spPr>
                        <a:xfrm>
                          <a:off x="0" y="0"/>
                          <a:ext cx="1790700" cy="137160"/>
                        </a:xfrm>
                        <a:prstGeom prst="rect">
                          <a:avLst/>
                        </a:prstGeom>
                        <a:solidFill>
                          <a:schemeClr val="accent3">
                            <a:lumMod val="20000"/>
                            <a:lumOff val="80000"/>
                          </a:schemeClr>
                        </a:solidFill>
                        <a:ln>
                          <a:solidFill>
                            <a:schemeClr val="accent3">
                              <a:lumMod val="20000"/>
                              <a:lumOff val="8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w:pict>
              <v:rect id="正方形/長方形 1736230516" style="position:absolute;left:0;text-align:left;margin-left:112.8pt;margin-top:1.2pt;width:141pt;height:10.8pt;z-index:251657597;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ededed [662]" strokecolor="#ededed [662]" strokeweight="1pt" w14:anchorId="7B5FE1B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"/>
            </w:pict>
          </mc:Fallback>
        </mc:AlternateContent>
      </w:r>
    </w:p>
    <w:p w14:paraId="75100F78" w14:textId="77777777" w:rsidR="00EF1BEC" w:rsidRDefault="00EF1BEC" w:rsidP="001C33F6">
      <w:pPr>
        <w:pStyle w:val="ListParagraph"/>
        <w:ind w:leftChars="0" w:left="992"/>
      </w:pPr>
    </w:p>
    <w:p w14:paraId="19098A64" w14:textId="7916A6F5" w:rsidR="00CE49D0" w:rsidRPr="00EF1BEC" w:rsidRDefault="00FC7ACA" w:rsidP="001C33F6">
      <w:pPr>
        <w:pStyle w:val="ListParagraph"/>
        <w:ind w:leftChars="0" w:left="992"/>
      </w:pPr>
      <w:r>
        <w:rPr>
          <w:rFonts w:hint="eastAsia"/>
          <w:noProof/>
        </w:rPr>
        <mc:AlternateContent>
          <mc:Choice Requires="wps">
            <w:drawing>
              <wp:anchor distT="0" distB="0" distL="114300" distR="114300" simplePos="0" relativeHeight="251658254" behindDoc="0" locked="0" layoutInCell="1" allowOverlap="1" wp14:anchorId="458F1634" wp14:editId="04544C57">
                <wp:simplePos x="0" y="0"/>
                <wp:positionH relativeFrom="column">
                  <wp:posOffset>4970651</wp:posOffset>
                </wp:positionH>
                <wp:positionV relativeFrom="paragraph">
                  <wp:posOffset>38378</wp:posOffset>
                </wp:positionV>
                <wp:extent cx="1626675" cy="1201402"/>
                <wp:effectExtent l="0" t="0" r="12065" b="0"/>
                <wp:wrapNone/>
                <wp:docPr id="70" name="Text Box 70"/>
                <wp:cNvGraphicFramePr/>
                <a:graphic xmlns:a="http://schemas.openxmlformats.org/drawingml/2006/main">
                  <a:graphicData uri="http://schemas.microsoft.com/office/word/2010/wordprocessingShape">
                    <wps:wsp>
                      <wps:cNvSpPr txBox="1"/>
                      <wps:spPr>
                        <a:xfrm>
                          <a:off x="0" y="0"/>
                          <a:ext cx="1626675" cy="1201402"/>
                        </a:xfrm>
                        <a:prstGeom prst="rect">
                          <a:avLst/>
                        </a:prstGeom>
                        <a:noFill/>
                        <a:ln w="6350">
                          <a:noFill/>
                        </a:ln>
                      </wps:spPr>
                      <wps:txbx>
                        <w:txbxContent>
                          <w:p w14:paraId="2D8826BE" w14:textId="5072F823" w:rsidR="00FC7ACA" w:rsidRDefault="00FC7ACA" w:rsidP="001C68F5">
                            <w:pPr>
                              <w:jc w:val="left"/>
                              <w:rPr>
                                <w:sz w:val="16"/>
                                <w:szCs w:val="16"/>
                              </w:rPr>
                            </w:pPr>
                            <w:r w:rsidRPr="00FC7ACA">
                              <w:rPr>
                                <w:rFonts w:hint="eastAsia"/>
                                <w:sz w:val="16"/>
                                <w:szCs w:val="16"/>
                              </w:rPr>
                              <w:t>panelNorth</w:t>
                            </w:r>
                            <w:r>
                              <w:rPr>
                                <w:rFonts w:hint="eastAsia"/>
                                <w:sz w:val="16"/>
                                <w:szCs w:val="16"/>
                              </w:rPr>
                              <w:t>に</w:t>
                            </w:r>
                            <w:r w:rsidR="001C68F5">
                              <w:rPr>
                                <w:rFonts w:hint="eastAsia"/>
                                <w:sz w:val="16"/>
                                <w:szCs w:val="16"/>
                              </w:rPr>
                              <w:t>panelNorthub1及びpanelNorthSub2の2パネルをBorderLayoutとして配置する．</w:t>
                            </w:r>
                          </w:p>
                          <w:p w14:paraId="35DD8F86" w14:textId="5C5A25D5" w:rsidR="001C68F5" w:rsidRPr="00FC7ACA" w:rsidRDefault="001C68F5" w:rsidP="001C68F5">
                            <w:pPr>
                              <w:jc w:val="left"/>
                              <w:rPr>
                                <w:sz w:val="16"/>
                                <w:szCs w:val="16"/>
                              </w:rPr>
                            </w:pPr>
                            <w:r>
                              <w:rPr>
                                <w:rFonts w:hint="eastAsia"/>
                                <w:sz w:val="16"/>
                                <w:szCs w:val="16"/>
                              </w:rPr>
                              <w:t>(それぞれpanelNorth上のNORTH，CENTERに配置)</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8F1634" id="Text Box 70" o:spid="_x0000_s1057" type="#_x0000_t202" style="position:absolute;left:0;text-align:left;margin-left:391.4pt;margin-top:3pt;width:128.1pt;height:94.6pt;z-index:2516582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" filled="f" stroked="f" strokeweight=".5pt">
                <v:textbox inset="0,0,0,0">
                  <w:txbxContent>
                    <w:p w14:paraId="2D8826BE" w14:textId="5072F823" w:rsidR="00FC7ACA" w:rsidRDefault="00FC7ACA" w:rsidP="001C68F5">
                      <w:pPr>
                        <w:jc w:val="left"/>
                        <w:rPr>
                          <w:sz w:val="16"/>
                          <w:szCs w:val="16"/>
                        </w:rPr>
                      </w:pPr>
                      <w:r w:rsidRPr="00FC7ACA">
                        <w:rPr>
                          <w:rFonts w:hint="eastAsia"/>
                          <w:sz w:val="16"/>
                          <w:szCs w:val="16"/>
                        </w:rPr>
                        <w:t>panelNorth</w:t>
                      </w:r>
                      <w:r>
                        <w:rPr>
                          <w:rFonts w:hint="eastAsia"/>
                          <w:sz w:val="16"/>
                          <w:szCs w:val="16"/>
                        </w:rPr>
                        <w:t>に</w:t>
                      </w:r>
                      <w:r w:rsidR="001C68F5">
                        <w:rPr>
                          <w:rFonts w:hint="eastAsia"/>
                          <w:sz w:val="16"/>
                          <w:szCs w:val="16"/>
                        </w:rPr>
                        <w:t>panelNorthub1及びpanelNorthSub2の2パネルをBorderLayoutとして配置する．</w:t>
                      </w:r>
                    </w:p>
                    <w:p w14:paraId="35DD8F86" w14:textId="5C5A25D5" w:rsidR="001C68F5" w:rsidRPr="00FC7ACA" w:rsidRDefault="001C68F5" w:rsidP="001C68F5">
                      <w:pPr>
                        <w:jc w:val="left"/>
                        <w:rPr>
                          <w:sz w:val="16"/>
                          <w:szCs w:val="16"/>
                        </w:rPr>
                      </w:pPr>
                      <w:r>
                        <w:rPr>
                          <w:rFonts w:hint="eastAsia"/>
                          <w:sz w:val="16"/>
                          <w:szCs w:val="16"/>
                        </w:rPr>
                        <w:t>(それぞれpanelNorth上のNORTH，CENTERに配置)</w:t>
                      </w:r>
                    </w:p>
                  </w:txbxContent>
                </v:textbox>
              </v:shape>
            </w:pict>
          </mc:Fallback>
        </mc:AlternateContent>
      </w:r>
    </w:p>
    <w:p w14:paraId="03E0251F" w14:textId="324FBBAA" w:rsidR="00EF1BEC" w:rsidRDefault="00EF1BEC" w:rsidP="003E45DD">
      <w:pPr>
        <w:pStyle w:val="ListParagraph"/>
        <w:ind w:leftChars="0" w:left="992"/>
      </w:pPr>
    </w:p>
    <w:p w14:paraId="268915AD" w14:textId="2B541A8E" w:rsidR="00EF1BEC" w:rsidRDefault="00EF1BEC" w:rsidP="003E45DD">
      <w:pPr>
        <w:pStyle w:val="ListParagraph"/>
        <w:ind w:leftChars="0" w:left="992"/>
      </w:pPr>
    </w:p>
    <w:p w14:paraId="58CF731C" w14:textId="78A88FFC" w:rsidR="00EF1BEC" w:rsidRDefault="00EF1BEC" w:rsidP="003E45DD">
      <w:pPr>
        <w:pStyle w:val="ListParagraph"/>
        <w:ind w:leftChars="0" w:left="992"/>
      </w:pPr>
    </w:p>
    <w:p w14:paraId="1E4A8CAE" w14:textId="7A8D969F" w:rsidR="00FC7ACA" w:rsidRDefault="00FC7ACA" w:rsidP="003E45DD">
      <w:pPr>
        <w:pStyle w:val="ListParagraph"/>
        <w:ind w:leftChars="0" w:left="992"/>
      </w:pPr>
    </w:p>
    <w:p w14:paraId="2F33ACF8" w14:textId="7FD98EF1" w:rsidR="003E133A" w:rsidRDefault="003E133A" w:rsidP="003E45DD">
      <w:pPr>
        <w:pStyle w:val="ListParagraph"/>
        <w:ind w:leftChars="0" w:left="992"/>
      </w:pPr>
    </w:p>
    <w:p w14:paraId="6B7C004E" w14:textId="6A50D78E" w:rsidR="00F33599" w:rsidRDefault="00F33599" w:rsidP="00F33599">
      <w:pPr>
        <w:pStyle w:val="ListParagraph"/>
        <w:ind w:leftChars="0" w:left="992"/>
      </w:pPr>
      <w:r>
        <w:rPr>
          <w:rFonts w:hint="eastAsia"/>
        </w:rPr>
        <w:t>MainFrameはBorderLayout配置とし，上記の様なパネル配置とする．</w:t>
      </w:r>
    </w:p>
    <w:p w14:paraId="0F24B137" w14:textId="440B7C61" w:rsidR="00F33599" w:rsidRDefault="00F33599" w:rsidP="00F33599">
      <w:pPr>
        <w:pStyle w:val="ListParagraph"/>
        <w:ind w:leftChars="0" w:left="992"/>
      </w:pPr>
      <w:r>
        <w:rPr>
          <w:rFonts w:hint="eastAsia"/>
        </w:rPr>
        <w:t>p</w:t>
      </w:r>
      <w:r>
        <w:t>anelNorth</w:t>
      </w:r>
      <w:r>
        <w:rPr>
          <w:rFonts w:hint="eastAsia"/>
        </w:rPr>
        <w:t>Sub1への配置部品</w:t>
      </w:r>
    </w:p>
    <w:p w14:paraId="0DAF4EA5" w14:textId="782A80C9" w:rsidR="00F33599" w:rsidRDefault="00F33599" w:rsidP="00F33599">
      <w:pPr>
        <w:pStyle w:val="ListParagraph"/>
        <w:ind w:leftChars="0" w:left="992" w:firstLineChars="100" w:firstLine="210"/>
      </w:pPr>
      <w:r>
        <w:rPr>
          <w:rFonts w:hint="eastAsia"/>
        </w:rPr>
        <w:t>教室予約システムラベル，ログインボタン，ログインIDラベル，ログインIDテキストフィールド</w:t>
      </w:r>
    </w:p>
    <w:p w14:paraId="1968C43E" w14:textId="1D5AF95A" w:rsidR="00F33599" w:rsidRDefault="00F33599" w:rsidP="00F33599">
      <w:pPr>
        <w:pStyle w:val="ListParagraph"/>
        <w:ind w:leftChars="0" w:left="992"/>
      </w:pPr>
      <w:r>
        <w:rPr>
          <w:rFonts w:hint="eastAsia"/>
        </w:rPr>
        <w:t>panelNorthSub2への配置部品</w:t>
      </w:r>
    </w:p>
    <w:p w14:paraId="633D501E" w14:textId="63E38E56" w:rsidR="00F33599" w:rsidRDefault="00F33599" w:rsidP="00F33599">
      <w:pPr>
        <w:pStyle w:val="ListParagraph"/>
        <w:ind w:leftChars="572" w:left="1201"/>
      </w:pPr>
      <w:r>
        <w:rPr>
          <w:rFonts w:hint="eastAsia"/>
        </w:rPr>
        <w:t>教室ラベル，教室選択コンボボックス，教室概要ボタン</w:t>
      </w:r>
      <w:r w:rsidR="00EB1303">
        <w:rPr>
          <w:rFonts w:hint="eastAsia"/>
        </w:rPr>
        <w:t>,</w:t>
      </w:r>
      <w:r w:rsidR="00EB1303">
        <w:t xml:space="preserve"> </w:t>
      </w:r>
      <w:r w:rsidR="00EB1303" w:rsidRPr="00EB1303">
        <w:rPr>
          <w:rFonts w:hint="eastAsia"/>
          <w:color w:val="FF0000"/>
        </w:rPr>
        <w:t>予約状況ボタン</w:t>
      </w:r>
    </w:p>
    <w:p w14:paraId="423787AF" w14:textId="77777777" w:rsidR="00F33599" w:rsidRDefault="00F33599" w:rsidP="00F33599">
      <w:pPr>
        <w:pStyle w:val="ListParagraph"/>
        <w:ind w:leftChars="0" w:left="992"/>
      </w:pPr>
      <w:r>
        <w:rPr>
          <w:rFonts w:hint="eastAsia"/>
        </w:rPr>
        <w:t>panelCenterへの配置部品</w:t>
      </w:r>
    </w:p>
    <w:p w14:paraId="53DA05AA" w14:textId="0BB2CC0D" w:rsidR="003E133A" w:rsidRDefault="00F33599" w:rsidP="000A5BD4">
      <w:pPr>
        <w:pStyle w:val="ListParagraph"/>
        <w:ind w:leftChars="572" w:left="1201"/>
        <w:rPr>
          <w:rFonts w:ascii="MS Mincho" w:eastAsia="MS Mincho" w:hAnsi="MS Mincho" w:cs="MS Mincho"/>
        </w:rPr>
      </w:pPr>
      <w:r>
        <w:rPr>
          <w:rFonts w:hint="eastAsia"/>
        </w:rPr>
        <w:t>テキストエリア（20行</w:t>
      </w:r>
      <w:r>
        <w:rPr>
          <w:rFonts w:ascii="MS Mincho" w:eastAsia="MS Mincho" w:hAnsi="MS Mincho" w:cs="MS Mincho" w:hint="eastAsia"/>
        </w:rPr>
        <w:t>✕80文字）</w:t>
      </w:r>
    </w:p>
    <w:p w14:paraId="152BF6C5" w14:textId="2687BE2C" w:rsidR="003C4DC0" w:rsidRDefault="003C4DC0" w:rsidP="003C4DC0">
      <w:pPr>
        <w:rPr>
          <w:rFonts w:asciiTheme="minorEastAsia" w:hAnsiTheme="minorEastAsia" w:cs="MS Mincho"/>
        </w:rPr>
      </w:pPr>
      <w:r>
        <w:rPr>
          <w:rFonts w:ascii="MS Mincho" w:eastAsia="MS Mincho" w:hAnsi="MS Mincho" w:cs="MS Mincho"/>
        </w:rPr>
        <w:tab/>
      </w:r>
      <w:r>
        <w:rPr>
          <w:rFonts w:ascii="MS Mincho" w:eastAsia="MS Mincho" w:hAnsi="MS Mincho" w:cs="MS Mincho" w:hint="eastAsia"/>
        </w:rPr>
        <w:t xml:space="preserve"> </w:t>
      </w:r>
      <w:r w:rsidRPr="003C4DC0">
        <w:rPr>
          <w:rFonts w:asciiTheme="minorEastAsia" w:hAnsiTheme="minorEastAsia" w:cs="MS Mincho"/>
        </w:rPr>
        <w:t>panelSouth</w:t>
      </w:r>
      <w:r w:rsidR="00480421">
        <w:rPr>
          <w:rFonts w:asciiTheme="minorEastAsia" w:hAnsiTheme="minorEastAsia" w:cs="MS Mincho" w:hint="eastAsia"/>
        </w:rPr>
        <w:t>への配置部品</w:t>
      </w:r>
    </w:p>
    <w:p w14:paraId="7DF807FE" w14:textId="0E8F242E" w:rsidR="000A5BD4" w:rsidRPr="00957089" w:rsidRDefault="00480421" w:rsidP="00957089">
      <w:pPr>
        <w:rPr>
          <w:rFonts w:asciiTheme="minorEastAsia" w:hAnsiTheme="minorEastAsia" w:cs="MS Mincho"/>
        </w:rPr>
      </w:pPr>
      <w:r>
        <w:rPr>
          <w:rFonts w:asciiTheme="minorEastAsia" w:hAnsiTheme="minorEastAsia" w:cs="MS Mincho"/>
        </w:rPr>
        <w:tab/>
      </w:r>
      <w:r>
        <w:rPr>
          <w:rFonts w:asciiTheme="minorEastAsia" w:hAnsiTheme="minorEastAsia" w:cs="MS Mincho" w:hint="eastAsia"/>
        </w:rPr>
        <w:t xml:space="preserve">　</w:t>
      </w:r>
    </w:p>
    <w:p w14:paraId="7CDCB20D" w14:textId="429E1483" w:rsidR="003E45DD" w:rsidRDefault="003E45DD" w:rsidP="003E45DD">
      <w:pPr>
        <w:pStyle w:val="ListParagraph"/>
        <w:numPr>
          <w:ilvl w:val="1"/>
          <w:numId w:val="1"/>
        </w:numPr>
        <w:ind w:leftChars="0"/>
        <w:outlineLvl w:val="1"/>
      </w:pPr>
      <w:bookmarkStart w:id="3" w:name="_Toc138931241"/>
      <w:r>
        <w:rPr>
          <w:rFonts w:hint="eastAsia"/>
        </w:rPr>
        <w:t>ログインダイアログ</w:t>
      </w:r>
      <w:bookmarkEnd w:id="3"/>
    </w:p>
    <w:p w14:paraId="7DBA8C6C" w14:textId="125A976F" w:rsidR="005B46B8" w:rsidRDefault="000A5BD4" w:rsidP="000D487E">
      <w:pPr>
        <w:ind w:leftChars="600" w:left="1260"/>
      </w:pPr>
      <w:r>
        <w:rPr>
          <w:noProof/>
        </w:rPr>
        <w:drawing>
          <wp:anchor distT="0" distB="0" distL="114300" distR="114300" simplePos="0" relativeHeight="251658593" behindDoc="0" locked="0" layoutInCell="1" allowOverlap="1" wp14:anchorId="627B4B13" wp14:editId="2B4DD821">
            <wp:simplePos x="0" y="0"/>
            <wp:positionH relativeFrom="margin">
              <wp:posOffset>1620520</wp:posOffset>
            </wp:positionH>
            <wp:positionV relativeFrom="paragraph">
              <wp:posOffset>184150</wp:posOffset>
            </wp:positionV>
            <wp:extent cx="4063365" cy="2095309"/>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63365" cy="20953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6B8">
        <w:rPr>
          <w:rFonts w:hint="eastAsia"/>
        </w:rPr>
        <w:t>LoginDialogは，MainFrameと同様BorderLayout配置とし，</w:t>
      </w:r>
      <w:r w:rsidR="002900E6">
        <w:rPr>
          <w:rFonts w:hint="eastAsia"/>
        </w:rPr>
        <w:t>下記</w:t>
      </w:r>
      <w:r w:rsidR="005B46B8">
        <w:rPr>
          <w:rFonts w:hint="eastAsia"/>
        </w:rPr>
        <w:t>の様なパネル配置及び</w:t>
      </w:r>
      <w:r w:rsidR="002900E6">
        <w:rPr>
          <w:rFonts w:hint="eastAsia"/>
        </w:rPr>
        <w:t>部品配置とする．</w:t>
      </w:r>
    </w:p>
    <w:p w14:paraId="4C35D3C4" w14:textId="77777777" w:rsidR="00550AAD" w:rsidRDefault="00550AAD" w:rsidP="000D487E">
      <w:pPr>
        <w:ind w:leftChars="600" w:left="1260"/>
      </w:pPr>
    </w:p>
    <w:p w14:paraId="3FE480A6" w14:textId="77777777" w:rsidR="00550AAD" w:rsidRDefault="00550AAD" w:rsidP="000D487E">
      <w:pPr>
        <w:ind w:leftChars="600" w:left="1260"/>
      </w:pPr>
    </w:p>
    <w:p w14:paraId="6D87F7E8" w14:textId="77777777" w:rsidR="00550AAD" w:rsidRDefault="00550AAD" w:rsidP="000D487E">
      <w:pPr>
        <w:ind w:leftChars="600" w:left="1260"/>
      </w:pPr>
    </w:p>
    <w:p w14:paraId="389CF89C" w14:textId="77777777" w:rsidR="00550AAD" w:rsidRDefault="00550AAD" w:rsidP="000D487E">
      <w:pPr>
        <w:ind w:leftChars="600" w:left="1260"/>
      </w:pPr>
    </w:p>
    <w:p w14:paraId="2C5D84C2" w14:textId="53201572" w:rsidR="00C65C00" w:rsidRDefault="00C65C00" w:rsidP="00C65C00">
      <w:pPr>
        <w:pStyle w:val="ListParagraph"/>
        <w:ind w:leftChars="0" w:left="992"/>
      </w:pPr>
      <w:r>
        <w:t xml:space="preserve">  </w:t>
      </w:r>
      <w:r>
        <w:rPr>
          <w:rFonts w:hint="eastAsia"/>
        </w:rPr>
        <w:t>p</w:t>
      </w:r>
      <w:r>
        <w:t>anelNorth</w:t>
      </w:r>
      <w:r>
        <w:rPr>
          <w:rFonts w:hint="eastAsia"/>
        </w:rPr>
        <w:t>への配置部品</w:t>
      </w:r>
    </w:p>
    <w:p w14:paraId="5220D7AE" w14:textId="1F735159" w:rsidR="003D3F1F" w:rsidRDefault="00A509ED" w:rsidP="00C65C00">
      <w:pPr>
        <w:pStyle w:val="ListParagraph"/>
        <w:ind w:leftChars="0" w:left="992"/>
        <w:rPr>
          <w:rFonts w:hint="eastAsia"/>
        </w:rPr>
      </w:pPr>
      <w:r>
        <w:rPr>
          <w:rFonts w:hint="eastAsia"/>
        </w:rPr>
        <w:t xml:space="preserve">　</w:t>
      </w:r>
      <w:r w:rsidR="003D3F1F">
        <w:rPr>
          <w:rFonts w:hint="eastAsia"/>
        </w:rPr>
        <w:t xml:space="preserve">　</w:t>
      </w:r>
      <w:r>
        <w:rPr>
          <w:rFonts w:hint="eastAsia"/>
        </w:rPr>
        <w:t>ユーザー</w:t>
      </w:r>
      <w:r w:rsidR="006206EE">
        <w:rPr>
          <w:rFonts w:hint="eastAsia"/>
        </w:rPr>
        <w:t>I</w:t>
      </w:r>
      <w:r w:rsidR="006206EE">
        <w:t>D</w:t>
      </w:r>
      <w:r w:rsidR="006206EE">
        <w:rPr>
          <w:rFonts w:hint="eastAsia"/>
        </w:rPr>
        <w:t>ラベル</w:t>
      </w:r>
      <w:r w:rsidR="003D3F1F">
        <w:rPr>
          <w:rFonts w:hint="eastAsia"/>
        </w:rPr>
        <w:t>、ユーザーIDテキストフィールド</w:t>
      </w:r>
    </w:p>
    <w:p w14:paraId="1ABAD23B" w14:textId="77777777" w:rsidR="00C65C00" w:rsidRDefault="00C65C00" w:rsidP="00C65C00">
      <w:pPr>
        <w:pStyle w:val="ListParagraph"/>
        <w:ind w:leftChars="0" w:left="992"/>
      </w:pPr>
      <w:r>
        <w:rPr>
          <w:rFonts w:hint="eastAsia"/>
        </w:rPr>
        <w:t xml:space="preserve">　panelCenterへの配置部品</w:t>
      </w:r>
    </w:p>
    <w:p w14:paraId="3283FB71" w14:textId="3EBCC6A5" w:rsidR="003D3F1F" w:rsidRPr="00C65C00" w:rsidRDefault="003D3F1F" w:rsidP="00C65C00">
      <w:pPr>
        <w:pStyle w:val="ListParagraph"/>
        <w:ind w:leftChars="0" w:left="992"/>
        <w:rPr>
          <w:rFonts w:hint="eastAsia"/>
        </w:rPr>
      </w:pPr>
      <w:r>
        <w:rPr>
          <w:rFonts w:hint="eastAsia"/>
        </w:rPr>
        <w:t xml:space="preserve">　　パスワードラベル、パスワードテキストフィールド</w:t>
      </w:r>
    </w:p>
    <w:p w14:paraId="0C1FED6A" w14:textId="77777777" w:rsidR="00C65C00" w:rsidRDefault="00C65C00" w:rsidP="00C65C00">
      <w:pPr>
        <w:pStyle w:val="ListParagraph"/>
        <w:ind w:leftChars="572" w:left="1201"/>
        <w:rPr>
          <w:rFonts w:asciiTheme="minorEastAsia" w:hAnsiTheme="minorEastAsia" w:cs="MS Mincho"/>
        </w:rPr>
      </w:pPr>
      <w:r w:rsidRPr="003C4DC0">
        <w:rPr>
          <w:rFonts w:asciiTheme="minorEastAsia" w:hAnsiTheme="minorEastAsia" w:cs="MS Mincho"/>
        </w:rPr>
        <w:t>panelSouth</w:t>
      </w:r>
      <w:r>
        <w:rPr>
          <w:rFonts w:asciiTheme="minorEastAsia" w:hAnsiTheme="minorEastAsia" w:cs="MS Mincho" w:hint="eastAsia"/>
        </w:rPr>
        <w:t>への配置部品</w:t>
      </w:r>
    </w:p>
    <w:p w14:paraId="45C16264" w14:textId="6312BFAF" w:rsidR="000F1290" w:rsidRPr="003C0336" w:rsidRDefault="003D3F1F" w:rsidP="003C0336">
      <w:pPr>
        <w:pStyle w:val="ListParagraph"/>
        <w:ind w:leftChars="572" w:left="1201"/>
        <w:rPr>
          <w:rFonts w:asciiTheme="minorEastAsia" w:hAnsiTheme="minorEastAsia" w:cs="MS Mincho"/>
        </w:rPr>
      </w:pPr>
      <w:r>
        <w:rPr>
          <w:rFonts w:asciiTheme="minorEastAsia" w:hAnsiTheme="minorEastAsia" w:cs="MS Mincho" w:hint="eastAsia"/>
        </w:rPr>
        <w:t xml:space="preserve">　キャンセルボタン、</w:t>
      </w:r>
      <w:r w:rsidR="003C0336">
        <w:rPr>
          <w:rFonts w:asciiTheme="minorEastAsia" w:hAnsiTheme="minorEastAsia" w:cs="MS Mincho" w:hint="eastAsia"/>
        </w:rPr>
        <w:t>O</w:t>
      </w:r>
      <w:r w:rsidR="003C0336">
        <w:rPr>
          <w:rFonts w:asciiTheme="minorEastAsia" w:hAnsiTheme="minorEastAsia" w:cs="MS Mincho"/>
        </w:rPr>
        <w:t>K</w:t>
      </w:r>
      <w:r w:rsidR="003C0336">
        <w:rPr>
          <w:rFonts w:asciiTheme="minorEastAsia" w:hAnsiTheme="minorEastAsia" w:cs="MS Mincho" w:hint="eastAsia"/>
        </w:rPr>
        <w:t>ボタン</w:t>
      </w:r>
    </w:p>
    <w:p w14:paraId="3E0A1475" w14:textId="77777777" w:rsidR="000F1290" w:rsidRDefault="000F1290" w:rsidP="003E45DD">
      <w:pPr>
        <w:pStyle w:val="ListParagraph"/>
        <w:ind w:leftChars="0" w:left="992"/>
      </w:pPr>
    </w:p>
    <w:p w14:paraId="50719C7B" w14:textId="042650BE" w:rsidR="000F1290" w:rsidRPr="00BF7D41" w:rsidRDefault="002A4193" w:rsidP="000F1290">
      <w:pPr>
        <w:pStyle w:val="ListParagraph"/>
        <w:numPr>
          <w:ilvl w:val="1"/>
          <w:numId w:val="1"/>
        </w:numPr>
        <w:ind w:leftChars="0"/>
        <w:outlineLvl w:val="1"/>
        <w:rPr>
          <w:rStyle w:val="eop"/>
        </w:rPr>
      </w:pPr>
      <w:bookmarkStart w:id="4" w:name="_Toc138931242"/>
      <w:r>
        <w:rPr>
          <w:noProof/>
        </w:rPr>
        <mc:AlternateContent>
          <mc:Choice Requires="wps">
            <w:drawing>
              <wp:anchor distT="0" distB="0" distL="114300" distR="114300" simplePos="0" relativeHeight="251658680" behindDoc="0" locked="0" layoutInCell="1" allowOverlap="1" wp14:anchorId="2EAB057F" wp14:editId="6B8998DC">
                <wp:simplePos x="0" y="0"/>
                <wp:positionH relativeFrom="column">
                  <wp:posOffset>1270000</wp:posOffset>
                </wp:positionH>
                <wp:positionV relativeFrom="paragraph">
                  <wp:posOffset>1361440</wp:posOffset>
                </wp:positionV>
                <wp:extent cx="4630420" cy="360680"/>
                <wp:effectExtent l="0" t="0" r="17780" b="20320"/>
                <wp:wrapNone/>
                <wp:docPr id="541826021" name="Rectangle 541826021"/>
                <wp:cNvGraphicFramePr/>
                <a:graphic xmlns:a="http://schemas.openxmlformats.org/drawingml/2006/main">
                  <a:graphicData uri="http://schemas.microsoft.com/office/word/2010/wordprocessingShape">
                    <wps:wsp>
                      <wps:cNvSpPr/>
                      <wps:spPr>
                        <a:xfrm>
                          <a:off x="0" y="0"/>
                          <a:ext cx="4630420" cy="360680"/>
                        </a:xfrm>
                        <a:prstGeom prst="rect">
                          <a:avLst/>
                        </a:prstGeom>
                        <a:noFill/>
                        <a:ln>
                          <a:solidFill>
                            <a:schemeClr val="accent2">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F3B401" id="Rectangle 541826021" o:spid="_x0000_s1026" style="position:absolute;margin-left:100pt;margin-top:107.2pt;width:364.6pt;height:28.4pt;z-index:251658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" filled="f" strokecolor="#f7caac [1301]" strokeweight="1pt"/>
            </w:pict>
          </mc:Fallback>
        </mc:AlternateContent>
      </w:r>
      <w:r w:rsidRPr="002D5DDC">
        <w:rPr>
          <w:rStyle w:val="eop"/>
          <w:noProof/>
        </w:rPr>
        <mc:AlternateContent>
          <mc:Choice Requires="wps">
            <w:drawing>
              <wp:anchor distT="45720" distB="45720" distL="114300" distR="114300" simplePos="0" relativeHeight="251658653" behindDoc="0" locked="0" layoutInCell="1" allowOverlap="1" wp14:anchorId="220B8074" wp14:editId="6C7FDAD8">
                <wp:simplePos x="0" y="0"/>
                <wp:positionH relativeFrom="page">
                  <wp:posOffset>5838190</wp:posOffset>
                </wp:positionH>
                <wp:positionV relativeFrom="paragraph">
                  <wp:posOffset>586740</wp:posOffset>
                </wp:positionV>
                <wp:extent cx="1722120" cy="1376045"/>
                <wp:effectExtent l="0" t="0" r="0" b="0"/>
                <wp:wrapNone/>
                <wp:docPr id="1538155603" name="Text Box 15381556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2120" cy="1376045"/>
                        </a:xfrm>
                        <a:prstGeom prst="rect">
                          <a:avLst/>
                        </a:prstGeom>
                        <a:noFill/>
                        <a:ln w="9525">
                          <a:noFill/>
                          <a:miter lim="800000"/>
                          <a:headEnd/>
                          <a:tailEnd/>
                        </a:ln>
                      </wps:spPr>
                      <wps:txbx>
                        <w:txbxContent>
                          <w:p w14:paraId="0F46B39F" w14:textId="0385664A" w:rsidR="00752F01" w:rsidRPr="00A23021" w:rsidRDefault="00752F01" w:rsidP="00752F01">
                            <w:pPr>
                              <w:rPr>
                                <w:sz w:val="16"/>
                                <w:szCs w:val="16"/>
                              </w:rPr>
                            </w:pPr>
                            <w:r w:rsidRPr="00A23021">
                              <w:rPr>
                                <w:rFonts w:hint="eastAsia"/>
                                <w:color w:val="00B0F0"/>
                                <w:sz w:val="16"/>
                                <w:szCs w:val="16"/>
                              </w:rPr>
                              <w:t>青下線部</w:t>
                            </w:r>
                            <w:r w:rsidR="005B1997">
                              <w:rPr>
                                <w:rFonts w:hint="eastAsia"/>
                                <w:color w:val="00B0F0"/>
                                <w:sz w:val="16"/>
                                <w:szCs w:val="16"/>
                              </w:rPr>
                              <w:t xml:space="preserve"> </w:t>
                            </w:r>
                            <w:r w:rsidRPr="00A23021">
                              <w:rPr>
                                <w:rFonts w:hint="eastAsia"/>
                                <w:sz w:val="16"/>
                                <w:szCs w:val="16"/>
                              </w:rPr>
                              <w:t>:ラベル</w:t>
                            </w:r>
                          </w:p>
                          <w:p w14:paraId="1335C9D0" w14:textId="2FB1E5C6" w:rsidR="00A23021" w:rsidRDefault="00A23021" w:rsidP="00752F01">
                            <w:pPr>
                              <w:rPr>
                                <w:sz w:val="16"/>
                                <w:szCs w:val="16"/>
                              </w:rPr>
                            </w:pPr>
                            <w:r w:rsidRPr="00A23021">
                              <w:rPr>
                                <w:rFonts w:hint="eastAsia"/>
                                <w:color w:val="70AD47" w:themeColor="accent6"/>
                                <w:sz w:val="16"/>
                                <w:szCs w:val="16"/>
                              </w:rPr>
                              <w:t>緑下線部</w:t>
                            </w:r>
                            <w:r w:rsidR="005B1997">
                              <w:rPr>
                                <w:rFonts w:hint="eastAsia"/>
                                <w:color w:val="70AD47" w:themeColor="accent6"/>
                                <w:sz w:val="16"/>
                                <w:szCs w:val="16"/>
                              </w:rPr>
                              <w:t xml:space="preserve"> </w:t>
                            </w:r>
                            <w:r w:rsidRPr="00A23021">
                              <w:rPr>
                                <w:rFonts w:hint="eastAsia"/>
                                <w:sz w:val="16"/>
                                <w:szCs w:val="16"/>
                              </w:rPr>
                              <w:t>:テキストフィールド</w:t>
                            </w:r>
                          </w:p>
                          <w:p w14:paraId="2B37DECF" w14:textId="52F9F75B" w:rsidR="001048EC" w:rsidRDefault="001048EC" w:rsidP="00752F01">
                            <w:pPr>
                              <w:rPr>
                                <w:sz w:val="16"/>
                                <w:szCs w:val="16"/>
                              </w:rPr>
                            </w:pPr>
                            <w:r w:rsidRPr="00B01CAA">
                              <w:rPr>
                                <w:rFonts w:hint="eastAsia"/>
                                <w:color w:val="FF0000"/>
                                <w:sz w:val="16"/>
                                <w:szCs w:val="16"/>
                              </w:rPr>
                              <w:t>赤下線部</w:t>
                            </w:r>
                            <w:r w:rsidR="00B01CAA">
                              <w:rPr>
                                <w:rFonts w:hint="eastAsia"/>
                                <w:sz w:val="16"/>
                                <w:szCs w:val="16"/>
                              </w:rPr>
                              <w:t xml:space="preserve"> </w:t>
                            </w:r>
                            <w:r w:rsidR="00B01CAA">
                              <w:rPr>
                                <w:sz w:val="16"/>
                                <w:szCs w:val="16"/>
                              </w:rPr>
                              <w:t>:</w:t>
                            </w:r>
                            <w:r w:rsidR="00B01CAA">
                              <w:rPr>
                                <w:rFonts w:hint="eastAsia"/>
                                <w:sz w:val="16"/>
                                <w:szCs w:val="16"/>
                              </w:rPr>
                              <w:t>コンボボックス</w:t>
                            </w:r>
                          </w:p>
                          <w:p w14:paraId="5DDE78BC" w14:textId="050583CF" w:rsidR="00B01CAA" w:rsidRDefault="00556B6C" w:rsidP="00752F01">
                            <w:pPr>
                              <w:rPr>
                                <w:rFonts w:hint="eastAsia"/>
                                <w:sz w:val="16"/>
                                <w:szCs w:val="16"/>
                              </w:rPr>
                            </w:pPr>
                            <w:r w:rsidRPr="00556B6C">
                              <w:rPr>
                                <w:rFonts w:hint="eastAsia"/>
                                <w:color w:val="A568D2"/>
                                <w:sz w:val="16"/>
                                <w:szCs w:val="16"/>
                              </w:rPr>
                              <w:t>紫下線部</w:t>
                            </w:r>
                            <w:r>
                              <w:rPr>
                                <w:rFonts w:hint="eastAsia"/>
                                <w:sz w:val="16"/>
                                <w:szCs w:val="16"/>
                              </w:rPr>
                              <w:t xml:space="preserve"> </w:t>
                            </w:r>
                            <w:r>
                              <w:rPr>
                                <w:sz w:val="16"/>
                                <w:szCs w:val="16"/>
                              </w:rPr>
                              <w:t>:</w:t>
                            </w:r>
                            <w:r w:rsidR="00AD0068">
                              <w:rPr>
                                <w:rFonts w:hint="eastAsia"/>
                                <w:sz w:val="16"/>
                                <w:szCs w:val="16"/>
                              </w:rPr>
                              <w:t>ボタン</w:t>
                            </w:r>
                          </w:p>
                          <w:p w14:paraId="5CD1645B" w14:textId="77777777" w:rsidR="00B01CAA" w:rsidRDefault="00B01CAA" w:rsidP="00752F01">
                            <w:pPr>
                              <w:rPr>
                                <w:rFonts w:hint="eastAsia"/>
                                <w:sz w:val="16"/>
                                <w:szCs w:val="16"/>
                              </w:rPr>
                            </w:pPr>
                          </w:p>
                          <w:p w14:paraId="0ACF740E" w14:textId="77777777" w:rsidR="00B01CAA" w:rsidRPr="00A23021" w:rsidRDefault="00B01CAA" w:rsidP="00752F01">
                            <w:pPr>
                              <w:rPr>
                                <w:rFonts w:hint="eastAsia"/>
                                <w:sz w:val="16"/>
                                <w:szCs w:val="16"/>
                              </w:rPr>
                            </w:pPr>
                          </w:p>
                          <w:p w14:paraId="7549260D" w14:textId="77777777" w:rsidR="00752F01" w:rsidRDefault="00752F01" w:rsidP="00752F01">
                            <w:pPr>
                              <w:rPr>
                                <w:rFonts w:hint="eastAsia"/>
                              </w:rPr>
                            </w:pPr>
                          </w:p>
                          <w:p w14:paraId="754BBA07" w14:textId="77777777" w:rsidR="00752F01" w:rsidRDefault="00752F01" w:rsidP="00752F01">
                            <w:pPr>
                              <w:rPr>
                                <w:rFonts w:hint="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0B8074" id="Text Box 1538155603" o:spid="_x0000_s1058" type="#_x0000_t202" style="position:absolute;left:0;text-align:left;margin-left:459.7pt;margin-top:46.2pt;width:135.6pt;height:108.35pt;z-index:251658653;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" filled="f" stroked="f">
                <v:textbox>
                  <w:txbxContent>
                    <w:p w14:paraId="0F46B39F" w14:textId="0385664A" w:rsidR="00752F01" w:rsidRPr="00A23021" w:rsidRDefault="00752F01" w:rsidP="00752F01">
                      <w:pPr>
                        <w:rPr>
                          <w:sz w:val="16"/>
                          <w:szCs w:val="16"/>
                        </w:rPr>
                      </w:pPr>
                      <w:r w:rsidRPr="00A23021">
                        <w:rPr>
                          <w:rFonts w:hint="eastAsia"/>
                          <w:color w:val="00B0F0"/>
                          <w:sz w:val="16"/>
                          <w:szCs w:val="16"/>
                        </w:rPr>
                        <w:t>青下線部</w:t>
                      </w:r>
                      <w:r w:rsidR="005B1997">
                        <w:rPr>
                          <w:rFonts w:hint="eastAsia"/>
                          <w:color w:val="00B0F0"/>
                          <w:sz w:val="16"/>
                          <w:szCs w:val="16"/>
                        </w:rPr>
                        <w:t xml:space="preserve"> </w:t>
                      </w:r>
                      <w:r w:rsidRPr="00A23021">
                        <w:rPr>
                          <w:rFonts w:hint="eastAsia"/>
                          <w:sz w:val="16"/>
                          <w:szCs w:val="16"/>
                        </w:rPr>
                        <w:t>:ラベル</w:t>
                      </w:r>
                    </w:p>
                    <w:p w14:paraId="1335C9D0" w14:textId="2FB1E5C6" w:rsidR="00A23021" w:rsidRDefault="00A23021" w:rsidP="00752F01">
                      <w:pPr>
                        <w:rPr>
                          <w:sz w:val="16"/>
                          <w:szCs w:val="16"/>
                        </w:rPr>
                      </w:pPr>
                      <w:r w:rsidRPr="00A23021">
                        <w:rPr>
                          <w:rFonts w:hint="eastAsia"/>
                          <w:color w:val="70AD47" w:themeColor="accent6"/>
                          <w:sz w:val="16"/>
                          <w:szCs w:val="16"/>
                        </w:rPr>
                        <w:t>緑下線部</w:t>
                      </w:r>
                      <w:r w:rsidR="005B1997">
                        <w:rPr>
                          <w:rFonts w:hint="eastAsia"/>
                          <w:color w:val="70AD47" w:themeColor="accent6"/>
                          <w:sz w:val="16"/>
                          <w:szCs w:val="16"/>
                        </w:rPr>
                        <w:t xml:space="preserve"> </w:t>
                      </w:r>
                      <w:r w:rsidRPr="00A23021">
                        <w:rPr>
                          <w:rFonts w:hint="eastAsia"/>
                          <w:sz w:val="16"/>
                          <w:szCs w:val="16"/>
                        </w:rPr>
                        <w:t>:テキストフィールド</w:t>
                      </w:r>
                    </w:p>
                    <w:p w14:paraId="2B37DECF" w14:textId="52F9F75B" w:rsidR="001048EC" w:rsidRDefault="001048EC" w:rsidP="00752F01">
                      <w:pPr>
                        <w:rPr>
                          <w:sz w:val="16"/>
                          <w:szCs w:val="16"/>
                        </w:rPr>
                      </w:pPr>
                      <w:r w:rsidRPr="00B01CAA">
                        <w:rPr>
                          <w:rFonts w:hint="eastAsia"/>
                          <w:color w:val="FF0000"/>
                          <w:sz w:val="16"/>
                          <w:szCs w:val="16"/>
                        </w:rPr>
                        <w:t>赤下線部</w:t>
                      </w:r>
                      <w:r w:rsidR="00B01CAA">
                        <w:rPr>
                          <w:rFonts w:hint="eastAsia"/>
                          <w:sz w:val="16"/>
                          <w:szCs w:val="16"/>
                        </w:rPr>
                        <w:t xml:space="preserve"> </w:t>
                      </w:r>
                      <w:r w:rsidR="00B01CAA">
                        <w:rPr>
                          <w:sz w:val="16"/>
                          <w:szCs w:val="16"/>
                        </w:rPr>
                        <w:t>:</w:t>
                      </w:r>
                      <w:r w:rsidR="00B01CAA">
                        <w:rPr>
                          <w:rFonts w:hint="eastAsia"/>
                          <w:sz w:val="16"/>
                          <w:szCs w:val="16"/>
                        </w:rPr>
                        <w:t>コンボボックス</w:t>
                      </w:r>
                    </w:p>
                    <w:p w14:paraId="5DDE78BC" w14:textId="050583CF" w:rsidR="00B01CAA" w:rsidRDefault="00556B6C" w:rsidP="00752F01">
                      <w:pPr>
                        <w:rPr>
                          <w:rFonts w:hint="eastAsia"/>
                          <w:sz w:val="16"/>
                          <w:szCs w:val="16"/>
                        </w:rPr>
                      </w:pPr>
                      <w:r w:rsidRPr="00556B6C">
                        <w:rPr>
                          <w:rFonts w:hint="eastAsia"/>
                          <w:color w:val="A568D2"/>
                          <w:sz w:val="16"/>
                          <w:szCs w:val="16"/>
                        </w:rPr>
                        <w:t>紫下線部</w:t>
                      </w:r>
                      <w:r>
                        <w:rPr>
                          <w:rFonts w:hint="eastAsia"/>
                          <w:sz w:val="16"/>
                          <w:szCs w:val="16"/>
                        </w:rPr>
                        <w:t xml:space="preserve"> </w:t>
                      </w:r>
                      <w:r>
                        <w:rPr>
                          <w:sz w:val="16"/>
                          <w:szCs w:val="16"/>
                        </w:rPr>
                        <w:t>:</w:t>
                      </w:r>
                      <w:r w:rsidR="00AD0068">
                        <w:rPr>
                          <w:rFonts w:hint="eastAsia"/>
                          <w:sz w:val="16"/>
                          <w:szCs w:val="16"/>
                        </w:rPr>
                        <w:t>ボタン</w:t>
                      </w:r>
                    </w:p>
                    <w:p w14:paraId="5CD1645B" w14:textId="77777777" w:rsidR="00B01CAA" w:rsidRDefault="00B01CAA" w:rsidP="00752F01">
                      <w:pPr>
                        <w:rPr>
                          <w:rFonts w:hint="eastAsia"/>
                          <w:sz w:val="16"/>
                          <w:szCs w:val="16"/>
                        </w:rPr>
                      </w:pPr>
                    </w:p>
                    <w:p w14:paraId="0ACF740E" w14:textId="77777777" w:rsidR="00B01CAA" w:rsidRPr="00A23021" w:rsidRDefault="00B01CAA" w:rsidP="00752F01">
                      <w:pPr>
                        <w:rPr>
                          <w:rFonts w:hint="eastAsia"/>
                          <w:sz w:val="16"/>
                          <w:szCs w:val="16"/>
                        </w:rPr>
                      </w:pPr>
                    </w:p>
                    <w:p w14:paraId="7549260D" w14:textId="77777777" w:rsidR="00752F01" w:rsidRDefault="00752F01" w:rsidP="00752F01">
                      <w:pPr>
                        <w:rPr>
                          <w:rFonts w:hint="eastAsia"/>
                        </w:rPr>
                      </w:pPr>
                    </w:p>
                    <w:p w14:paraId="754BBA07" w14:textId="77777777" w:rsidR="00752F01" w:rsidRDefault="00752F01" w:rsidP="00752F01">
                      <w:pPr>
                        <w:rPr>
                          <w:rFonts w:hint="eastAsia"/>
                        </w:rPr>
                      </w:pPr>
                    </w:p>
                  </w:txbxContent>
                </v:textbox>
                <w10:wrap anchorx="page"/>
              </v:shape>
            </w:pict>
          </mc:Fallback>
        </mc:AlternateContent>
      </w:r>
      <w:r w:rsidR="00ED4FA4">
        <w:rPr>
          <w:noProof/>
        </w:rPr>
        <mc:AlternateContent>
          <mc:Choice Requires="wps">
            <w:drawing>
              <wp:anchor distT="0" distB="0" distL="114300" distR="114300" simplePos="0" relativeHeight="251658679" behindDoc="0" locked="0" layoutInCell="1" allowOverlap="1" wp14:anchorId="6DE82FD1" wp14:editId="59ED33D4">
                <wp:simplePos x="0" y="0"/>
                <wp:positionH relativeFrom="column">
                  <wp:posOffset>1270000</wp:posOffset>
                </wp:positionH>
                <wp:positionV relativeFrom="paragraph">
                  <wp:posOffset>1036320</wp:posOffset>
                </wp:positionV>
                <wp:extent cx="4630420" cy="304800"/>
                <wp:effectExtent l="0" t="0" r="17780" b="19050"/>
                <wp:wrapNone/>
                <wp:docPr id="2037110472" name="Rectangle 2037110472"/>
                <wp:cNvGraphicFramePr/>
                <a:graphic xmlns:a="http://schemas.openxmlformats.org/drawingml/2006/main">
                  <a:graphicData uri="http://schemas.microsoft.com/office/word/2010/wordprocessingShape">
                    <wps:wsp>
                      <wps:cNvSpPr/>
                      <wps:spPr>
                        <a:xfrm>
                          <a:off x="0" y="0"/>
                          <a:ext cx="4630420" cy="304800"/>
                        </a:xfrm>
                        <a:prstGeom prst="rect">
                          <a:avLst/>
                        </a:prstGeom>
                        <a:noFill/>
                        <a:ln>
                          <a:solidFill>
                            <a:schemeClr val="accent6">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13C17A" id="Rectangle 2037110472" o:spid="_x0000_s1026" style="position:absolute;margin-left:100pt;margin-top:81.6pt;width:364.6pt;height:24pt;z-index:25165867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" filled="f" strokecolor="#c5e0b3 [1305]" strokeweight="1pt"/>
            </w:pict>
          </mc:Fallback>
        </mc:AlternateContent>
      </w:r>
      <w:r w:rsidR="00ED4FA4">
        <w:rPr>
          <w:noProof/>
        </w:rPr>
        <mc:AlternateContent>
          <mc:Choice Requires="wps">
            <w:drawing>
              <wp:anchor distT="0" distB="0" distL="114300" distR="114300" simplePos="0" relativeHeight="251658678" behindDoc="0" locked="0" layoutInCell="1" allowOverlap="1" wp14:anchorId="28137924" wp14:editId="302FCCAA">
                <wp:simplePos x="0" y="0"/>
                <wp:positionH relativeFrom="column">
                  <wp:posOffset>1264920</wp:posOffset>
                </wp:positionH>
                <wp:positionV relativeFrom="paragraph">
                  <wp:posOffset>701040</wp:posOffset>
                </wp:positionV>
                <wp:extent cx="4630420" cy="325120"/>
                <wp:effectExtent l="0" t="0" r="17780" b="17780"/>
                <wp:wrapNone/>
                <wp:docPr id="1560383412" name="Rectangle 1560383412"/>
                <wp:cNvGraphicFramePr/>
                <a:graphic xmlns:a="http://schemas.openxmlformats.org/drawingml/2006/main">
                  <a:graphicData uri="http://schemas.microsoft.com/office/word/2010/wordprocessingShape">
                    <wps:wsp>
                      <wps:cNvSpPr/>
                      <wps:spPr>
                        <a:xfrm>
                          <a:off x="0" y="0"/>
                          <a:ext cx="4630420" cy="325120"/>
                        </a:xfrm>
                        <a:prstGeom prst="rect">
                          <a:avLst/>
                        </a:prstGeom>
                        <a:noFill/>
                        <a:ln>
                          <a:solidFill>
                            <a:schemeClr val="accent5">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F0D633" id="Rectangle 1560383412" o:spid="_x0000_s1026" style="position:absolute;margin-left:99.6pt;margin-top:55.2pt;width:364.6pt;height:25.6pt;z-index:25165867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" filled="f" strokecolor="#bdd6ee [1304]" strokeweight="1pt"/>
            </w:pict>
          </mc:Fallback>
        </mc:AlternateContent>
      </w:r>
      <w:r w:rsidR="001C7149" w:rsidRPr="002D5DDC">
        <w:rPr>
          <w:rStyle w:val="eop"/>
          <w:noProof/>
        </w:rPr>
        <mc:AlternateContent>
          <mc:Choice Requires="wps">
            <w:drawing>
              <wp:anchor distT="45720" distB="45720" distL="114300" distR="114300" simplePos="0" relativeHeight="251658640" behindDoc="0" locked="0" layoutInCell="1" allowOverlap="1" wp14:anchorId="0636AC7D" wp14:editId="6D24F6B9">
                <wp:simplePos x="0" y="0"/>
                <wp:positionH relativeFrom="column">
                  <wp:posOffset>326390</wp:posOffset>
                </wp:positionH>
                <wp:positionV relativeFrom="paragraph">
                  <wp:posOffset>542925</wp:posOffset>
                </wp:positionV>
                <wp:extent cx="2360930" cy="1376363"/>
                <wp:effectExtent l="0" t="0" r="0" b="0"/>
                <wp:wrapNone/>
                <wp:docPr id="1331887808" name="Text Box 13318878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76363"/>
                        </a:xfrm>
                        <a:prstGeom prst="rect">
                          <a:avLst/>
                        </a:prstGeom>
                        <a:noFill/>
                        <a:ln w="9525">
                          <a:noFill/>
                          <a:miter lim="800000"/>
                          <a:headEnd/>
                          <a:tailEnd/>
                        </a:ln>
                      </wps:spPr>
                      <wps:txbx>
                        <w:txbxContent>
                          <w:p w14:paraId="4115ACA7" w14:textId="02369F5A" w:rsidR="002D5DDC" w:rsidRDefault="002D5DDC" w:rsidP="00250073">
                            <w:pPr>
                              <w:spacing w:line="360" w:lineRule="auto"/>
                            </w:pPr>
                            <w:r>
                              <w:t>panelNorth</w:t>
                            </w:r>
                          </w:p>
                          <w:p w14:paraId="0A443669" w14:textId="650275B0" w:rsidR="002D5DDC" w:rsidRDefault="002D5DDC" w:rsidP="00250073">
                            <w:pPr>
                              <w:spacing w:line="360" w:lineRule="auto"/>
                            </w:pPr>
                            <w:r>
                              <w:t>panelCen</w:t>
                            </w:r>
                            <w:r w:rsidR="00866DDA">
                              <w:t>ter</w:t>
                            </w:r>
                          </w:p>
                          <w:p w14:paraId="37909A8C" w14:textId="61F25D97" w:rsidR="00866DDA" w:rsidRDefault="00866DDA" w:rsidP="00250073">
                            <w:pPr>
                              <w:spacing w:line="360" w:lineRule="auto"/>
                            </w:pPr>
                            <w:r>
                              <w:t>panelSouth</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636AC7D" id="Text Box 1331887808" o:spid="_x0000_s1059" type="#_x0000_t202" style="position:absolute;left:0;text-align:left;margin-left:25.7pt;margin-top:42.75pt;width:185.9pt;height:108.4pt;z-index:25165864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" filled="f" stroked="f">
                <v:textbox>
                  <w:txbxContent>
                    <w:p w14:paraId="4115ACA7" w14:textId="02369F5A" w:rsidR="002D5DDC" w:rsidRDefault="002D5DDC" w:rsidP="00250073">
                      <w:pPr>
                        <w:spacing w:line="360" w:lineRule="auto"/>
                      </w:pPr>
                      <w:r>
                        <w:t>panelNorth</w:t>
                      </w:r>
                    </w:p>
                    <w:p w14:paraId="0A443669" w14:textId="650275B0" w:rsidR="002D5DDC" w:rsidRDefault="002D5DDC" w:rsidP="00250073">
                      <w:pPr>
                        <w:spacing w:line="360" w:lineRule="auto"/>
                      </w:pPr>
                      <w:r>
                        <w:t>panelCen</w:t>
                      </w:r>
                      <w:r w:rsidR="00866DDA">
                        <w:t>ter</w:t>
                      </w:r>
                    </w:p>
                    <w:p w14:paraId="37909A8C" w14:textId="61F25D97" w:rsidR="00866DDA" w:rsidRDefault="00866DDA" w:rsidP="00250073">
                      <w:pPr>
                        <w:spacing w:line="360" w:lineRule="auto"/>
                      </w:pPr>
                      <w:r>
                        <w:t>panelSouth</w:t>
                      </w:r>
                    </w:p>
                  </w:txbxContent>
                </v:textbox>
              </v:shape>
            </w:pict>
          </mc:Fallback>
        </mc:AlternateContent>
      </w:r>
      <w:r w:rsidR="004A5F2C" w:rsidRPr="00556B6C">
        <w:rPr>
          <w:noProof/>
          <w:color w:val="FF0000"/>
        </w:rPr>
        <mc:AlternateContent>
          <mc:Choice Requires="wps">
            <w:drawing>
              <wp:anchor distT="0" distB="0" distL="114300" distR="114300" simplePos="0" relativeHeight="251658661" behindDoc="0" locked="0" layoutInCell="1" allowOverlap="1" wp14:anchorId="2E1FBAB5" wp14:editId="2655AAC4">
                <wp:simplePos x="0" y="0"/>
                <wp:positionH relativeFrom="column">
                  <wp:posOffset>2759710</wp:posOffset>
                </wp:positionH>
                <wp:positionV relativeFrom="paragraph">
                  <wp:posOffset>1691005</wp:posOffset>
                </wp:positionV>
                <wp:extent cx="730885" cy="2540"/>
                <wp:effectExtent l="0" t="0" r="31115" b="35560"/>
                <wp:wrapNone/>
                <wp:docPr id="1206593244" name="Straight Connector 1206593244"/>
                <wp:cNvGraphicFramePr/>
                <a:graphic xmlns:a="http://schemas.openxmlformats.org/drawingml/2006/main">
                  <a:graphicData uri="http://schemas.microsoft.com/office/word/2010/wordprocessingShape">
                    <wps:wsp>
                      <wps:cNvCnPr/>
                      <wps:spPr>
                        <a:xfrm flipV="1">
                          <a:off x="0" y="0"/>
                          <a:ext cx="730885" cy="2540"/>
                        </a:xfrm>
                        <a:prstGeom prst="line">
                          <a:avLst/>
                        </a:prstGeom>
                        <a:ln w="9525">
                          <a:solidFill>
                            <a:srgbClr val="A568D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39B83A" id="Straight Connector 1206593244" o:spid="_x0000_s1026" style="position:absolute;flip:y;z-index:251658661;visibility:visible;mso-wrap-style:square;mso-wrap-distance-left:9pt;mso-wrap-distance-top:0;mso-wrap-distance-right:9pt;mso-wrap-distance-bottom:0;mso-position-horizontal:absolute;mso-position-horizontal-relative:text;mso-position-vertical:absolute;mso-position-vertical-relative:text" from="217.3pt,133.15pt" to="274.85pt,1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" strokecolor="#a568d2">
                <v:stroke joinstyle="miter"/>
              </v:line>
            </w:pict>
          </mc:Fallback>
        </mc:AlternateContent>
      </w:r>
      <w:r w:rsidR="00556B6C" w:rsidRPr="00556B6C">
        <w:rPr>
          <w:noProof/>
          <w:color w:val="FF0000"/>
        </w:rPr>
        <mc:AlternateContent>
          <mc:Choice Requires="wps">
            <w:drawing>
              <wp:anchor distT="0" distB="0" distL="114300" distR="114300" simplePos="0" relativeHeight="251658662" behindDoc="0" locked="0" layoutInCell="1" allowOverlap="1" wp14:anchorId="1CA111AF" wp14:editId="3B20EBEA">
                <wp:simplePos x="0" y="0"/>
                <wp:positionH relativeFrom="column">
                  <wp:posOffset>3774142</wp:posOffset>
                </wp:positionH>
                <wp:positionV relativeFrom="paragraph">
                  <wp:posOffset>1687905</wp:posOffset>
                </wp:positionV>
                <wp:extent cx="670112" cy="0"/>
                <wp:effectExtent l="0" t="0" r="0" b="0"/>
                <wp:wrapNone/>
                <wp:docPr id="1870222715" name="Straight Connector 1870222715"/>
                <wp:cNvGraphicFramePr/>
                <a:graphic xmlns:a="http://schemas.openxmlformats.org/drawingml/2006/main">
                  <a:graphicData uri="http://schemas.microsoft.com/office/word/2010/wordprocessingShape">
                    <wps:wsp>
                      <wps:cNvCnPr/>
                      <wps:spPr>
                        <a:xfrm flipV="1">
                          <a:off x="0" y="0"/>
                          <a:ext cx="670112" cy="0"/>
                        </a:xfrm>
                        <a:prstGeom prst="line">
                          <a:avLst/>
                        </a:prstGeom>
                        <a:ln w="9525">
                          <a:solidFill>
                            <a:srgbClr val="A568D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8421E2" id="Straight Connector 1870222715" o:spid="_x0000_s1026" style="position:absolute;flip:y;z-index:2516586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2pt,132.9pt" to="349.95pt,1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" strokecolor="#a568d2">
                <v:stroke joinstyle="miter"/>
              </v:line>
            </w:pict>
          </mc:Fallback>
        </mc:AlternateContent>
      </w:r>
      <w:r w:rsidR="001048EC">
        <w:rPr>
          <w:noProof/>
        </w:rPr>
        <mc:AlternateContent>
          <mc:Choice Requires="wps">
            <w:drawing>
              <wp:anchor distT="0" distB="0" distL="114300" distR="114300" simplePos="0" relativeHeight="251658660" behindDoc="0" locked="0" layoutInCell="1" allowOverlap="1" wp14:anchorId="79EEA963" wp14:editId="2FA44682">
                <wp:simplePos x="0" y="0"/>
                <wp:positionH relativeFrom="column">
                  <wp:posOffset>4709160</wp:posOffset>
                </wp:positionH>
                <wp:positionV relativeFrom="paragraph">
                  <wp:posOffset>1260475</wp:posOffset>
                </wp:positionV>
                <wp:extent cx="444137" cy="0"/>
                <wp:effectExtent l="0" t="0" r="0" b="0"/>
                <wp:wrapNone/>
                <wp:docPr id="2065815231" name="Straight Connector 2065815231"/>
                <wp:cNvGraphicFramePr/>
                <a:graphic xmlns:a="http://schemas.openxmlformats.org/drawingml/2006/main">
                  <a:graphicData uri="http://schemas.microsoft.com/office/word/2010/wordprocessingShape">
                    <wps:wsp>
                      <wps:cNvCnPr/>
                      <wps:spPr>
                        <a:xfrm>
                          <a:off x="0" y="0"/>
                          <a:ext cx="444137"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122B29" id="Straight Connector 2065815231" o:spid="_x0000_s1026" style="position:absolute;z-index:251658660;visibility:visible;mso-wrap-style:square;mso-wrap-distance-left:9pt;mso-wrap-distance-top:0;mso-wrap-distance-right:9pt;mso-wrap-distance-bottom:0;mso-position-horizontal:absolute;mso-position-horizontal-relative:text;mso-position-vertical:absolute;mso-position-vertical-relative:text" from="370.8pt,99.25pt" to="405.75pt,9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" strokecolor="red" strokeweight=".5pt">
                <v:stroke joinstyle="miter"/>
              </v:line>
            </w:pict>
          </mc:Fallback>
        </mc:AlternateContent>
      </w:r>
      <w:r w:rsidR="001048EC">
        <w:rPr>
          <w:noProof/>
        </w:rPr>
        <mc:AlternateContent>
          <mc:Choice Requires="wps">
            <w:drawing>
              <wp:anchor distT="0" distB="0" distL="114300" distR="114300" simplePos="0" relativeHeight="251658659" behindDoc="0" locked="0" layoutInCell="1" allowOverlap="1" wp14:anchorId="394B260F" wp14:editId="3B565680">
                <wp:simplePos x="0" y="0"/>
                <wp:positionH relativeFrom="column">
                  <wp:posOffset>3966210</wp:posOffset>
                </wp:positionH>
                <wp:positionV relativeFrom="paragraph">
                  <wp:posOffset>1265918</wp:posOffset>
                </wp:positionV>
                <wp:extent cx="444137" cy="0"/>
                <wp:effectExtent l="0" t="0" r="0" b="0"/>
                <wp:wrapNone/>
                <wp:docPr id="1523052305" name="Straight Connector 1523052305"/>
                <wp:cNvGraphicFramePr/>
                <a:graphic xmlns:a="http://schemas.openxmlformats.org/drawingml/2006/main">
                  <a:graphicData uri="http://schemas.microsoft.com/office/word/2010/wordprocessingShape">
                    <wps:wsp>
                      <wps:cNvCnPr/>
                      <wps:spPr>
                        <a:xfrm>
                          <a:off x="0" y="0"/>
                          <a:ext cx="444137"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5654C0" id="Straight Connector 1523052305" o:spid="_x0000_s1026" style="position:absolute;z-index:251658659;visibility:visible;mso-wrap-style:square;mso-wrap-distance-left:9pt;mso-wrap-distance-top:0;mso-wrap-distance-right:9pt;mso-wrap-distance-bottom:0;mso-position-horizontal:absolute;mso-position-horizontal-relative:text;mso-position-vertical:absolute;mso-position-vertical-relative:text" from="312.3pt,99.7pt" to="347.25pt,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" strokecolor="red" strokeweight=".5pt">
                <v:stroke joinstyle="miter"/>
              </v:line>
            </w:pict>
          </mc:Fallback>
        </mc:AlternateContent>
      </w:r>
      <w:r w:rsidR="001048EC">
        <w:rPr>
          <w:noProof/>
        </w:rPr>
        <mc:AlternateContent>
          <mc:Choice Requires="wps">
            <w:drawing>
              <wp:anchor distT="0" distB="0" distL="114300" distR="114300" simplePos="0" relativeHeight="251658658" behindDoc="0" locked="0" layoutInCell="1" allowOverlap="1" wp14:anchorId="6B0F45E9" wp14:editId="26E15B49">
                <wp:simplePos x="0" y="0"/>
                <wp:positionH relativeFrom="column">
                  <wp:posOffset>3104515</wp:posOffset>
                </wp:positionH>
                <wp:positionV relativeFrom="paragraph">
                  <wp:posOffset>1268458</wp:posOffset>
                </wp:positionV>
                <wp:extent cx="435428" cy="0"/>
                <wp:effectExtent l="0" t="0" r="0" b="0"/>
                <wp:wrapNone/>
                <wp:docPr id="743810235" name="Straight Connector 743810235"/>
                <wp:cNvGraphicFramePr/>
                <a:graphic xmlns:a="http://schemas.openxmlformats.org/drawingml/2006/main">
                  <a:graphicData uri="http://schemas.microsoft.com/office/word/2010/wordprocessingShape">
                    <wps:wsp>
                      <wps:cNvCnPr/>
                      <wps:spPr>
                        <a:xfrm>
                          <a:off x="0" y="0"/>
                          <a:ext cx="435428"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247D33" id="Straight Connector 743810235" o:spid="_x0000_s1026" style="position:absolute;z-index:251658658;visibility:visible;mso-wrap-style:square;mso-wrap-distance-left:9pt;mso-wrap-distance-top:0;mso-wrap-distance-right:9pt;mso-wrap-distance-bottom:0;mso-position-horizontal:absolute;mso-position-horizontal-relative:text;mso-position-vertical:absolute;mso-position-vertical-relative:text" from="244.45pt,99.9pt" to="278.75pt,9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" strokecolor="red" strokeweight=".5pt">
                <v:stroke joinstyle="miter"/>
              </v:line>
            </w:pict>
          </mc:Fallback>
        </mc:AlternateContent>
      </w:r>
      <w:r w:rsidR="001048EC" w:rsidRPr="001048EC">
        <w:rPr>
          <w:rStyle w:val="eop"/>
          <w:noProof/>
          <w:color w:val="FF0000"/>
        </w:rPr>
        <w:drawing>
          <wp:anchor distT="0" distB="0" distL="114300" distR="114300" simplePos="0" relativeHeight="251658641" behindDoc="0" locked="0" layoutInCell="1" allowOverlap="1" wp14:anchorId="0BB012A8" wp14:editId="521D2C63">
            <wp:simplePos x="0" y="0"/>
            <wp:positionH relativeFrom="column">
              <wp:posOffset>1256665</wp:posOffset>
            </wp:positionH>
            <wp:positionV relativeFrom="paragraph">
              <wp:posOffset>360680</wp:posOffset>
            </wp:positionV>
            <wp:extent cx="4640580" cy="1379220"/>
            <wp:effectExtent l="0" t="0" r="7620" b="0"/>
            <wp:wrapTopAndBottom/>
            <wp:docPr id="411622268" name="Picture 41162226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22268" name="Picture 1" descr="A screenshot of a computer&#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0580" cy="1379220"/>
                    </a:xfrm>
                    <a:prstGeom prst="rect">
                      <a:avLst/>
                    </a:prstGeom>
                    <a:noFill/>
                    <a:ln>
                      <a:noFill/>
                    </a:ln>
                  </pic:spPr>
                </pic:pic>
              </a:graphicData>
            </a:graphic>
          </wp:anchor>
        </w:drawing>
      </w:r>
      <w:r w:rsidR="00602DD0">
        <w:rPr>
          <w:noProof/>
        </w:rPr>
        <mc:AlternateContent>
          <mc:Choice Requires="wps">
            <w:drawing>
              <wp:anchor distT="0" distB="0" distL="114300" distR="114300" simplePos="0" relativeHeight="251658657" behindDoc="0" locked="0" layoutInCell="1" allowOverlap="1" wp14:anchorId="1DA0EEA2" wp14:editId="34965F3B">
                <wp:simplePos x="0" y="0"/>
                <wp:positionH relativeFrom="column">
                  <wp:posOffset>2322095</wp:posOffset>
                </wp:positionH>
                <wp:positionV relativeFrom="paragraph">
                  <wp:posOffset>1267326</wp:posOffset>
                </wp:positionV>
                <wp:extent cx="469231" cy="0"/>
                <wp:effectExtent l="0" t="0" r="0" b="0"/>
                <wp:wrapNone/>
                <wp:docPr id="1410598039" name="Straight Connector 1410598039"/>
                <wp:cNvGraphicFramePr/>
                <a:graphic xmlns:a="http://schemas.openxmlformats.org/drawingml/2006/main">
                  <a:graphicData uri="http://schemas.microsoft.com/office/word/2010/wordprocessingShape">
                    <wps:wsp>
                      <wps:cNvCnPr/>
                      <wps:spPr>
                        <a:xfrm>
                          <a:off x="0" y="0"/>
                          <a:ext cx="469231"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4D65B9" id="Straight Connector 1410598039" o:spid="_x0000_s1026" style="position:absolute;z-index:251658657;visibility:visible;mso-wrap-style:square;mso-wrap-distance-left:9pt;mso-wrap-distance-top:0;mso-wrap-distance-right:9pt;mso-wrap-distance-bottom:0;mso-position-horizontal:absolute;mso-position-horizontal-relative:text;mso-position-vertical:absolute;mso-position-vertical-relative:text" from="182.85pt,99.8pt" to="219.8pt,9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" strokecolor="red" strokeweight=".5pt">
                <v:stroke joinstyle="miter"/>
              </v:line>
            </w:pict>
          </mc:Fallback>
        </mc:AlternateContent>
      </w:r>
      <w:r w:rsidR="00A23021">
        <w:rPr>
          <w:noProof/>
        </w:rPr>
        <mc:AlternateContent>
          <mc:Choice Requires="wps">
            <w:drawing>
              <wp:anchor distT="0" distB="0" distL="114300" distR="114300" simplePos="0" relativeHeight="251658656" behindDoc="0" locked="0" layoutInCell="1" allowOverlap="1" wp14:anchorId="36397CA1" wp14:editId="2442754B">
                <wp:simplePos x="0" y="0"/>
                <wp:positionH relativeFrom="column">
                  <wp:posOffset>4012293</wp:posOffset>
                </wp:positionH>
                <wp:positionV relativeFrom="paragraph">
                  <wp:posOffset>927100</wp:posOffset>
                </wp:positionV>
                <wp:extent cx="415834" cy="0"/>
                <wp:effectExtent l="0" t="0" r="0" b="0"/>
                <wp:wrapNone/>
                <wp:docPr id="2070358382" name="Straight Connector 2070358382"/>
                <wp:cNvGraphicFramePr/>
                <a:graphic xmlns:a="http://schemas.openxmlformats.org/drawingml/2006/main">
                  <a:graphicData uri="http://schemas.microsoft.com/office/word/2010/wordprocessingShape">
                    <wps:wsp>
                      <wps:cNvCnPr/>
                      <wps:spPr>
                        <a:xfrm>
                          <a:off x="0" y="0"/>
                          <a:ext cx="415834"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93B118C" id="Straight Connector 2070358382" o:spid="_x0000_s1026" style="position:absolute;z-index:251658656;visibility:visible;mso-wrap-style:square;mso-wrap-distance-left:9pt;mso-wrap-distance-top:0;mso-wrap-distance-right:9pt;mso-wrap-distance-bottom:0;mso-position-horizontal:absolute;mso-position-horizontal-relative:text;mso-position-vertical:absolute;mso-position-vertical-relative:text" from="315.95pt,73pt" to="348.7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" strokecolor="#70ad47 [3209]" strokeweight=".5pt">
                <v:stroke joinstyle="miter"/>
              </v:line>
            </w:pict>
          </mc:Fallback>
        </mc:AlternateContent>
      </w:r>
      <w:r w:rsidR="00A23021">
        <w:rPr>
          <w:noProof/>
        </w:rPr>
        <mc:AlternateContent>
          <mc:Choice Requires="wps">
            <w:drawing>
              <wp:anchor distT="0" distB="0" distL="114300" distR="114300" simplePos="0" relativeHeight="251658655" behindDoc="0" locked="0" layoutInCell="1" allowOverlap="1" wp14:anchorId="00654E22" wp14:editId="0C40D1B9">
                <wp:simplePos x="0" y="0"/>
                <wp:positionH relativeFrom="column">
                  <wp:posOffset>4716780</wp:posOffset>
                </wp:positionH>
                <wp:positionV relativeFrom="paragraph">
                  <wp:posOffset>932543</wp:posOffset>
                </wp:positionV>
                <wp:extent cx="415834" cy="0"/>
                <wp:effectExtent l="0" t="0" r="0" b="0"/>
                <wp:wrapNone/>
                <wp:docPr id="1851346251" name="Straight Connector 1851346251"/>
                <wp:cNvGraphicFramePr/>
                <a:graphic xmlns:a="http://schemas.openxmlformats.org/drawingml/2006/main">
                  <a:graphicData uri="http://schemas.microsoft.com/office/word/2010/wordprocessingShape">
                    <wps:wsp>
                      <wps:cNvCnPr/>
                      <wps:spPr>
                        <a:xfrm>
                          <a:off x="0" y="0"/>
                          <a:ext cx="415834"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0259AAA" id="Straight Connector 1851346251" o:spid="_x0000_s1026" style="position:absolute;z-index:251658655;visibility:visible;mso-wrap-style:square;mso-wrap-distance-left:9pt;mso-wrap-distance-top:0;mso-wrap-distance-right:9pt;mso-wrap-distance-bottom:0;mso-position-horizontal:absolute;mso-position-horizontal-relative:text;mso-position-vertical:absolute;mso-position-vertical-relative:text" from="371.4pt,73.45pt" to="404.15pt,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" strokecolor="#70ad47 [3209]" strokeweight=".5pt">
                <v:stroke joinstyle="miter"/>
              </v:line>
            </w:pict>
          </mc:Fallback>
        </mc:AlternateContent>
      </w:r>
      <w:r w:rsidR="00A23021">
        <w:rPr>
          <w:noProof/>
        </w:rPr>
        <mc:AlternateContent>
          <mc:Choice Requires="wps">
            <w:drawing>
              <wp:anchor distT="0" distB="0" distL="114300" distR="114300" simplePos="0" relativeHeight="251658654" behindDoc="0" locked="0" layoutInCell="1" allowOverlap="1" wp14:anchorId="1852EF24" wp14:editId="69936BFE">
                <wp:simplePos x="0" y="0"/>
                <wp:positionH relativeFrom="column">
                  <wp:posOffset>3188617</wp:posOffset>
                </wp:positionH>
                <wp:positionV relativeFrom="paragraph">
                  <wp:posOffset>925266</wp:posOffset>
                </wp:positionV>
                <wp:extent cx="510822" cy="282"/>
                <wp:effectExtent l="0" t="0" r="0" b="0"/>
                <wp:wrapNone/>
                <wp:docPr id="2087811089" name="Straight Connector 2087811089"/>
                <wp:cNvGraphicFramePr/>
                <a:graphic xmlns:a="http://schemas.openxmlformats.org/drawingml/2006/main">
                  <a:graphicData uri="http://schemas.microsoft.com/office/word/2010/wordprocessingShape">
                    <wps:wsp>
                      <wps:cNvCnPr/>
                      <wps:spPr>
                        <a:xfrm>
                          <a:off x="0" y="0"/>
                          <a:ext cx="510822" cy="282"/>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6F6B77" id="Straight Connector 2087811089" o:spid="_x0000_s1026" style="position:absolute;z-index:2516586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1.05pt,72.85pt" to="291.25pt,7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" strokecolor="#70ad47 [3209]" strokeweight=".5pt">
                <v:stroke joinstyle="miter"/>
              </v:line>
            </w:pict>
          </mc:Fallback>
        </mc:AlternateContent>
      </w:r>
      <w:r w:rsidR="00752F01">
        <w:rPr>
          <w:noProof/>
        </w:rPr>
        <mc:AlternateContent>
          <mc:Choice Requires="wps">
            <w:drawing>
              <wp:anchor distT="0" distB="0" distL="114300" distR="114300" simplePos="0" relativeHeight="251658652" behindDoc="0" locked="0" layoutInCell="1" allowOverlap="1" wp14:anchorId="3E37DBA8" wp14:editId="11EECC90">
                <wp:simplePos x="0" y="0"/>
                <wp:positionH relativeFrom="column">
                  <wp:posOffset>4435475</wp:posOffset>
                </wp:positionH>
                <wp:positionV relativeFrom="paragraph">
                  <wp:posOffset>1196975</wp:posOffset>
                </wp:positionV>
                <wp:extent cx="165735" cy="0"/>
                <wp:effectExtent l="0" t="0" r="0" b="0"/>
                <wp:wrapNone/>
                <wp:docPr id="1743002110" name="Straight Connector 1743002110"/>
                <wp:cNvGraphicFramePr/>
                <a:graphic xmlns:a="http://schemas.openxmlformats.org/drawingml/2006/main">
                  <a:graphicData uri="http://schemas.microsoft.com/office/word/2010/wordprocessingShape">
                    <wps:wsp>
                      <wps:cNvCnPr/>
                      <wps:spPr>
                        <a:xfrm flipH="1" flipV="1">
                          <a:off x="0" y="0"/>
                          <a:ext cx="1657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5B8CD4" id="Straight Connector 1743002110" o:spid="_x0000_s1026" style="position:absolute;flip:x y;z-index:2516586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9.25pt,94.25pt" to="362.3pt,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" strokecolor="#4472c4 [3204]" strokeweight=".5pt">
                <v:stroke joinstyle="miter"/>
              </v:line>
            </w:pict>
          </mc:Fallback>
        </mc:AlternateContent>
      </w:r>
      <w:r w:rsidR="00E727AF">
        <w:rPr>
          <w:noProof/>
        </w:rPr>
        <mc:AlternateContent>
          <mc:Choice Requires="wps">
            <w:drawing>
              <wp:anchor distT="0" distB="0" distL="114300" distR="114300" simplePos="0" relativeHeight="251658651" behindDoc="0" locked="0" layoutInCell="1" allowOverlap="1" wp14:anchorId="2F59D303" wp14:editId="6D8BBAE5">
                <wp:simplePos x="0" y="0"/>
                <wp:positionH relativeFrom="column">
                  <wp:posOffset>3587749</wp:posOffset>
                </wp:positionH>
                <wp:positionV relativeFrom="paragraph">
                  <wp:posOffset>1200150</wp:posOffset>
                </wp:positionV>
                <wp:extent cx="254000" cy="0"/>
                <wp:effectExtent l="0" t="0" r="0" b="0"/>
                <wp:wrapNone/>
                <wp:docPr id="905220873" name="Straight Connector 905220873"/>
                <wp:cNvGraphicFramePr/>
                <a:graphic xmlns:a="http://schemas.openxmlformats.org/drawingml/2006/main">
                  <a:graphicData uri="http://schemas.microsoft.com/office/word/2010/wordprocessingShape">
                    <wps:wsp>
                      <wps:cNvCnPr/>
                      <wps:spPr>
                        <a:xfrm flipH="1" flipV="1">
                          <a:off x="0" y="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026C7F" id="Straight Connector 905220873" o:spid="_x0000_s1026" style="position:absolute;flip:x y;z-index:2516586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5pt,94.5pt" to="302.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" strokecolor="#4472c4 [3204]" strokeweight=".5pt">
                <v:stroke joinstyle="miter"/>
              </v:line>
            </w:pict>
          </mc:Fallback>
        </mc:AlternateContent>
      </w:r>
      <w:r w:rsidR="00B64237">
        <w:rPr>
          <w:noProof/>
        </w:rPr>
        <mc:AlternateContent>
          <mc:Choice Requires="wps">
            <w:drawing>
              <wp:anchor distT="0" distB="0" distL="114300" distR="114300" simplePos="0" relativeHeight="251658650" behindDoc="0" locked="0" layoutInCell="1" allowOverlap="1" wp14:anchorId="5E6229B8" wp14:editId="6EDD8972">
                <wp:simplePos x="0" y="0"/>
                <wp:positionH relativeFrom="column">
                  <wp:posOffset>2819399</wp:posOffset>
                </wp:positionH>
                <wp:positionV relativeFrom="paragraph">
                  <wp:posOffset>1190624</wp:posOffset>
                </wp:positionV>
                <wp:extent cx="165735" cy="0"/>
                <wp:effectExtent l="0" t="0" r="0" b="0"/>
                <wp:wrapNone/>
                <wp:docPr id="556632371" name="Straight Connector 556632371"/>
                <wp:cNvGraphicFramePr/>
                <a:graphic xmlns:a="http://schemas.openxmlformats.org/drawingml/2006/main">
                  <a:graphicData uri="http://schemas.microsoft.com/office/word/2010/wordprocessingShape">
                    <wps:wsp>
                      <wps:cNvCnPr/>
                      <wps:spPr>
                        <a:xfrm flipH="1" flipV="1">
                          <a:off x="0" y="0"/>
                          <a:ext cx="1657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3B9BC7" id="Straight Connector 556632371" o:spid="_x0000_s1026" style="position:absolute;flip:x y;z-index:2516586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93.75pt" to="235.05pt,9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" strokecolor="#4472c4 [3204]" strokeweight=".5pt">
                <v:stroke joinstyle="miter"/>
              </v:line>
            </w:pict>
          </mc:Fallback>
        </mc:AlternateContent>
      </w:r>
      <w:r w:rsidR="00036882">
        <w:rPr>
          <w:noProof/>
        </w:rPr>
        <mc:AlternateContent>
          <mc:Choice Requires="wps">
            <w:drawing>
              <wp:anchor distT="0" distB="0" distL="114300" distR="114300" simplePos="0" relativeHeight="251658649" behindDoc="0" locked="0" layoutInCell="1" allowOverlap="1" wp14:anchorId="57707D26" wp14:editId="7A8C06B2">
                <wp:simplePos x="0" y="0"/>
                <wp:positionH relativeFrom="column">
                  <wp:posOffset>1739899</wp:posOffset>
                </wp:positionH>
                <wp:positionV relativeFrom="paragraph">
                  <wp:posOffset>1187450</wp:posOffset>
                </wp:positionV>
                <wp:extent cx="492125" cy="0"/>
                <wp:effectExtent l="0" t="0" r="0" b="0"/>
                <wp:wrapNone/>
                <wp:docPr id="23178976" name="Straight Connector 23178976"/>
                <wp:cNvGraphicFramePr/>
                <a:graphic xmlns:a="http://schemas.openxmlformats.org/drawingml/2006/main">
                  <a:graphicData uri="http://schemas.microsoft.com/office/word/2010/wordprocessingShape">
                    <wps:wsp>
                      <wps:cNvCnPr/>
                      <wps:spPr>
                        <a:xfrm flipV="1">
                          <a:off x="0" y="0"/>
                          <a:ext cx="492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9BCED0" id="Straight Connector 23178976" o:spid="_x0000_s1026" style="position:absolute;flip:y;z-index:2516586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pt,93.5pt" to="175.7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" strokecolor="#4472c4 [3204]" strokeweight=".5pt">
                <v:stroke joinstyle="miter"/>
              </v:line>
            </w:pict>
          </mc:Fallback>
        </mc:AlternateContent>
      </w:r>
      <w:r w:rsidR="00036882">
        <w:rPr>
          <w:noProof/>
        </w:rPr>
        <mc:AlternateContent>
          <mc:Choice Requires="wps">
            <w:drawing>
              <wp:anchor distT="0" distB="0" distL="114300" distR="114300" simplePos="0" relativeHeight="251658648" behindDoc="0" locked="0" layoutInCell="1" allowOverlap="1" wp14:anchorId="61FED9D8" wp14:editId="7A943878">
                <wp:simplePos x="0" y="0"/>
                <wp:positionH relativeFrom="column">
                  <wp:posOffset>5153025</wp:posOffset>
                </wp:positionH>
                <wp:positionV relativeFrom="paragraph">
                  <wp:posOffset>1203325</wp:posOffset>
                </wp:positionV>
                <wp:extent cx="212725" cy="3175"/>
                <wp:effectExtent l="0" t="0" r="34925" b="34925"/>
                <wp:wrapNone/>
                <wp:docPr id="38731243" name="Straight Connector 38731243"/>
                <wp:cNvGraphicFramePr/>
                <a:graphic xmlns:a="http://schemas.openxmlformats.org/drawingml/2006/main">
                  <a:graphicData uri="http://schemas.microsoft.com/office/word/2010/wordprocessingShape">
                    <wps:wsp>
                      <wps:cNvCnPr/>
                      <wps:spPr>
                        <a:xfrm>
                          <a:off x="0" y="0"/>
                          <a:ext cx="212725" cy="3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E7917D" id="Straight Connector 38731243" o:spid="_x0000_s1026" style="position:absolute;z-index:251658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75pt,94.75pt" to="422.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" strokecolor="#4472c4 [3204]" strokeweight=".5pt">
                <v:stroke joinstyle="miter"/>
              </v:line>
            </w:pict>
          </mc:Fallback>
        </mc:AlternateContent>
      </w:r>
      <w:r w:rsidR="00BC0FF8">
        <w:rPr>
          <w:noProof/>
        </w:rPr>
        <mc:AlternateContent>
          <mc:Choice Requires="wps">
            <w:drawing>
              <wp:anchor distT="0" distB="0" distL="114300" distR="114300" simplePos="0" relativeHeight="251658647" behindDoc="0" locked="0" layoutInCell="1" allowOverlap="1" wp14:anchorId="7EF4E386" wp14:editId="7AA4C9D8">
                <wp:simplePos x="0" y="0"/>
                <wp:positionH relativeFrom="column">
                  <wp:posOffset>5118100</wp:posOffset>
                </wp:positionH>
                <wp:positionV relativeFrom="paragraph">
                  <wp:posOffset>889000</wp:posOffset>
                </wp:positionV>
                <wp:extent cx="212725" cy="3175"/>
                <wp:effectExtent l="0" t="0" r="34925" b="34925"/>
                <wp:wrapNone/>
                <wp:docPr id="1360125445" name="Straight Connector 1360125445"/>
                <wp:cNvGraphicFramePr/>
                <a:graphic xmlns:a="http://schemas.openxmlformats.org/drawingml/2006/main">
                  <a:graphicData uri="http://schemas.microsoft.com/office/word/2010/wordprocessingShape">
                    <wps:wsp>
                      <wps:cNvCnPr/>
                      <wps:spPr>
                        <a:xfrm>
                          <a:off x="0" y="0"/>
                          <a:ext cx="212725" cy="3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32E60B" id="Straight Connector 1360125445" o:spid="_x0000_s1026" style="position:absolute;z-index:2516586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pt,70pt" to="419.75pt,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" strokecolor="#4472c4 [3204]" strokeweight=".5pt">
                <v:stroke joinstyle="miter"/>
              </v:line>
            </w:pict>
          </mc:Fallback>
        </mc:AlternateContent>
      </w:r>
      <w:r w:rsidR="00BC0FF8">
        <w:rPr>
          <w:noProof/>
        </w:rPr>
        <mc:AlternateContent>
          <mc:Choice Requires="wps">
            <w:drawing>
              <wp:anchor distT="0" distB="0" distL="114300" distR="114300" simplePos="0" relativeHeight="251658646" behindDoc="0" locked="0" layoutInCell="1" allowOverlap="1" wp14:anchorId="07E5EFB3" wp14:editId="34232F7F">
                <wp:simplePos x="0" y="0"/>
                <wp:positionH relativeFrom="column">
                  <wp:posOffset>4429125</wp:posOffset>
                </wp:positionH>
                <wp:positionV relativeFrom="paragraph">
                  <wp:posOffset>889000</wp:posOffset>
                </wp:positionV>
                <wp:extent cx="212725" cy="3175"/>
                <wp:effectExtent l="0" t="0" r="34925" b="34925"/>
                <wp:wrapNone/>
                <wp:docPr id="390084788" name="Straight Connector 390084788"/>
                <wp:cNvGraphicFramePr/>
                <a:graphic xmlns:a="http://schemas.openxmlformats.org/drawingml/2006/main">
                  <a:graphicData uri="http://schemas.microsoft.com/office/word/2010/wordprocessingShape">
                    <wps:wsp>
                      <wps:cNvCnPr/>
                      <wps:spPr>
                        <a:xfrm>
                          <a:off x="0" y="0"/>
                          <a:ext cx="212725" cy="3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7060A0" id="Straight Connector 390084788" o:spid="_x0000_s1026" style="position:absolute;z-index:2516586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75pt,70pt" to="365.5pt,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" strokecolor="#4472c4 [3204]" strokeweight=".5pt">
                <v:stroke joinstyle="miter"/>
              </v:line>
            </w:pict>
          </mc:Fallback>
        </mc:AlternateContent>
      </w:r>
      <w:r w:rsidR="00F93C10">
        <w:rPr>
          <w:noProof/>
        </w:rPr>
        <mc:AlternateContent>
          <mc:Choice Requires="wps">
            <w:drawing>
              <wp:anchor distT="0" distB="0" distL="114300" distR="114300" simplePos="0" relativeHeight="251658645" behindDoc="0" locked="0" layoutInCell="1" allowOverlap="1" wp14:anchorId="4C5C6E2C" wp14:editId="7F226B9F">
                <wp:simplePos x="0" y="0"/>
                <wp:positionH relativeFrom="column">
                  <wp:posOffset>3711575</wp:posOffset>
                </wp:positionH>
                <wp:positionV relativeFrom="paragraph">
                  <wp:posOffset>873125</wp:posOffset>
                </wp:positionV>
                <wp:extent cx="212725" cy="3175"/>
                <wp:effectExtent l="0" t="0" r="34925" b="34925"/>
                <wp:wrapNone/>
                <wp:docPr id="1372529168" name="Straight Connector 1372529168"/>
                <wp:cNvGraphicFramePr/>
                <a:graphic xmlns:a="http://schemas.openxmlformats.org/drawingml/2006/main">
                  <a:graphicData uri="http://schemas.microsoft.com/office/word/2010/wordprocessingShape">
                    <wps:wsp>
                      <wps:cNvCnPr/>
                      <wps:spPr>
                        <a:xfrm>
                          <a:off x="0" y="0"/>
                          <a:ext cx="212725" cy="3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11D454" id="Straight Connector 1372529168" o:spid="_x0000_s1026" style="position:absolute;z-index:2516586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25pt,68.75pt" to="309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" strokecolor="#4472c4 [3204]" strokeweight=".5pt">
                <v:stroke joinstyle="miter"/>
              </v:line>
            </w:pict>
          </mc:Fallback>
        </mc:AlternateContent>
      </w:r>
      <w:r w:rsidR="00F93C10">
        <w:rPr>
          <w:noProof/>
        </w:rPr>
        <mc:AlternateContent>
          <mc:Choice Requires="wps">
            <w:drawing>
              <wp:anchor distT="0" distB="0" distL="114300" distR="114300" simplePos="0" relativeHeight="251658644" behindDoc="0" locked="0" layoutInCell="1" allowOverlap="1" wp14:anchorId="5B894A6D" wp14:editId="3CF90DFE">
                <wp:simplePos x="0" y="0"/>
                <wp:positionH relativeFrom="column">
                  <wp:posOffset>2654300</wp:posOffset>
                </wp:positionH>
                <wp:positionV relativeFrom="paragraph">
                  <wp:posOffset>876300</wp:posOffset>
                </wp:positionV>
                <wp:extent cx="238125" cy="0"/>
                <wp:effectExtent l="0" t="0" r="0" b="0"/>
                <wp:wrapNone/>
                <wp:docPr id="851641505" name="Straight Connector 851641505"/>
                <wp:cNvGraphicFramePr/>
                <a:graphic xmlns:a="http://schemas.openxmlformats.org/drawingml/2006/main">
                  <a:graphicData uri="http://schemas.microsoft.com/office/word/2010/wordprocessingShape">
                    <wps:wsp>
                      <wps:cNvCnPr/>
                      <wps:spPr>
                        <a:xfrm>
                          <a:off x="0" y="0"/>
                          <a:ext cx="238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FD7A5B" id="Straight Connector 851641505" o:spid="_x0000_s1026" style="position:absolute;z-index:251658644;visibility:visible;mso-wrap-style:square;mso-wrap-distance-left:9pt;mso-wrap-distance-top:0;mso-wrap-distance-right:9pt;mso-wrap-distance-bottom:0;mso-position-horizontal:absolute;mso-position-horizontal-relative:text;mso-position-vertical:absolute;mso-position-vertical-relative:text" from="209pt,69pt" to="227.7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" strokecolor="#4472c4 [3204]" strokeweight=".5pt">
                <v:stroke joinstyle="miter"/>
              </v:line>
            </w:pict>
          </mc:Fallback>
        </mc:AlternateContent>
      </w:r>
      <w:r w:rsidR="00977456">
        <w:rPr>
          <w:noProof/>
        </w:rPr>
        <mc:AlternateContent>
          <mc:Choice Requires="wps">
            <w:drawing>
              <wp:anchor distT="0" distB="0" distL="114300" distR="114300" simplePos="0" relativeHeight="251658643" behindDoc="0" locked="0" layoutInCell="1" allowOverlap="1" wp14:anchorId="77F0B20A" wp14:editId="523A269F">
                <wp:simplePos x="0" y="0"/>
                <wp:positionH relativeFrom="column">
                  <wp:posOffset>2654300</wp:posOffset>
                </wp:positionH>
                <wp:positionV relativeFrom="paragraph">
                  <wp:posOffset>876300</wp:posOffset>
                </wp:positionV>
                <wp:extent cx="400050" cy="0"/>
                <wp:effectExtent l="0" t="0" r="0" b="0"/>
                <wp:wrapNone/>
                <wp:docPr id="1517152345" name="Straight Connector 1517152345"/>
                <wp:cNvGraphicFramePr/>
                <a:graphic xmlns:a="http://schemas.openxmlformats.org/drawingml/2006/main">
                  <a:graphicData uri="http://schemas.microsoft.com/office/word/2010/wordprocessingShape">
                    <wps:wsp>
                      <wps:cNvCnPr/>
                      <wps:spPr>
                        <a:xfrm flipH="1">
                          <a:off x="0" y="0"/>
                          <a:ext cx="4000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7B07C" id="Straight Connector 1517152345" o:spid="_x0000_s1026" style="position:absolute;flip:x;z-index:2516586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pt,69pt" to="240.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" strokecolor="#4472c4 [3204]" strokeweight=".5pt">
                <v:stroke joinstyle="miter"/>
              </v:line>
            </w:pict>
          </mc:Fallback>
        </mc:AlternateContent>
      </w:r>
      <w:r w:rsidR="00977456">
        <w:rPr>
          <w:noProof/>
        </w:rPr>
        <mc:AlternateContent>
          <mc:Choice Requires="wps">
            <w:drawing>
              <wp:anchor distT="0" distB="0" distL="114300" distR="114300" simplePos="0" relativeHeight="251658642" behindDoc="0" locked="0" layoutInCell="1" allowOverlap="1" wp14:anchorId="45EB4F5D" wp14:editId="68157CD0">
                <wp:simplePos x="0" y="0"/>
                <wp:positionH relativeFrom="column">
                  <wp:posOffset>1758950</wp:posOffset>
                </wp:positionH>
                <wp:positionV relativeFrom="paragraph">
                  <wp:posOffset>885825</wp:posOffset>
                </wp:positionV>
                <wp:extent cx="238125" cy="0"/>
                <wp:effectExtent l="0" t="0" r="0" b="0"/>
                <wp:wrapNone/>
                <wp:docPr id="1989219412" name="Straight Connector 1989219412"/>
                <wp:cNvGraphicFramePr/>
                <a:graphic xmlns:a="http://schemas.openxmlformats.org/drawingml/2006/main">
                  <a:graphicData uri="http://schemas.microsoft.com/office/word/2010/wordprocessingShape">
                    <wps:wsp>
                      <wps:cNvCnPr/>
                      <wps:spPr>
                        <a:xfrm>
                          <a:off x="0" y="0"/>
                          <a:ext cx="238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B88933" id="Straight Connector 1989219412" o:spid="_x0000_s1026" style="position:absolute;z-index:251658642;visibility:visible;mso-wrap-style:square;mso-wrap-distance-left:9pt;mso-wrap-distance-top:0;mso-wrap-distance-right:9pt;mso-wrap-distance-bottom:0;mso-position-horizontal:absolute;mso-position-horizontal-relative:text;mso-position-vertical:absolute;mso-position-vertical-relative:text" from="138.5pt,69.75pt" to="157.25pt,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" strokecolor="#4472c4 [3204]" strokeweight=".5pt">
                <v:stroke joinstyle="miter"/>
              </v:line>
            </w:pict>
          </mc:Fallback>
        </mc:AlternateContent>
      </w:r>
      <w:r w:rsidR="000F1290">
        <w:rPr>
          <w:rStyle w:val="normaltextrun"/>
          <w:rFonts w:ascii="Yu Mincho" w:eastAsia="Yu Mincho" w:hAnsi="Yu Mincho" w:hint="eastAsia"/>
          <w:color w:val="000000"/>
          <w:szCs w:val="21"/>
          <w:shd w:val="clear" w:color="auto" w:fill="FFFFFF"/>
        </w:rPr>
        <w:t>Reservation Dialog</w:t>
      </w:r>
      <w:bookmarkEnd w:id="4"/>
      <w:r w:rsidR="000F1290">
        <w:rPr>
          <w:rStyle w:val="eop"/>
          <w:rFonts w:ascii="Yu Mincho" w:eastAsia="Yu Mincho" w:hAnsi="Yu Mincho" w:hint="eastAsia"/>
          <w:color w:val="000000"/>
          <w:szCs w:val="21"/>
          <w:shd w:val="clear" w:color="auto" w:fill="FFFFFF"/>
        </w:rPr>
        <w:t> </w:t>
      </w:r>
    </w:p>
    <w:p w14:paraId="6B419723" w14:textId="77777777" w:rsidR="00F40927" w:rsidRDefault="00BF7D41" w:rsidP="00F40927">
      <w:pPr>
        <w:ind w:leftChars="600" w:left="1260"/>
      </w:pPr>
      <w:r>
        <w:rPr>
          <w:rStyle w:val="normaltextrun"/>
          <w:rFonts w:ascii="Yu Mincho" w:eastAsia="Yu Mincho" w:hAnsi="Yu Mincho" w:hint="eastAsia"/>
          <w:color w:val="000000"/>
          <w:szCs w:val="21"/>
          <w:shd w:val="clear" w:color="auto" w:fill="FFFFFF"/>
        </w:rPr>
        <w:t>Reservation Dialogは</w:t>
      </w:r>
      <w:r w:rsidR="00F40927">
        <w:rPr>
          <w:rFonts w:hint="eastAsia"/>
        </w:rPr>
        <w:t>MainFrameと同様BorderLayout配置とし，下記の様なパネル配置及び部品配置とする．</w:t>
      </w:r>
    </w:p>
    <w:p w14:paraId="72A57C89" w14:textId="20BF1F06" w:rsidR="00A25F2D" w:rsidRDefault="00A25F2D" w:rsidP="00A25F2D">
      <w:pPr>
        <w:pStyle w:val="ListParagraph"/>
        <w:ind w:leftChars="0" w:left="992"/>
      </w:pPr>
      <w:r>
        <w:rPr>
          <w:rStyle w:val="eop"/>
        </w:rPr>
        <w:t xml:space="preserve">  </w:t>
      </w:r>
      <w:r>
        <w:rPr>
          <w:rFonts w:hint="eastAsia"/>
        </w:rPr>
        <w:t>p</w:t>
      </w:r>
      <w:r>
        <w:t>anelNorth</w:t>
      </w:r>
      <w:r>
        <w:rPr>
          <w:rFonts w:hint="eastAsia"/>
        </w:rPr>
        <w:t>への配置部品</w:t>
      </w:r>
    </w:p>
    <w:p w14:paraId="717B8289" w14:textId="45A44978" w:rsidR="005268AF" w:rsidRDefault="00D220A4" w:rsidP="00A25F2D">
      <w:pPr>
        <w:pStyle w:val="ListParagraph"/>
        <w:ind w:leftChars="0" w:left="992"/>
        <w:rPr>
          <w:rFonts w:hint="eastAsia"/>
        </w:rPr>
      </w:pPr>
      <w:r>
        <w:t xml:space="preserve">  </w:t>
      </w:r>
      <w:r>
        <w:rPr>
          <w:rFonts w:hint="eastAsia"/>
        </w:rPr>
        <w:t xml:space="preserve">　</w:t>
      </w:r>
      <w:r w:rsidR="001E45FF">
        <w:rPr>
          <w:rFonts w:hint="eastAsia"/>
        </w:rPr>
        <w:t>教室ラベル</w:t>
      </w:r>
      <w:r w:rsidR="00CC7DAE">
        <w:rPr>
          <w:rFonts w:hint="eastAsia"/>
        </w:rPr>
        <w:t>、予約日ラベル、年ラベル、月ラベル、日ラベル</w:t>
      </w:r>
      <w:r w:rsidR="005268AF">
        <w:rPr>
          <w:rFonts w:hint="eastAsia"/>
        </w:rPr>
        <w:t>、教室選択コンボボックス</w:t>
      </w:r>
    </w:p>
    <w:p w14:paraId="30FEAFB8" w14:textId="2492F0DC" w:rsidR="00255E94" w:rsidRDefault="00A25F2D" w:rsidP="00C65C00">
      <w:pPr>
        <w:pStyle w:val="ListParagraph"/>
        <w:ind w:leftChars="0" w:left="992"/>
      </w:pPr>
      <w:r>
        <w:rPr>
          <w:rFonts w:hint="eastAsia"/>
        </w:rPr>
        <w:t xml:space="preserve">　panelCenterへの配置部品</w:t>
      </w:r>
    </w:p>
    <w:p w14:paraId="1A79CD11" w14:textId="52EC1E3D" w:rsidR="006C79CC" w:rsidRDefault="005268AF" w:rsidP="00C65C00">
      <w:pPr>
        <w:pStyle w:val="ListParagraph"/>
        <w:ind w:leftChars="0" w:left="992"/>
        <w:rPr>
          <w:rFonts w:ascii="MS Mincho" w:eastAsia="MS Mincho" w:hAnsi="MS Mincho" w:cs="MS Mincho"/>
        </w:rPr>
      </w:pPr>
      <w:r>
        <w:rPr>
          <w:rFonts w:hint="eastAsia"/>
        </w:rPr>
        <w:t xml:space="preserve">　　</w:t>
      </w:r>
      <w:r w:rsidR="00422FBE">
        <w:rPr>
          <w:rFonts w:hint="eastAsia"/>
        </w:rPr>
        <w:t>予約時間ラベル、</w:t>
      </w:r>
      <w:r w:rsidR="001C6EE1">
        <w:rPr>
          <w:rFonts w:hint="eastAsia"/>
        </w:rPr>
        <w:t>(開始時間)</w:t>
      </w:r>
      <w:r w:rsidR="004A4A1A">
        <w:rPr>
          <w:rFonts w:hint="eastAsia"/>
        </w:rPr>
        <w:t>時ラベル、</w:t>
      </w:r>
      <w:r w:rsidR="00C0010A">
        <w:rPr>
          <w:rFonts w:hint="eastAsia"/>
        </w:rPr>
        <w:t>分</w:t>
      </w:r>
      <w:r w:rsidR="00C0010A">
        <w:rPr>
          <w:rFonts w:ascii="MS Mincho" w:eastAsia="MS Mincho" w:hAnsi="MS Mincho" w:cs="MS Mincho" w:hint="eastAsia"/>
        </w:rPr>
        <w:t>～ラベル、</w:t>
      </w:r>
      <w:r w:rsidR="001C6EE1">
        <w:rPr>
          <w:rFonts w:hint="eastAsia"/>
        </w:rPr>
        <w:t>(終了時間)時ラベル、分</w:t>
      </w:r>
      <w:r w:rsidR="001C6EE1">
        <w:rPr>
          <w:rFonts w:ascii="MS Mincho" w:eastAsia="MS Mincho" w:hAnsi="MS Mincho" w:cs="MS Mincho" w:hint="eastAsia"/>
        </w:rPr>
        <w:t>ラベル、</w:t>
      </w:r>
    </w:p>
    <w:p w14:paraId="0BFB5B6B" w14:textId="77777777" w:rsidR="001E7231" w:rsidRDefault="006C79CC" w:rsidP="00C65C00">
      <w:pPr>
        <w:pStyle w:val="ListParagraph"/>
        <w:ind w:leftChars="0" w:left="992"/>
      </w:pPr>
      <w:r>
        <w:rPr>
          <w:rFonts w:ascii="MS Mincho" w:eastAsia="MS Mincho" w:hAnsi="MS Mincho" w:cs="MS Mincho" w:hint="eastAsia"/>
        </w:rPr>
        <w:t xml:space="preserve">　　(</w:t>
      </w:r>
      <w:r>
        <w:rPr>
          <w:rFonts w:hint="eastAsia"/>
        </w:rPr>
        <w:t>開始時間)</w:t>
      </w:r>
      <w:r w:rsidRPr="006C79CC">
        <w:rPr>
          <w:rFonts w:hint="eastAsia"/>
        </w:rPr>
        <w:t xml:space="preserve"> </w:t>
      </w:r>
      <w:r>
        <w:rPr>
          <w:rFonts w:hint="eastAsia"/>
        </w:rPr>
        <w:t>時選択コンボボックス、</w:t>
      </w:r>
      <w:r>
        <w:rPr>
          <w:rFonts w:ascii="MS Mincho" w:eastAsia="MS Mincho" w:hAnsi="MS Mincho" w:cs="MS Mincho" w:hint="eastAsia"/>
        </w:rPr>
        <w:t>(</w:t>
      </w:r>
      <w:r>
        <w:rPr>
          <w:rFonts w:hint="eastAsia"/>
        </w:rPr>
        <w:t>開始時間)分</w:t>
      </w:r>
      <w:r>
        <w:rPr>
          <w:rFonts w:ascii="MS Mincho" w:eastAsia="MS Mincho" w:hAnsi="MS Mincho" w:cs="MS Mincho" w:hint="eastAsia"/>
        </w:rPr>
        <w:t>選択コンボボックス、</w:t>
      </w:r>
      <w:r>
        <w:rPr>
          <w:rFonts w:hint="eastAsia"/>
        </w:rPr>
        <w:t>(終了時間)時</w:t>
      </w:r>
      <w:r w:rsidR="001E7231">
        <w:rPr>
          <w:rFonts w:hint="eastAsia"/>
        </w:rPr>
        <w:t xml:space="preserve">時選択コン　　</w:t>
      </w:r>
    </w:p>
    <w:p w14:paraId="04B11D69" w14:textId="5DBC69B8" w:rsidR="006C79CC" w:rsidRPr="006C79CC" w:rsidRDefault="001E7231" w:rsidP="00C65C00">
      <w:pPr>
        <w:pStyle w:val="ListParagraph"/>
        <w:ind w:leftChars="0" w:left="992"/>
        <w:rPr>
          <w:rFonts w:ascii="MS Mincho" w:eastAsia="MS Mincho" w:hAnsi="MS Mincho" w:cs="MS Mincho" w:hint="eastAsia"/>
        </w:rPr>
      </w:pPr>
      <w:r>
        <w:rPr>
          <w:rFonts w:hint="eastAsia"/>
        </w:rPr>
        <w:t xml:space="preserve">　　ボボックス</w:t>
      </w:r>
      <w:r w:rsidR="006C79CC">
        <w:rPr>
          <w:rFonts w:hint="eastAsia"/>
        </w:rPr>
        <w:t>、</w:t>
      </w:r>
      <w:r w:rsidR="006C79CC">
        <w:rPr>
          <w:rFonts w:ascii="MS Mincho" w:eastAsia="MS Mincho" w:hAnsi="MS Mincho" w:cs="MS Mincho" w:hint="eastAsia"/>
        </w:rPr>
        <w:t>(</w:t>
      </w:r>
      <w:r w:rsidR="006C79CC">
        <w:rPr>
          <w:rFonts w:hint="eastAsia"/>
        </w:rPr>
        <w:t>開始時間)分</w:t>
      </w:r>
      <w:r>
        <w:rPr>
          <w:rFonts w:hint="eastAsia"/>
        </w:rPr>
        <w:t>時選択コンボボックス</w:t>
      </w:r>
    </w:p>
    <w:p w14:paraId="47813D7F" w14:textId="35A8018F" w:rsidR="00A25F2D" w:rsidRDefault="00A25F2D" w:rsidP="00255E94">
      <w:pPr>
        <w:pStyle w:val="ListParagraph"/>
        <w:ind w:leftChars="572" w:left="1201"/>
        <w:rPr>
          <w:rFonts w:asciiTheme="minorEastAsia" w:hAnsiTheme="minorEastAsia" w:cs="MS Mincho"/>
        </w:rPr>
      </w:pPr>
      <w:r w:rsidRPr="003C4DC0">
        <w:rPr>
          <w:rFonts w:asciiTheme="minorEastAsia" w:hAnsiTheme="minorEastAsia" w:cs="MS Mincho"/>
        </w:rPr>
        <w:t>panelSouth</w:t>
      </w:r>
      <w:r>
        <w:rPr>
          <w:rFonts w:asciiTheme="minorEastAsia" w:hAnsiTheme="minorEastAsia" w:cs="MS Mincho" w:hint="eastAsia"/>
        </w:rPr>
        <w:t>への配置部品</w:t>
      </w:r>
    </w:p>
    <w:p w14:paraId="3C555A37" w14:textId="0657B98C" w:rsidR="00B7281E" w:rsidRDefault="00B7281E" w:rsidP="00255E94">
      <w:pPr>
        <w:pStyle w:val="ListParagraph"/>
        <w:ind w:leftChars="572" w:left="1201"/>
        <w:rPr>
          <w:rFonts w:asciiTheme="minorEastAsia" w:hAnsiTheme="minorEastAsia" w:cs="MS Mincho" w:hint="eastAsia"/>
        </w:rPr>
      </w:pPr>
      <w:r>
        <w:rPr>
          <w:rFonts w:asciiTheme="minorEastAsia" w:hAnsiTheme="minorEastAsia" w:cs="MS Mincho" w:hint="eastAsia"/>
        </w:rPr>
        <w:t xml:space="preserve">　空白</w:t>
      </w:r>
      <w:r w:rsidR="0006581A">
        <w:rPr>
          <w:rFonts w:asciiTheme="minorEastAsia" w:hAnsiTheme="minorEastAsia" w:cs="MS Mincho" w:hint="eastAsia"/>
        </w:rPr>
        <w:t>ラベル、キャンセルボタン、予約実行</w:t>
      </w:r>
      <w:r w:rsidR="00D50B32">
        <w:rPr>
          <w:rFonts w:asciiTheme="minorEastAsia" w:hAnsiTheme="minorEastAsia" w:cs="MS Mincho" w:hint="eastAsia"/>
        </w:rPr>
        <w:t>ボタン</w:t>
      </w:r>
    </w:p>
    <w:p w14:paraId="26315E17" w14:textId="4EF35B0B" w:rsidR="00255E94" w:rsidRPr="00255E94" w:rsidRDefault="00255E94" w:rsidP="00255E94">
      <w:pPr>
        <w:pStyle w:val="ListParagraph"/>
        <w:ind w:leftChars="572" w:left="1201"/>
        <w:rPr>
          <w:rFonts w:ascii="MS Mincho" w:eastAsia="MS Mincho" w:hAnsi="MS Mincho" w:cs="MS Mincho" w:hint="eastAsia"/>
        </w:rPr>
      </w:pPr>
      <w:r>
        <w:rPr>
          <w:rFonts w:asciiTheme="minorEastAsia" w:hAnsiTheme="minorEastAsia" w:cs="MS Mincho"/>
        </w:rPr>
        <w:t xml:space="preserve"> </w:t>
      </w:r>
    </w:p>
    <w:p w14:paraId="4420FB51" w14:textId="77777777" w:rsidR="00A25F2D" w:rsidRPr="00957089" w:rsidRDefault="00A25F2D" w:rsidP="00A25F2D">
      <w:pPr>
        <w:rPr>
          <w:rFonts w:asciiTheme="minorEastAsia" w:hAnsiTheme="minorEastAsia" w:cs="MS Mincho"/>
        </w:rPr>
      </w:pPr>
      <w:r>
        <w:rPr>
          <w:rFonts w:asciiTheme="minorEastAsia" w:hAnsiTheme="minorEastAsia" w:cs="MS Mincho"/>
        </w:rPr>
        <w:tab/>
      </w:r>
      <w:r>
        <w:rPr>
          <w:rFonts w:asciiTheme="minorEastAsia" w:hAnsiTheme="minorEastAsia" w:cs="MS Mincho" w:hint="eastAsia"/>
        </w:rPr>
        <w:t xml:space="preserve">　</w:t>
      </w:r>
    </w:p>
    <w:p w14:paraId="4E6BE712" w14:textId="40562586" w:rsidR="00BF7D41" w:rsidRPr="006914F3" w:rsidRDefault="00BF7D41" w:rsidP="00BF7D41">
      <w:pPr>
        <w:pStyle w:val="ListParagraph"/>
        <w:ind w:leftChars="0" w:left="992"/>
        <w:outlineLvl w:val="1"/>
        <w:rPr>
          <w:rStyle w:val="eop"/>
        </w:rPr>
      </w:pPr>
    </w:p>
    <w:p w14:paraId="1173A9FB" w14:textId="680B05FA" w:rsidR="006914F3" w:rsidRPr="00E3419E" w:rsidRDefault="00BF7D41" w:rsidP="00BF7D41">
      <w:pPr>
        <w:ind w:firstLine="1265"/>
        <w:outlineLvl w:val="1"/>
        <w:rPr>
          <w:rStyle w:val="eop"/>
        </w:rPr>
      </w:pPr>
      <w:r>
        <w:rPr>
          <w:rStyle w:val="normaltextrun"/>
          <w:rFonts w:ascii="Yu Mincho" w:eastAsia="Yu Mincho" w:hAnsi="Yu Mincho"/>
          <w:color w:val="000000"/>
          <w:szCs w:val="21"/>
          <w:shd w:val="clear" w:color="auto" w:fill="FFFFFF"/>
        </w:rPr>
        <w:tab/>
      </w:r>
      <w:r w:rsidR="006914F3" w:rsidRPr="00957089">
        <w:rPr>
          <w:rFonts w:ascii="Yu Mincho" w:eastAsia="Yu Mincho" w:hAnsi="Yu Mincho" w:hint="eastAsia"/>
          <w:color w:val="000000"/>
          <w:szCs w:val="21"/>
          <w:shd w:val="clear" w:color="auto" w:fill="FFFFFF"/>
        </w:rPr>
        <w:br/>
      </w:r>
    </w:p>
    <w:p w14:paraId="57EBA9CA" w14:textId="4E5DD0E0" w:rsidR="00E3419E" w:rsidRPr="00F40927" w:rsidRDefault="00EB05A4" w:rsidP="000F1290">
      <w:pPr>
        <w:pStyle w:val="ListParagraph"/>
        <w:numPr>
          <w:ilvl w:val="1"/>
          <w:numId w:val="1"/>
        </w:numPr>
        <w:ind w:leftChars="0"/>
        <w:outlineLvl w:val="1"/>
        <w:rPr>
          <w:rStyle w:val="eop"/>
        </w:rPr>
      </w:pPr>
      <w:bookmarkStart w:id="5" w:name="_Toc138931243"/>
      <w:r>
        <w:rPr>
          <w:noProof/>
        </w:rPr>
        <mc:AlternateContent>
          <mc:Choice Requires="wps">
            <w:drawing>
              <wp:anchor distT="0" distB="0" distL="114300" distR="114300" simplePos="0" relativeHeight="251658683" behindDoc="0" locked="0" layoutInCell="1" allowOverlap="1" wp14:anchorId="0022F4A0" wp14:editId="733C6A07">
                <wp:simplePos x="0" y="0"/>
                <wp:positionH relativeFrom="column">
                  <wp:posOffset>1270000</wp:posOffset>
                </wp:positionH>
                <wp:positionV relativeFrom="paragraph">
                  <wp:posOffset>1313180</wp:posOffset>
                </wp:positionV>
                <wp:extent cx="4627880" cy="340360"/>
                <wp:effectExtent l="0" t="0" r="20320" b="21590"/>
                <wp:wrapSquare wrapText="bothSides"/>
                <wp:docPr id="566258387" name="Rectangle 566258387"/>
                <wp:cNvGraphicFramePr/>
                <a:graphic xmlns:a="http://schemas.openxmlformats.org/drawingml/2006/main">
                  <a:graphicData uri="http://schemas.microsoft.com/office/word/2010/wordprocessingShape">
                    <wps:wsp>
                      <wps:cNvSpPr/>
                      <wps:spPr>
                        <a:xfrm>
                          <a:off x="0" y="0"/>
                          <a:ext cx="4627880" cy="340360"/>
                        </a:xfrm>
                        <a:prstGeom prst="rect">
                          <a:avLst/>
                        </a:prstGeom>
                        <a:noFill/>
                        <a:ln>
                          <a:solidFill>
                            <a:schemeClr val="accent2">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49310A" id="Rectangle 566258387" o:spid="_x0000_s1026" style="position:absolute;margin-left:100pt;margin-top:103.4pt;width:364.4pt;height:26.8pt;z-index:25165868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" filled="f" strokecolor="#f7caac [1301]" strokeweight="1pt">
                <w10:wrap type="square"/>
              </v:rect>
            </w:pict>
          </mc:Fallback>
        </mc:AlternateContent>
      </w:r>
      <w:r>
        <w:rPr>
          <w:noProof/>
        </w:rPr>
        <mc:AlternateContent>
          <mc:Choice Requires="wps">
            <w:drawing>
              <wp:anchor distT="0" distB="0" distL="114300" distR="114300" simplePos="0" relativeHeight="251658682" behindDoc="0" locked="0" layoutInCell="1" allowOverlap="1" wp14:anchorId="3EBB34AD" wp14:editId="4DE4E485">
                <wp:simplePos x="0" y="0"/>
                <wp:positionH relativeFrom="column">
                  <wp:posOffset>1270000</wp:posOffset>
                </wp:positionH>
                <wp:positionV relativeFrom="paragraph">
                  <wp:posOffset>977900</wp:posOffset>
                </wp:positionV>
                <wp:extent cx="4627880" cy="314960"/>
                <wp:effectExtent l="0" t="0" r="20320" b="27940"/>
                <wp:wrapSquare wrapText="bothSides"/>
                <wp:docPr id="1008351288" name="Rectangle 1008351288"/>
                <wp:cNvGraphicFramePr/>
                <a:graphic xmlns:a="http://schemas.openxmlformats.org/drawingml/2006/main">
                  <a:graphicData uri="http://schemas.microsoft.com/office/word/2010/wordprocessingShape">
                    <wps:wsp>
                      <wps:cNvSpPr/>
                      <wps:spPr>
                        <a:xfrm>
                          <a:off x="0" y="0"/>
                          <a:ext cx="4627880" cy="314960"/>
                        </a:xfrm>
                        <a:prstGeom prst="rect">
                          <a:avLst/>
                        </a:prstGeom>
                        <a:noFill/>
                        <a:ln>
                          <a:solidFill>
                            <a:schemeClr val="accent6">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5C82CA" id="Rectangle 1008351288" o:spid="_x0000_s1026" style="position:absolute;margin-left:100pt;margin-top:77pt;width:364.4pt;height:24.8pt;z-index:25165868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" filled="f" strokecolor="#c5e0b3 [1305]" strokeweight="1pt">
                <w10:wrap type="square"/>
              </v:rect>
            </w:pict>
          </mc:Fallback>
        </mc:AlternateContent>
      </w:r>
      <w:r>
        <w:rPr>
          <w:noProof/>
        </w:rPr>
        <mc:AlternateContent>
          <mc:Choice Requires="wps">
            <w:drawing>
              <wp:anchor distT="0" distB="0" distL="114300" distR="114300" simplePos="0" relativeHeight="251658681" behindDoc="0" locked="0" layoutInCell="1" allowOverlap="1" wp14:anchorId="14F02AE6" wp14:editId="37E13D81">
                <wp:simplePos x="0" y="0"/>
                <wp:positionH relativeFrom="column">
                  <wp:posOffset>1270000</wp:posOffset>
                </wp:positionH>
                <wp:positionV relativeFrom="paragraph">
                  <wp:posOffset>642620</wp:posOffset>
                </wp:positionV>
                <wp:extent cx="4627880" cy="314960"/>
                <wp:effectExtent l="0" t="0" r="20320" b="27940"/>
                <wp:wrapNone/>
                <wp:docPr id="847996708" name="Rectangle 847996708"/>
                <wp:cNvGraphicFramePr/>
                <a:graphic xmlns:a="http://schemas.openxmlformats.org/drawingml/2006/main">
                  <a:graphicData uri="http://schemas.microsoft.com/office/word/2010/wordprocessingShape">
                    <wps:wsp>
                      <wps:cNvSpPr/>
                      <wps:spPr>
                        <a:xfrm>
                          <a:off x="0" y="0"/>
                          <a:ext cx="4627880" cy="314960"/>
                        </a:xfrm>
                        <a:prstGeom prst="rect">
                          <a:avLst/>
                        </a:prstGeom>
                        <a:noFill/>
                        <a:ln>
                          <a:solidFill>
                            <a:schemeClr val="accent5">
                              <a:lumMod val="40000"/>
                              <a:lumOff val="6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D5E382" id="Rectangle 847996708" o:spid="_x0000_s1026" style="position:absolute;margin-left:100pt;margin-top:50.6pt;width:364.4pt;height:24.8pt;z-index:25165868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" filled="f" strokecolor="#bdd6ee [1304]" strokeweight="1pt"/>
            </w:pict>
          </mc:Fallback>
        </mc:AlternateContent>
      </w:r>
      <w:r w:rsidR="001C7149" w:rsidRPr="002D5DDC">
        <w:rPr>
          <w:rStyle w:val="eop"/>
          <w:noProof/>
        </w:rPr>
        <mc:AlternateContent>
          <mc:Choice Requires="wps">
            <w:drawing>
              <wp:anchor distT="45720" distB="45720" distL="114300" distR="114300" simplePos="0" relativeHeight="251658677" behindDoc="0" locked="0" layoutInCell="1" allowOverlap="1" wp14:anchorId="43E6DE9E" wp14:editId="6E3E1319">
                <wp:simplePos x="0" y="0"/>
                <wp:positionH relativeFrom="column">
                  <wp:posOffset>386080</wp:posOffset>
                </wp:positionH>
                <wp:positionV relativeFrom="paragraph">
                  <wp:posOffset>476885</wp:posOffset>
                </wp:positionV>
                <wp:extent cx="2360930" cy="1376363"/>
                <wp:effectExtent l="0" t="0" r="0" b="0"/>
                <wp:wrapNone/>
                <wp:docPr id="460733092" name="Text Box 4607330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76363"/>
                        </a:xfrm>
                        <a:prstGeom prst="rect">
                          <a:avLst/>
                        </a:prstGeom>
                        <a:noFill/>
                        <a:ln w="9525">
                          <a:noFill/>
                          <a:miter lim="800000"/>
                          <a:headEnd/>
                          <a:tailEnd/>
                        </a:ln>
                      </wps:spPr>
                      <wps:txbx>
                        <w:txbxContent>
                          <w:p w14:paraId="370F3F63" w14:textId="77777777" w:rsidR="001C7149" w:rsidRDefault="001C7149" w:rsidP="001C7149">
                            <w:pPr>
                              <w:spacing w:line="360" w:lineRule="auto"/>
                            </w:pPr>
                            <w:r>
                              <w:t>panelNorth</w:t>
                            </w:r>
                          </w:p>
                          <w:p w14:paraId="5EFF7D00" w14:textId="0F0A605C" w:rsidR="001C7149" w:rsidRDefault="001C7149" w:rsidP="001C7149">
                            <w:pPr>
                              <w:spacing w:line="360" w:lineRule="auto"/>
                            </w:pPr>
                            <w:r>
                              <w:t>panelCenter</w:t>
                            </w:r>
                          </w:p>
                          <w:p w14:paraId="0A6B4025" w14:textId="77777777" w:rsidR="001C7149" w:rsidRDefault="001C7149" w:rsidP="001C7149">
                            <w:pPr>
                              <w:spacing w:line="360" w:lineRule="auto"/>
                            </w:pPr>
                            <w:r>
                              <w:t>panelSouth</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3E6DE9E" id="Text Box 460733092" o:spid="_x0000_s1060" type="#_x0000_t202" style="position:absolute;left:0;text-align:left;margin-left:30.4pt;margin-top:37.55pt;width:185.9pt;height:108.4pt;z-index:251658677;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" filled="f" stroked="f">
                <v:textbox>
                  <w:txbxContent>
                    <w:p w14:paraId="370F3F63" w14:textId="77777777" w:rsidR="001C7149" w:rsidRDefault="001C7149" w:rsidP="001C7149">
                      <w:pPr>
                        <w:spacing w:line="360" w:lineRule="auto"/>
                      </w:pPr>
                      <w:r>
                        <w:t>panelNorth</w:t>
                      </w:r>
                    </w:p>
                    <w:p w14:paraId="5EFF7D00" w14:textId="0F0A605C" w:rsidR="001C7149" w:rsidRDefault="001C7149" w:rsidP="001C7149">
                      <w:pPr>
                        <w:spacing w:line="360" w:lineRule="auto"/>
                      </w:pPr>
                      <w:r>
                        <w:t>panelCenter</w:t>
                      </w:r>
                    </w:p>
                    <w:p w14:paraId="0A6B4025" w14:textId="77777777" w:rsidR="001C7149" w:rsidRDefault="001C7149" w:rsidP="001C7149">
                      <w:pPr>
                        <w:spacing w:line="360" w:lineRule="auto"/>
                      </w:pPr>
                      <w:r>
                        <w:t>panelSouth</w:t>
                      </w:r>
                    </w:p>
                  </w:txbxContent>
                </v:textbox>
              </v:shape>
            </w:pict>
          </mc:Fallback>
        </mc:AlternateContent>
      </w:r>
      <w:r w:rsidR="00896F29" w:rsidRPr="002D5DDC">
        <w:rPr>
          <w:rStyle w:val="eop"/>
          <w:noProof/>
        </w:rPr>
        <mc:AlternateContent>
          <mc:Choice Requires="wps">
            <w:drawing>
              <wp:anchor distT="45720" distB="45720" distL="114300" distR="114300" simplePos="0" relativeHeight="251658676" behindDoc="0" locked="0" layoutInCell="1" allowOverlap="1" wp14:anchorId="0C6FD2AD" wp14:editId="11595B41">
                <wp:simplePos x="0" y="0"/>
                <wp:positionH relativeFrom="page">
                  <wp:align>right</wp:align>
                </wp:positionH>
                <wp:positionV relativeFrom="paragraph">
                  <wp:posOffset>515732</wp:posOffset>
                </wp:positionV>
                <wp:extent cx="1722721" cy="1376045"/>
                <wp:effectExtent l="0" t="0" r="0" b="0"/>
                <wp:wrapNone/>
                <wp:docPr id="687729060" name="Text Box 6877290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2721" cy="1376045"/>
                        </a:xfrm>
                        <a:prstGeom prst="rect">
                          <a:avLst/>
                        </a:prstGeom>
                        <a:noFill/>
                        <a:ln w="9525">
                          <a:noFill/>
                          <a:miter lim="800000"/>
                          <a:headEnd/>
                          <a:tailEnd/>
                        </a:ln>
                      </wps:spPr>
                      <wps:txbx>
                        <w:txbxContent>
                          <w:p w14:paraId="57BA5E48" w14:textId="77777777" w:rsidR="00896F29" w:rsidRPr="00A23021" w:rsidRDefault="00896F29" w:rsidP="00896F29">
                            <w:pPr>
                              <w:rPr>
                                <w:sz w:val="16"/>
                                <w:szCs w:val="16"/>
                              </w:rPr>
                            </w:pPr>
                            <w:r w:rsidRPr="00A23021">
                              <w:rPr>
                                <w:rFonts w:hint="eastAsia"/>
                                <w:color w:val="00B0F0"/>
                                <w:sz w:val="16"/>
                                <w:szCs w:val="16"/>
                              </w:rPr>
                              <w:t>青下線部</w:t>
                            </w:r>
                            <w:r>
                              <w:rPr>
                                <w:rFonts w:hint="eastAsia"/>
                                <w:color w:val="00B0F0"/>
                                <w:sz w:val="16"/>
                                <w:szCs w:val="16"/>
                              </w:rPr>
                              <w:t xml:space="preserve"> </w:t>
                            </w:r>
                            <w:r w:rsidRPr="00A23021">
                              <w:rPr>
                                <w:rFonts w:hint="eastAsia"/>
                                <w:sz w:val="16"/>
                                <w:szCs w:val="16"/>
                              </w:rPr>
                              <w:t>:ラベル</w:t>
                            </w:r>
                          </w:p>
                          <w:p w14:paraId="23BFC3DA" w14:textId="77777777" w:rsidR="00896F29" w:rsidRDefault="00896F29" w:rsidP="00896F29">
                            <w:pPr>
                              <w:rPr>
                                <w:sz w:val="16"/>
                                <w:szCs w:val="16"/>
                              </w:rPr>
                            </w:pPr>
                            <w:r w:rsidRPr="00A23021">
                              <w:rPr>
                                <w:rFonts w:hint="eastAsia"/>
                                <w:color w:val="70AD47" w:themeColor="accent6"/>
                                <w:sz w:val="16"/>
                                <w:szCs w:val="16"/>
                              </w:rPr>
                              <w:t>緑下線部</w:t>
                            </w:r>
                            <w:r>
                              <w:rPr>
                                <w:rFonts w:hint="eastAsia"/>
                                <w:color w:val="70AD47" w:themeColor="accent6"/>
                                <w:sz w:val="16"/>
                                <w:szCs w:val="16"/>
                              </w:rPr>
                              <w:t xml:space="preserve"> </w:t>
                            </w:r>
                            <w:r w:rsidRPr="00A23021">
                              <w:rPr>
                                <w:rFonts w:hint="eastAsia"/>
                                <w:sz w:val="16"/>
                                <w:szCs w:val="16"/>
                              </w:rPr>
                              <w:t>:テキストフィールド</w:t>
                            </w:r>
                          </w:p>
                          <w:p w14:paraId="0EC957EB" w14:textId="77777777" w:rsidR="00896F29" w:rsidRDefault="00896F29" w:rsidP="00896F29">
                            <w:pPr>
                              <w:rPr>
                                <w:sz w:val="16"/>
                                <w:szCs w:val="16"/>
                              </w:rPr>
                            </w:pPr>
                            <w:r w:rsidRPr="00B01CAA">
                              <w:rPr>
                                <w:rFonts w:hint="eastAsia"/>
                                <w:color w:val="FF0000"/>
                                <w:sz w:val="16"/>
                                <w:szCs w:val="16"/>
                              </w:rPr>
                              <w:t>赤下線部</w:t>
                            </w:r>
                            <w:r>
                              <w:rPr>
                                <w:rFonts w:hint="eastAsia"/>
                                <w:sz w:val="16"/>
                                <w:szCs w:val="16"/>
                              </w:rPr>
                              <w:t xml:space="preserve"> </w:t>
                            </w:r>
                            <w:r>
                              <w:rPr>
                                <w:sz w:val="16"/>
                                <w:szCs w:val="16"/>
                              </w:rPr>
                              <w:t>:</w:t>
                            </w:r>
                            <w:r>
                              <w:rPr>
                                <w:rFonts w:hint="eastAsia"/>
                                <w:sz w:val="16"/>
                                <w:szCs w:val="16"/>
                              </w:rPr>
                              <w:t>コンボボックス</w:t>
                            </w:r>
                          </w:p>
                          <w:p w14:paraId="5D3E7E0E" w14:textId="77777777" w:rsidR="00896F29" w:rsidRDefault="00896F29" w:rsidP="00896F29">
                            <w:pPr>
                              <w:rPr>
                                <w:rFonts w:hint="eastAsia"/>
                                <w:sz w:val="16"/>
                                <w:szCs w:val="16"/>
                              </w:rPr>
                            </w:pPr>
                            <w:r w:rsidRPr="00556B6C">
                              <w:rPr>
                                <w:rFonts w:hint="eastAsia"/>
                                <w:color w:val="A568D2"/>
                                <w:sz w:val="16"/>
                                <w:szCs w:val="16"/>
                              </w:rPr>
                              <w:t>紫下線部</w:t>
                            </w:r>
                            <w:r>
                              <w:rPr>
                                <w:rFonts w:hint="eastAsia"/>
                                <w:sz w:val="16"/>
                                <w:szCs w:val="16"/>
                              </w:rPr>
                              <w:t xml:space="preserve"> </w:t>
                            </w:r>
                            <w:r>
                              <w:rPr>
                                <w:sz w:val="16"/>
                                <w:szCs w:val="16"/>
                              </w:rPr>
                              <w:t>:</w:t>
                            </w:r>
                            <w:r>
                              <w:rPr>
                                <w:rFonts w:hint="eastAsia"/>
                                <w:sz w:val="16"/>
                                <w:szCs w:val="16"/>
                              </w:rPr>
                              <w:t>ボタン</w:t>
                            </w:r>
                          </w:p>
                          <w:p w14:paraId="4176B4F4" w14:textId="77777777" w:rsidR="00896F29" w:rsidRDefault="00896F29" w:rsidP="00896F29">
                            <w:pPr>
                              <w:rPr>
                                <w:rFonts w:hint="eastAsia"/>
                                <w:sz w:val="16"/>
                                <w:szCs w:val="16"/>
                              </w:rPr>
                            </w:pPr>
                          </w:p>
                          <w:p w14:paraId="0208D4A1" w14:textId="77777777" w:rsidR="00896F29" w:rsidRPr="00A23021" w:rsidRDefault="00896F29" w:rsidP="00896F29">
                            <w:pPr>
                              <w:rPr>
                                <w:rFonts w:hint="eastAsia"/>
                                <w:sz w:val="16"/>
                                <w:szCs w:val="16"/>
                              </w:rPr>
                            </w:pPr>
                          </w:p>
                          <w:p w14:paraId="27D1CBC1" w14:textId="77777777" w:rsidR="00896F29" w:rsidRDefault="00896F29" w:rsidP="00896F29">
                            <w:pPr>
                              <w:rPr>
                                <w:rFonts w:hint="eastAsia"/>
                              </w:rPr>
                            </w:pPr>
                          </w:p>
                          <w:p w14:paraId="3682657C" w14:textId="77777777" w:rsidR="00896F29" w:rsidRDefault="00896F29" w:rsidP="00896F29">
                            <w:pPr>
                              <w:rPr>
                                <w:rFonts w:hint="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6FD2AD" id="Text Box 687729060" o:spid="_x0000_s1061" type="#_x0000_t202" style="position:absolute;left:0;text-align:left;margin-left:84.45pt;margin-top:40.6pt;width:135.65pt;height:108.35pt;z-index:25165867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" filled="f" stroked="f">
                <v:textbox>
                  <w:txbxContent>
                    <w:p w14:paraId="57BA5E48" w14:textId="77777777" w:rsidR="00896F29" w:rsidRPr="00A23021" w:rsidRDefault="00896F29" w:rsidP="00896F29">
                      <w:pPr>
                        <w:rPr>
                          <w:sz w:val="16"/>
                          <w:szCs w:val="16"/>
                        </w:rPr>
                      </w:pPr>
                      <w:r w:rsidRPr="00A23021">
                        <w:rPr>
                          <w:rFonts w:hint="eastAsia"/>
                          <w:color w:val="00B0F0"/>
                          <w:sz w:val="16"/>
                          <w:szCs w:val="16"/>
                        </w:rPr>
                        <w:t>青下線部</w:t>
                      </w:r>
                      <w:r>
                        <w:rPr>
                          <w:rFonts w:hint="eastAsia"/>
                          <w:color w:val="00B0F0"/>
                          <w:sz w:val="16"/>
                          <w:szCs w:val="16"/>
                        </w:rPr>
                        <w:t xml:space="preserve"> </w:t>
                      </w:r>
                      <w:r w:rsidRPr="00A23021">
                        <w:rPr>
                          <w:rFonts w:hint="eastAsia"/>
                          <w:sz w:val="16"/>
                          <w:szCs w:val="16"/>
                        </w:rPr>
                        <w:t>:ラベル</w:t>
                      </w:r>
                    </w:p>
                    <w:p w14:paraId="23BFC3DA" w14:textId="77777777" w:rsidR="00896F29" w:rsidRDefault="00896F29" w:rsidP="00896F29">
                      <w:pPr>
                        <w:rPr>
                          <w:sz w:val="16"/>
                          <w:szCs w:val="16"/>
                        </w:rPr>
                      </w:pPr>
                      <w:r w:rsidRPr="00A23021">
                        <w:rPr>
                          <w:rFonts w:hint="eastAsia"/>
                          <w:color w:val="70AD47" w:themeColor="accent6"/>
                          <w:sz w:val="16"/>
                          <w:szCs w:val="16"/>
                        </w:rPr>
                        <w:t>緑下線部</w:t>
                      </w:r>
                      <w:r>
                        <w:rPr>
                          <w:rFonts w:hint="eastAsia"/>
                          <w:color w:val="70AD47" w:themeColor="accent6"/>
                          <w:sz w:val="16"/>
                          <w:szCs w:val="16"/>
                        </w:rPr>
                        <w:t xml:space="preserve"> </w:t>
                      </w:r>
                      <w:r w:rsidRPr="00A23021">
                        <w:rPr>
                          <w:rFonts w:hint="eastAsia"/>
                          <w:sz w:val="16"/>
                          <w:szCs w:val="16"/>
                        </w:rPr>
                        <w:t>:テキストフィールド</w:t>
                      </w:r>
                    </w:p>
                    <w:p w14:paraId="0EC957EB" w14:textId="77777777" w:rsidR="00896F29" w:rsidRDefault="00896F29" w:rsidP="00896F29">
                      <w:pPr>
                        <w:rPr>
                          <w:sz w:val="16"/>
                          <w:szCs w:val="16"/>
                        </w:rPr>
                      </w:pPr>
                      <w:r w:rsidRPr="00B01CAA">
                        <w:rPr>
                          <w:rFonts w:hint="eastAsia"/>
                          <w:color w:val="FF0000"/>
                          <w:sz w:val="16"/>
                          <w:szCs w:val="16"/>
                        </w:rPr>
                        <w:t>赤下線部</w:t>
                      </w:r>
                      <w:r>
                        <w:rPr>
                          <w:rFonts w:hint="eastAsia"/>
                          <w:sz w:val="16"/>
                          <w:szCs w:val="16"/>
                        </w:rPr>
                        <w:t xml:space="preserve"> </w:t>
                      </w:r>
                      <w:r>
                        <w:rPr>
                          <w:sz w:val="16"/>
                          <w:szCs w:val="16"/>
                        </w:rPr>
                        <w:t>:</w:t>
                      </w:r>
                      <w:r>
                        <w:rPr>
                          <w:rFonts w:hint="eastAsia"/>
                          <w:sz w:val="16"/>
                          <w:szCs w:val="16"/>
                        </w:rPr>
                        <w:t>コンボボックス</w:t>
                      </w:r>
                    </w:p>
                    <w:p w14:paraId="5D3E7E0E" w14:textId="77777777" w:rsidR="00896F29" w:rsidRDefault="00896F29" w:rsidP="00896F29">
                      <w:pPr>
                        <w:rPr>
                          <w:rFonts w:hint="eastAsia"/>
                          <w:sz w:val="16"/>
                          <w:szCs w:val="16"/>
                        </w:rPr>
                      </w:pPr>
                      <w:r w:rsidRPr="00556B6C">
                        <w:rPr>
                          <w:rFonts w:hint="eastAsia"/>
                          <w:color w:val="A568D2"/>
                          <w:sz w:val="16"/>
                          <w:szCs w:val="16"/>
                        </w:rPr>
                        <w:t>紫下線部</w:t>
                      </w:r>
                      <w:r>
                        <w:rPr>
                          <w:rFonts w:hint="eastAsia"/>
                          <w:sz w:val="16"/>
                          <w:szCs w:val="16"/>
                        </w:rPr>
                        <w:t xml:space="preserve"> </w:t>
                      </w:r>
                      <w:r>
                        <w:rPr>
                          <w:sz w:val="16"/>
                          <w:szCs w:val="16"/>
                        </w:rPr>
                        <w:t>:</w:t>
                      </w:r>
                      <w:r>
                        <w:rPr>
                          <w:rFonts w:hint="eastAsia"/>
                          <w:sz w:val="16"/>
                          <w:szCs w:val="16"/>
                        </w:rPr>
                        <w:t>ボタン</w:t>
                      </w:r>
                    </w:p>
                    <w:p w14:paraId="4176B4F4" w14:textId="77777777" w:rsidR="00896F29" w:rsidRDefault="00896F29" w:rsidP="00896F29">
                      <w:pPr>
                        <w:rPr>
                          <w:rFonts w:hint="eastAsia"/>
                          <w:sz w:val="16"/>
                          <w:szCs w:val="16"/>
                        </w:rPr>
                      </w:pPr>
                    </w:p>
                    <w:p w14:paraId="0208D4A1" w14:textId="77777777" w:rsidR="00896F29" w:rsidRPr="00A23021" w:rsidRDefault="00896F29" w:rsidP="00896F29">
                      <w:pPr>
                        <w:rPr>
                          <w:rFonts w:hint="eastAsia"/>
                          <w:sz w:val="16"/>
                          <w:szCs w:val="16"/>
                        </w:rPr>
                      </w:pPr>
                    </w:p>
                    <w:p w14:paraId="27D1CBC1" w14:textId="77777777" w:rsidR="00896F29" w:rsidRDefault="00896F29" w:rsidP="00896F29">
                      <w:pPr>
                        <w:rPr>
                          <w:rFonts w:hint="eastAsia"/>
                        </w:rPr>
                      </w:pPr>
                    </w:p>
                    <w:p w14:paraId="3682657C" w14:textId="77777777" w:rsidR="00896F29" w:rsidRDefault="00896F29" w:rsidP="00896F29">
                      <w:pPr>
                        <w:rPr>
                          <w:rFonts w:hint="eastAsia"/>
                        </w:rPr>
                      </w:pPr>
                    </w:p>
                  </w:txbxContent>
                </v:textbox>
                <w10:wrap anchorx="page"/>
              </v:shape>
            </w:pict>
          </mc:Fallback>
        </mc:AlternateContent>
      </w:r>
      <w:r w:rsidR="00896F29">
        <w:rPr>
          <w:noProof/>
        </w:rPr>
        <w:drawing>
          <wp:anchor distT="0" distB="0" distL="114300" distR="114300" simplePos="0" relativeHeight="251658664" behindDoc="0" locked="0" layoutInCell="1" allowOverlap="1" wp14:anchorId="142288B8" wp14:editId="790FFE21">
            <wp:simplePos x="0" y="0"/>
            <wp:positionH relativeFrom="column">
              <wp:posOffset>1245235</wp:posOffset>
            </wp:positionH>
            <wp:positionV relativeFrom="paragraph">
              <wp:posOffset>294640</wp:posOffset>
            </wp:positionV>
            <wp:extent cx="4655820" cy="1402080"/>
            <wp:effectExtent l="0" t="0" r="0" b="7620"/>
            <wp:wrapTopAndBottom/>
            <wp:docPr id="1263314787" name="Picture 126331478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グラフィカル ユーザー インターフェイス&#10;&#10;自動的に生成された説明"/>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5820" cy="1402080"/>
                    </a:xfrm>
                    <a:prstGeom prst="rect">
                      <a:avLst/>
                    </a:prstGeom>
                    <a:noFill/>
                    <a:ln>
                      <a:noFill/>
                    </a:ln>
                  </pic:spPr>
                </pic:pic>
              </a:graphicData>
            </a:graphic>
          </wp:anchor>
        </w:drawing>
      </w:r>
      <w:r w:rsidR="00896F29">
        <w:rPr>
          <w:noProof/>
          <w:color w:val="FF0000"/>
        </w:rPr>
        <mc:AlternateContent>
          <mc:Choice Requires="wps">
            <w:drawing>
              <wp:anchor distT="0" distB="0" distL="114300" distR="114300" simplePos="0" relativeHeight="251658675" behindDoc="0" locked="0" layoutInCell="1" allowOverlap="1" wp14:anchorId="7F084A4D" wp14:editId="43D32779">
                <wp:simplePos x="0" y="0"/>
                <wp:positionH relativeFrom="column">
                  <wp:posOffset>5206423</wp:posOffset>
                </wp:positionH>
                <wp:positionV relativeFrom="paragraph">
                  <wp:posOffset>826424</wp:posOffset>
                </wp:positionV>
                <wp:extent cx="162983" cy="0"/>
                <wp:effectExtent l="0" t="0" r="0" b="0"/>
                <wp:wrapNone/>
                <wp:docPr id="264365363" name="Straight Connector 264365363"/>
                <wp:cNvGraphicFramePr/>
                <a:graphic xmlns:a="http://schemas.openxmlformats.org/drawingml/2006/main">
                  <a:graphicData uri="http://schemas.microsoft.com/office/word/2010/wordprocessingShape">
                    <wps:wsp>
                      <wps:cNvCnPr/>
                      <wps:spPr>
                        <a:xfrm>
                          <a:off x="0" y="0"/>
                          <a:ext cx="16298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A53A2A" id="Straight Connector 264365363" o:spid="_x0000_s1026" style="position:absolute;z-index:251658675;visibility:visible;mso-wrap-style:square;mso-wrap-distance-left:9pt;mso-wrap-distance-top:0;mso-wrap-distance-right:9pt;mso-wrap-distance-bottom:0;mso-position-horizontal:absolute;mso-position-horizontal-relative:text;mso-position-vertical:absolute;mso-position-vertical-relative:text" from="409.95pt,65.05pt" to="422.8pt,6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" strokecolor="#4472c4 [3204]" strokeweight=".5pt">
                <v:stroke joinstyle="miter"/>
              </v:line>
            </w:pict>
          </mc:Fallback>
        </mc:AlternateContent>
      </w:r>
      <w:r w:rsidR="00896F29">
        <w:rPr>
          <w:noProof/>
          <w:color w:val="FF0000"/>
        </w:rPr>
        <mc:AlternateContent>
          <mc:Choice Requires="wps">
            <w:drawing>
              <wp:anchor distT="0" distB="0" distL="114300" distR="114300" simplePos="0" relativeHeight="251658674" behindDoc="0" locked="0" layoutInCell="1" allowOverlap="1" wp14:anchorId="0C826236" wp14:editId="2D07B602">
                <wp:simplePos x="0" y="0"/>
                <wp:positionH relativeFrom="column">
                  <wp:posOffset>4508500</wp:posOffset>
                </wp:positionH>
                <wp:positionV relativeFrom="paragraph">
                  <wp:posOffset>823383</wp:posOffset>
                </wp:positionV>
                <wp:extent cx="162983" cy="0"/>
                <wp:effectExtent l="0" t="0" r="0" b="0"/>
                <wp:wrapNone/>
                <wp:docPr id="406504716" name="Straight Connector 406504716"/>
                <wp:cNvGraphicFramePr/>
                <a:graphic xmlns:a="http://schemas.openxmlformats.org/drawingml/2006/main">
                  <a:graphicData uri="http://schemas.microsoft.com/office/word/2010/wordprocessingShape">
                    <wps:wsp>
                      <wps:cNvCnPr/>
                      <wps:spPr>
                        <a:xfrm>
                          <a:off x="0" y="0"/>
                          <a:ext cx="16298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85819A" id="Straight Connector 406504716" o:spid="_x0000_s1026" style="position:absolute;z-index:251658674;visibility:visible;mso-wrap-style:square;mso-wrap-distance-left:9pt;mso-wrap-distance-top:0;mso-wrap-distance-right:9pt;mso-wrap-distance-bottom:0;mso-position-horizontal:absolute;mso-position-horizontal-relative:text;mso-position-vertical:absolute;mso-position-vertical-relative:text" from="355pt,64.85pt" to="367.85pt,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" strokecolor="#4472c4 [3204]" strokeweight=".5pt">
                <v:stroke joinstyle="miter"/>
              </v:line>
            </w:pict>
          </mc:Fallback>
        </mc:AlternateContent>
      </w:r>
      <w:r w:rsidR="00896F29">
        <w:rPr>
          <w:noProof/>
          <w:color w:val="FF0000"/>
        </w:rPr>
        <mc:AlternateContent>
          <mc:Choice Requires="wps">
            <w:drawing>
              <wp:anchor distT="0" distB="0" distL="114300" distR="114300" simplePos="0" relativeHeight="251658673" behindDoc="0" locked="0" layoutInCell="1" allowOverlap="1" wp14:anchorId="5C69F75D" wp14:editId="65C9ECB8">
                <wp:simplePos x="0" y="0"/>
                <wp:positionH relativeFrom="column">
                  <wp:posOffset>3810000</wp:posOffset>
                </wp:positionH>
                <wp:positionV relativeFrom="paragraph">
                  <wp:posOffset>825500</wp:posOffset>
                </wp:positionV>
                <wp:extent cx="162983" cy="0"/>
                <wp:effectExtent l="0" t="0" r="0" b="0"/>
                <wp:wrapNone/>
                <wp:docPr id="993364032" name="Straight Connector 993364032"/>
                <wp:cNvGraphicFramePr/>
                <a:graphic xmlns:a="http://schemas.openxmlformats.org/drawingml/2006/main">
                  <a:graphicData uri="http://schemas.microsoft.com/office/word/2010/wordprocessingShape">
                    <wps:wsp>
                      <wps:cNvCnPr/>
                      <wps:spPr>
                        <a:xfrm>
                          <a:off x="0" y="0"/>
                          <a:ext cx="16298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4CF73F" id="Straight Connector 993364032" o:spid="_x0000_s1026" style="position:absolute;z-index:251658673;visibility:visible;mso-wrap-style:square;mso-wrap-distance-left:9pt;mso-wrap-distance-top:0;mso-wrap-distance-right:9pt;mso-wrap-distance-bottom:0;mso-position-horizontal:absolute;mso-position-horizontal-relative:text;mso-position-vertical:absolute;mso-position-vertical-relative:text" from="300pt,65pt" to="312.8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" strokecolor="#4472c4 [3204]" strokeweight=".5pt">
                <v:stroke joinstyle="miter"/>
              </v:line>
            </w:pict>
          </mc:Fallback>
        </mc:AlternateContent>
      </w:r>
      <w:r w:rsidR="00600B1B">
        <w:rPr>
          <w:noProof/>
          <w:color w:val="FF0000"/>
        </w:rPr>
        <mc:AlternateContent>
          <mc:Choice Requires="wps">
            <w:drawing>
              <wp:anchor distT="0" distB="0" distL="114300" distR="114300" simplePos="0" relativeHeight="251658672" behindDoc="0" locked="0" layoutInCell="1" allowOverlap="1" wp14:anchorId="76B2DC4F" wp14:editId="3162046F">
                <wp:simplePos x="0" y="0"/>
                <wp:positionH relativeFrom="column">
                  <wp:posOffset>2858803</wp:posOffset>
                </wp:positionH>
                <wp:positionV relativeFrom="paragraph">
                  <wp:posOffset>823528</wp:posOffset>
                </wp:positionV>
                <wp:extent cx="258679" cy="0"/>
                <wp:effectExtent l="0" t="0" r="0" b="0"/>
                <wp:wrapNone/>
                <wp:docPr id="317503796" name="Straight Connector 317503796"/>
                <wp:cNvGraphicFramePr/>
                <a:graphic xmlns:a="http://schemas.openxmlformats.org/drawingml/2006/main">
                  <a:graphicData uri="http://schemas.microsoft.com/office/word/2010/wordprocessingShape">
                    <wps:wsp>
                      <wps:cNvCnPr/>
                      <wps:spPr>
                        <a:xfrm>
                          <a:off x="0" y="0"/>
                          <a:ext cx="25867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9C371E" id="Straight Connector 317503796" o:spid="_x0000_s1026" style="position:absolute;z-index:251658672;visibility:visible;mso-wrap-style:square;mso-wrap-distance-left:9pt;mso-wrap-distance-top:0;mso-wrap-distance-right:9pt;mso-wrap-distance-bottom:0;mso-position-horizontal:absolute;mso-position-horizontal-relative:text;mso-position-vertical:absolute;mso-position-vertical-relative:text" from="225.1pt,64.85pt" to="245.45pt,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" strokecolor="#4472c4 [3204]" strokeweight=".5pt">
                <v:stroke joinstyle="miter"/>
              </v:line>
            </w:pict>
          </mc:Fallback>
        </mc:AlternateContent>
      </w:r>
      <w:r w:rsidR="00600B1B">
        <w:rPr>
          <w:noProof/>
          <w:color w:val="FF0000"/>
        </w:rPr>
        <mc:AlternateContent>
          <mc:Choice Requires="wps">
            <w:drawing>
              <wp:anchor distT="0" distB="0" distL="114300" distR="114300" simplePos="0" relativeHeight="251658671" behindDoc="0" locked="0" layoutInCell="1" allowOverlap="1" wp14:anchorId="6ECB7AA6" wp14:editId="6707EA76">
                <wp:simplePos x="0" y="0"/>
                <wp:positionH relativeFrom="column">
                  <wp:posOffset>1716505</wp:posOffset>
                </wp:positionH>
                <wp:positionV relativeFrom="paragraph">
                  <wp:posOffset>826837</wp:posOffset>
                </wp:positionV>
                <wp:extent cx="258679" cy="0"/>
                <wp:effectExtent l="0" t="0" r="0" b="0"/>
                <wp:wrapNone/>
                <wp:docPr id="1021685316" name="Straight Connector 1021685316"/>
                <wp:cNvGraphicFramePr/>
                <a:graphic xmlns:a="http://schemas.openxmlformats.org/drawingml/2006/main">
                  <a:graphicData uri="http://schemas.microsoft.com/office/word/2010/wordprocessingShape">
                    <wps:wsp>
                      <wps:cNvCnPr/>
                      <wps:spPr>
                        <a:xfrm>
                          <a:off x="0" y="0"/>
                          <a:ext cx="25867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76ABC0" id="Straight Connector 1021685316" o:spid="_x0000_s1026" style="position:absolute;z-index:251658671;visibility:visible;mso-wrap-style:square;mso-wrap-distance-left:9pt;mso-wrap-distance-top:0;mso-wrap-distance-right:9pt;mso-wrap-distance-bottom:0;mso-position-horizontal:absolute;mso-position-horizontal-relative:text;mso-position-vertical:absolute;mso-position-vertical-relative:text" from="135.15pt,65.1pt" to="155.5pt,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" strokecolor="#4472c4 [3204]" strokeweight=".5pt">
                <v:stroke joinstyle="miter"/>
              </v:line>
            </w:pict>
          </mc:Fallback>
        </mc:AlternateContent>
      </w:r>
      <w:r w:rsidR="004A5F2C" w:rsidRPr="00556B6C">
        <w:rPr>
          <w:noProof/>
          <w:color w:val="FF0000"/>
        </w:rPr>
        <mc:AlternateContent>
          <mc:Choice Requires="wps">
            <w:drawing>
              <wp:anchor distT="0" distB="0" distL="114300" distR="114300" simplePos="0" relativeHeight="251658670" behindDoc="0" locked="0" layoutInCell="1" allowOverlap="1" wp14:anchorId="5F5C0274" wp14:editId="3337CAEC">
                <wp:simplePos x="0" y="0"/>
                <wp:positionH relativeFrom="column">
                  <wp:posOffset>3742267</wp:posOffset>
                </wp:positionH>
                <wp:positionV relativeFrom="paragraph">
                  <wp:posOffset>1626658</wp:posOffset>
                </wp:positionV>
                <wp:extent cx="730956" cy="2822"/>
                <wp:effectExtent l="0" t="0" r="31115" b="35560"/>
                <wp:wrapNone/>
                <wp:docPr id="40249404" name="Straight Connector 40249404"/>
                <wp:cNvGraphicFramePr/>
                <a:graphic xmlns:a="http://schemas.openxmlformats.org/drawingml/2006/main">
                  <a:graphicData uri="http://schemas.microsoft.com/office/word/2010/wordprocessingShape">
                    <wps:wsp>
                      <wps:cNvCnPr/>
                      <wps:spPr>
                        <a:xfrm flipV="1">
                          <a:off x="0" y="0"/>
                          <a:ext cx="730956" cy="2822"/>
                        </a:xfrm>
                        <a:prstGeom prst="line">
                          <a:avLst/>
                        </a:prstGeom>
                        <a:ln w="12700">
                          <a:solidFill>
                            <a:srgbClr val="A568D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8B4E59" id="Straight Connector 40249404" o:spid="_x0000_s1026" style="position:absolute;flip:y;z-index:251658670;visibility:visible;mso-wrap-style:square;mso-wrap-distance-left:9pt;mso-wrap-distance-top:0;mso-wrap-distance-right:9pt;mso-wrap-distance-bottom:0;mso-position-horizontal:absolute;mso-position-horizontal-relative:text;mso-position-vertical:absolute;mso-position-vertical-relative:text" from="294.65pt,128.1pt" to="352.2pt,1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" strokecolor="#a568d2" strokeweight="1pt">
                <v:stroke joinstyle="miter"/>
              </v:line>
            </w:pict>
          </mc:Fallback>
        </mc:AlternateContent>
      </w:r>
      <w:r w:rsidR="004A5F2C" w:rsidRPr="00556B6C">
        <w:rPr>
          <w:noProof/>
          <w:color w:val="FF0000"/>
        </w:rPr>
        <mc:AlternateContent>
          <mc:Choice Requires="wps">
            <w:drawing>
              <wp:anchor distT="0" distB="0" distL="114300" distR="114300" simplePos="0" relativeHeight="251658669" behindDoc="0" locked="0" layoutInCell="1" allowOverlap="1" wp14:anchorId="41AA4920" wp14:editId="20A16FE5">
                <wp:simplePos x="0" y="0"/>
                <wp:positionH relativeFrom="column">
                  <wp:posOffset>2654300</wp:posOffset>
                </wp:positionH>
                <wp:positionV relativeFrom="paragraph">
                  <wp:posOffset>1631526</wp:posOffset>
                </wp:positionV>
                <wp:extent cx="730956" cy="2822"/>
                <wp:effectExtent l="0" t="0" r="31115" b="35560"/>
                <wp:wrapNone/>
                <wp:docPr id="805779988" name="Straight Connector 805779988"/>
                <wp:cNvGraphicFramePr/>
                <a:graphic xmlns:a="http://schemas.openxmlformats.org/drawingml/2006/main">
                  <a:graphicData uri="http://schemas.microsoft.com/office/word/2010/wordprocessingShape">
                    <wps:wsp>
                      <wps:cNvCnPr/>
                      <wps:spPr>
                        <a:xfrm flipV="1">
                          <a:off x="0" y="0"/>
                          <a:ext cx="730956" cy="2822"/>
                        </a:xfrm>
                        <a:prstGeom prst="line">
                          <a:avLst/>
                        </a:prstGeom>
                        <a:ln w="12700">
                          <a:solidFill>
                            <a:srgbClr val="A568D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8EDC88" id="Straight Connector 805779988" o:spid="_x0000_s1026" style="position:absolute;flip:y;z-index:251658669;visibility:visible;mso-wrap-style:square;mso-wrap-distance-left:9pt;mso-wrap-distance-top:0;mso-wrap-distance-right:9pt;mso-wrap-distance-bottom:0;mso-position-horizontal:absolute;mso-position-horizontal-relative:text;mso-position-vertical:absolute;mso-position-vertical-relative:text" from="209pt,128.45pt" to="266.55pt,1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" strokecolor="#a568d2" strokeweight="1pt">
                <v:stroke joinstyle="miter"/>
              </v:line>
            </w:pict>
          </mc:Fallback>
        </mc:AlternateContent>
      </w:r>
      <w:r w:rsidR="004A5F2C">
        <w:rPr>
          <w:noProof/>
        </w:rPr>
        <mc:AlternateContent>
          <mc:Choice Requires="wps">
            <w:drawing>
              <wp:anchor distT="0" distB="0" distL="114300" distR="114300" simplePos="0" relativeHeight="251658668" behindDoc="0" locked="0" layoutInCell="1" allowOverlap="1" wp14:anchorId="3857EA7E" wp14:editId="3DFC4A7C">
                <wp:simplePos x="0" y="0"/>
                <wp:positionH relativeFrom="column">
                  <wp:posOffset>2057400</wp:posOffset>
                </wp:positionH>
                <wp:positionV relativeFrom="paragraph">
                  <wp:posOffset>889000</wp:posOffset>
                </wp:positionV>
                <wp:extent cx="604157" cy="0"/>
                <wp:effectExtent l="0" t="0" r="0" b="0"/>
                <wp:wrapNone/>
                <wp:docPr id="165890880" name="Straight Connector 165890880"/>
                <wp:cNvGraphicFramePr/>
                <a:graphic xmlns:a="http://schemas.openxmlformats.org/drawingml/2006/main">
                  <a:graphicData uri="http://schemas.microsoft.com/office/word/2010/wordprocessingShape">
                    <wps:wsp>
                      <wps:cNvCnPr/>
                      <wps:spPr>
                        <a:xfrm>
                          <a:off x="0" y="0"/>
                          <a:ext cx="604157"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6FE749" id="Straight Connector 165890880" o:spid="_x0000_s1026" style="position:absolute;z-index:251658668;visibility:visible;mso-wrap-style:square;mso-wrap-distance-left:9pt;mso-wrap-distance-top:0;mso-wrap-distance-right:9pt;mso-wrap-distance-bottom:0;mso-position-horizontal:absolute;mso-position-horizontal-relative:text;mso-position-vertical:absolute;mso-position-vertical-relative:text" from="162pt,70pt" to="209.55pt,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" strokecolor="red" strokeweight=".5pt">
                <v:stroke joinstyle="miter"/>
              </v:line>
            </w:pict>
          </mc:Fallback>
        </mc:AlternateContent>
      </w:r>
      <w:r w:rsidR="004A5F2C">
        <w:rPr>
          <w:noProof/>
        </w:rPr>
        <mc:AlternateContent>
          <mc:Choice Requires="wps">
            <w:drawing>
              <wp:anchor distT="0" distB="0" distL="114300" distR="114300" simplePos="0" relativeHeight="251658667" behindDoc="0" locked="0" layoutInCell="1" allowOverlap="1" wp14:anchorId="16A7BF87" wp14:editId="4D8EC8C3">
                <wp:simplePos x="0" y="0"/>
                <wp:positionH relativeFrom="column">
                  <wp:posOffset>4796155</wp:posOffset>
                </wp:positionH>
                <wp:positionV relativeFrom="paragraph">
                  <wp:posOffset>894853</wp:posOffset>
                </wp:positionV>
                <wp:extent cx="417443" cy="0"/>
                <wp:effectExtent l="0" t="0" r="0" b="0"/>
                <wp:wrapNone/>
                <wp:docPr id="135688260" name="Straight Connector 135688260"/>
                <wp:cNvGraphicFramePr/>
                <a:graphic xmlns:a="http://schemas.openxmlformats.org/drawingml/2006/main">
                  <a:graphicData uri="http://schemas.microsoft.com/office/word/2010/wordprocessingShape">
                    <wps:wsp>
                      <wps:cNvCnPr/>
                      <wps:spPr>
                        <a:xfrm>
                          <a:off x="0" y="0"/>
                          <a:ext cx="417443"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line w14:anchorId="0D4D5E53" id="Straight Connector 135688260" o:spid="_x0000_s1026" style="position:absolute;z-index:25165866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7.65pt,70.45pt" to="410.5pt,7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" strokecolor="#70ad47 [3209]" strokeweight=".5pt">
                <v:stroke joinstyle="miter"/>
              </v:line>
            </w:pict>
          </mc:Fallback>
        </mc:AlternateContent>
      </w:r>
      <w:r w:rsidR="004A5F2C">
        <w:rPr>
          <w:noProof/>
        </w:rPr>
        <mc:AlternateContent>
          <mc:Choice Requires="wps">
            <w:drawing>
              <wp:anchor distT="0" distB="0" distL="114300" distR="114300" simplePos="0" relativeHeight="251658666" behindDoc="0" locked="0" layoutInCell="1" allowOverlap="1" wp14:anchorId="7A98E1BC" wp14:editId="03599832">
                <wp:simplePos x="0" y="0"/>
                <wp:positionH relativeFrom="column">
                  <wp:posOffset>4081670</wp:posOffset>
                </wp:positionH>
                <wp:positionV relativeFrom="paragraph">
                  <wp:posOffset>890657</wp:posOffset>
                </wp:positionV>
                <wp:extent cx="417443" cy="0"/>
                <wp:effectExtent l="0" t="0" r="0" b="0"/>
                <wp:wrapNone/>
                <wp:docPr id="719535965" name="Straight Connector 719535965"/>
                <wp:cNvGraphicFramePr/>
                <a:graphic xmlns:a="http://schemas.openxmlformats.org/drawingml/2006/main">
                  <a:graphicData uri="http://schemas.microsoft.com/office/word/2010/wordprocessingShape">
                    <wps:wsp>
                      <wps:cNvCnPr/>
                      <wps:spPr>
                        <a:xfrm>
                          <a:off x="0" y="0"/>
                          <a:ext cx="417443"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line w14:anchorId="6726742A" id="Straight Connector 719535965" o:spid="_x0000_s1026" style="position:absolute;z-index:25165866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4pt,70.15pt" to="354.25pt,7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" strokecolor="#70ad47 [3209]" strokeweight=".5pt">
                <v:stroke joinstyle="miter"/>
              </v:line>
            </w:pict>
          </mc:Fallback>
        </mc:AlternateContent>
      </w:r>
      <w:r w:rsidR="004A5F2C">
        <w:rPr>
          <w:noProof/>
        </w:rPr>
        <mc:AlternateContent>
          <mc:Choice Requires="wps">
            <w:drawing>
              <wp:anchor distT="0" distB="0" distL="114300" distR="114300" simplePos="0" relativeHeight="251658665" behindDoc="0" locked="0" layoutInCell="1" allowOverlap="1" wp14:anchorId="0E20DBA2" wp14:editId="64581025">
                <wp:simplePos x="0" y="0"/>
                <wp:positionH relativeFrom="column">
                  <wp:posOffset>3251062</wp:posOffset>
                </wp:positionH>
                <wp:positionV relativeFrom="paragraph">
                  <wp:posOffset>888365</wp:posOffset>
                </wp:positionV>
                <wp:extent cx="522514" cy="0"/>
                <wp:effectExtent l="0" t="0" r="0" b="0"/>
                <wp:wrapNone/>
                <wp:docPr id="604124589" name="Straight Connector 604124589"/>
                <wp:cNvGraphicFramePr/>
                <a:graphic xmlns:a="http://schemas.openxmlformats.org/drawingml/2006/main">
                  <a:graphicData uri="http://schemas.microsoft.com/office/word/2010/wordprocessingShape">
                    <wps:wsp>
                      <wps:cNvCnPr/>
                      <wps:spPr>
                        <a:xfrm>
                          <a:off x="0" y="0"/>
                          <a:ext cx="522514"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26498CD" id="Straight Connector 604124589" o:spid="_x0000_s1026" style="position:absolute;z-index:251658665;visibility:visible;mso-wrap-style:square;mso-wrap-distance-left:9pt;mso-wrap-distance-top:0;mso-wrap-distance-right:9pt;mso-wrap-distance-bottom:0;mso-position-horizontal:absolute;mso-position-horizontal-relative:text;mso-position-vertical:absolute;mso-position-vertical-relative:text" from="256pt,69.95pt" to="297.15pt,6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" strokecolor="#70ad47 [3209]" strokeweight=".5pt">
                <v:stroke joinstyle="miter"/>
              </v:line>
            </w:pict>
          </mc:Fallback>
        </mc:AlternateContent>
      </w:r>
      <w:r w:rsidR="004A5F2C">
        <w:rPr>
          <w:noProof/>
        </w:rPr>
        <mc:AlternateContent>
          <mc:Choice Requires="wps">
            <w:drawing>
              <wp:anchor distT="0" distB="0" distL="114300" distR="114300" simplePos="0" relativeHeight="251658663" behindDoc="0" locked="0" layoutInCell="1" allowOverlap="1" wp14:anchorId="4003CF8C" wp14:editId="3D9C7B0A">
                <wp:simplePos x="0" y="0"/>
                <wp:positionH relativeFrom="column">
                  <wp:posOffset>3260271</wp:posOffset>
                </wp:positionH>
                <wp:positionV relativeFrom="paragraph">
                  <wp:posOffset>916214</wp:posOffset>
                </wp:positionV>
                <wp:extent cx="510540" cy="0"/>
                <wp:effectExtent l="0" t="0" r="0" b="0"/>
                <wp:wrapNone/>
                <wp:docPr id="999485778" name="Straight Connector 999485778"/>
                <wp:cNvGraphicFramePr/>
                <a:graphic xmlns:a="http://schemas.openxmlformats.org/drawingml/2006/main">
                  <a:graphicData uri="http://schemas.microsoft.com/office/word/2010/wordprocessingShape">
                    <wps:wsp>
                      <wps:cNvCnPr/>
                      <wps:spPr>
                        <a:xfrm>
                          <a:off x="0" y="0"/>
                          <a:ext cx="51054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DB09C0" id="Straight Connector 999485778" o:spid="_x0000_s1026" style="position:absolute;z-index:2516586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7pt,72.15pt" to="296.9pt,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" strokecolor="#70ad47 [3209]" strokeweight=".5pt">
                <v:stroke joinstyle="miter"/>
              </v:line>
            </w:pict>
          </mc:Fallback>
        </mc:AlternateContent>
      </w:r>
      <w:r w:rsidR="00E3419E">
        <w:rPr>
          <w:rStyle w:val="normaltextrun"/>
          <w:rFonts w:ascii="Yu Mincho" w:eastAsia="Yu Mincho" w:hAnsi="Yu Mincho" w:hint="eastAsia"/>
          <w:color w:val="000000"/>
          <w:szCs w:val="21"/>
          <w:shd w:val="clear" w:color="auto" w:fill="FFFFFF"/>
        </w:rPr>
        <w:t>Reservation Status Dialog</w:t>
      </w:r>
      <w:bookmarkEnd w:id="5"/>
      <w:r w:rsidR="00E3419E">
        <w:rPr>
          <w:rStyle w:val="eop"/>
          <w:rFonts w:ascii="Yu Mincho" w:eastAsia="Yu Mincho" w:hAnsi="Yu Mincho" w:hint="eastAsia"/>
          <w:color w:val="000000"/>
          <w:szCs w:val="21"/>
          <w:shd w:val="clear" w:color="auto" w:fill="FFFFFF"/>
        </w:rPr>
        <w:t> </w:t>
      </w:r>
    </w:p>
    <w:p w14:paraId="6B5C7DF8" w14:textId="49FBB490" w:rsidR="00F40927" w:rsidRDefault="00F40927" w:rsidP="00F40927">
      <w:pPr>
        <w:pStyle w:val="ListParagraph"/>
        <w:ind w:leftChars="0" w:left="425"/>
      </w:pPr>
      <w:r>
        <w:rPr>
          <w:rStyle w:val="normaltextrun"/>
          <w:rFonts w:ascii="Yu Mincho" w:eastAsia="Yu Mincho" w:hAnsi="Yu Mincho"/>
          <w:color w:val="000000"/>
          <w:szCs w:val="21"/>
          <w:shd w:val="clear" w:color="auto" w:fill="FFFFFF"/>
        </w:rPr>
        <w:tab/>
        <w:t xml:space="preserve">    </w:t>
      </w:r>
      <w:r w:rsidRPr="00F40927">
        <w:rPr>
          <w:rStyle w:val="normaltextrun"/>
          <w:rFonts w:ascii="Yu Mincho" w:eastAsia="Yu Mincho" w:hAnsi="Yu Mincho" w:hint="eastAsia"/>
          <w:color w:val="000000"/>
          <w:szCs w:val="21"/>
          <w:shd w:val="clear" w:color="auto" w:fill="FFFFFF"/>
        </w:rPr>
        <w:t>Reservation</w:t>
      </w:r>
      <w:r>
        <w:rPr>
          <w:rStyle w:val="normaltextrun"/>
          <w:rFonts w:ascii="Yu Mincho" w:eastAsia="Yu Mincho" w:hAnsi="Yu Mincho"/>
          <w:color w:val="000000"/>
          <w:szCs w:val="21"/>
          <w:shd w:val="clear" w:color="auto" w:fill="FFFFFF"/>
        </w:rPr>
        <w:t xml:space="preserve"> Status</w:t>
      </w:r>
      <w:r w:rsidRPr="00F40927">
        <w:rPr>
          <w:rStyle w:val="normaltextrun"/>
          <w:rFonts w:ascii="Yu Mincho" w:eastAsia="Yu Mincho" w:hAnsi="Yu Mincho" w:hint="eastAsia"/>
          <w:color w:val="000000"/>
          <w:szCs w:val="21"/>
          <w:shd w:val="clear" w:color="auto" w:fill="FFFFFF"/>
        </w:rPr>
        <w:t xml:space="preserve"> Dialogは</w:t>
      </w:r>
      <w:r>
        <w:rPr>
          <w:rFonts w:hint="eastAsia"/>
        </w:rPr>
        <w:t>MainFrameと同様BorderLayout配置とし，下記の様なパネル配置</w:t>
      </w:r>
      <w:r w:rsidR="00550AAD">
        <w:rPr>
          <w:rFonts w:hint="eastAsia"/>
        </w:rPr>
        <w:t>及</w:t>
      </w:r>
      <w:r w:rsidR="00550AAD">
        <w:tab/>
        <w:t xml:space="preserve">    </w:t>
      </w:r>
      <w:r w:rsidR="00550AAD">
        <w:rPr>
          <w:rFonts w:hint="eastAsia"/>
        </w:rPr>
        <w:t>び</w:t>
      </w:r>
      <w:r>
        <w:rPr>
          <w:rFonts w:hint="eastAsia"/>
        </w:rPr>
        <w:t>部</w:t>
      </w:r>
      <w:r w:rsidR="00550AAD">
        <w:rPr>
          <w:rFonts w:hint="eastAsia"/>
        </w:rPr>
        <w:t>品</w:t>
      </w:r>
      <w:r>
        <w:rPr>
          <w:rFonts w:hint="eastAsia"/>
        </w:rPr>
        <w:t>配置とする．</w:t>
      </w:r>
    </w:p>
    <w:p w14:paraId="748D8FC1" w14:textId="7F063649" w:rsidR="00C65C00" w:rsidRDefault="00C65C00" w:rsidP="00C65C00">
      <w:pPr>
        <w:pStyle w:val="ListParagraph"/>
        <w:ind w:leftChars="0" w:left="992"/>
      </w:pPr>
      <w:r>
        <w:t xml:space="preserve">  </w:t>
      </w:r>
      <w:r>
        <w:rPr>
          <w:rFonts w:hint="eastAsia"/>
        </w:rPr>
        <w:t>p</w:t>
      </w:r>
      <w:r>
        <w:t>anelNorth</w:t>
      </w:r>
      <w:r>
        <w:rPr>
          <w:rFonts w:hint="eastAsia"/>
        </w:rPr>
        <w:t>への配置部品</w:t>
      </w:r>
    </w:p>
    <w:p w14:paraId="1B727468" w14:textId="77777777" w:rsidR="00AC4B83" w:rsidRDefault="00F07979" w:rsidP="00C65C00">
      <w:pPr>
        <w:pStyle w:val="ListParagraph"/>
        <w:ind w:leftChars="0" w:left="992"/>
      </w:pPr>
      <w:r>
        <w:rPr>
          <w:rFonts w:hint="eastAsia"/>
        </w:rPr>
        <w:t xml:space="preserve">　　</w:t>
      </w:r>
      <w:r w:rsidR="00A57EEC">
        <w:rPr>
          <w:rFonts w:hint="eastAsia"/>
        </w:rPr>
        <w:t>教室ラベル、日付ラベル、年ラベル、</w:t>
      </w:r>
      <w:r w:rsidR="00CE0E45">
        <w:rPr>
          <w:rFonts w:hint="eastAsia"/>
        </w:rPr>
        <w:t>月ラベル、</w:t>
      </w:r>
      <w:r w:rsidR="00E83FA2">
        <w:rPr>
          <w:rFonts w:hint="eastAsia"/>
        </w:rPr>
        <w:t>日ラベル、</w:t>
      </w:r>
      <w:r w:rsidR="00193004">
        <w:rPr>
          <w:rFonts w:hint="eastAsia"/>
        </w:rPr>
        <w:t>教室選択コンボボックス、</w:t>
      </w:r>
      <w:r w:rsidR="00AC4B83">
        <w:rPr>
          <w:rFonts w:hint="eastAsia"/>
        </w:rPr>
        <w:t>年テキス</w:t>
      </w:r>
    </w:p>
    <w:p w14:paraId="63400B1A" w14:textId="1FC9D4EB" w:rsidR="00F07979" w:rsidRDefault="00AC4B83" w:rsidP="00C65C00">
      <w:pPr>
        <w:pStyle w:val="ListParagraph"/>
        <w:ind w:leftChars="0" w:left="992"/>
        <w:rPr>
          <w:rFonts w:hint="eastAsia"/>
        </w:rPr>
      </w:pPr>
      <w:r>
        <w:rPr>
          <w:rFonts w:hint="eastAsia"/>
        </w:rPr>
        <w:t xml:space="preserve">　　トフィールド、月テキストフィールド、</w:t>
      </w:r>
      <w:r w:rsidR="0020712D">
        <w:rPr>
          <w:rFonts w:hint="eastAsia"/>
        </w:rPr>
        <w:t>日テキストフィールド</w:t>
      </w:r>
    </w:p>
    <w:p w14:paraId="75D0D1FA" w14:textId="77777777" w:rsidR="00C65C00" w:rsidRDefault="00C65C00" w:rsidP="00C65C00">
      <w:pPr>
        <w:pStyle w:val="ListParagraph"/>
        <w:ind w:leftChars="0" w:left="992"/>
      </w:pPr>
      <w:r>
        <w:rPr>
          <w:rFonts w:hint="eastAsia"/>
        </w:rPr>
        <w:t xml:space="preserve">　panelCenterへの配置部品</w:t>
      </w:r>
    </w:p>
    <w:p w14:paraId="757974C5" w14:textId="6F3E23FF" w:rsidR="00CF0431" w:rsidRPr="00C65C00" w:rsidRDefault="00CF0431" w:rsidP="00C65C00">
      <w:pPr>
        <w:pStyle w:val="ListParagraph"/>
        <w:ind w:leftChars="0" w:left="992"/>
        <w:rPr>
          <w:rFonts w:hint="eastAsia"/>
        </w:rPr>
      </w:pPr>
      <w:r>
        <w:rPr>
          <w:rFonts w:hint="eastAsia"/>
        </w:rPr>
        <w:t xml:space="preserve">　　</w:t>
      </w:r>
      <w:r w:rsidRPr="00F40927">
        <w:rPr>
          <w:rStyle w:val="normaltextrun"/>
          <w:rFonts w:ascii="Yu Mincho" w:eastAsia="Yu Mincho" w:hAnsi="Yu Mincho" w:hint="eastAsia"/>
          <w:color w:val="000000"/>
          <w:szCs w:val="21"/>
          <w:shd w:val="clear" w:color="auto" w:fill="FFFFFF"/>
        </w:rPr>
        <w:t>Reservation</w:t>
      </w:r>
      <w:r>
        <w:rPr>
          <w:rStyle w:val="normaltextrun"/>
          <w:rFonts w:ascii="Yu Mincho" w:eastAsia="Yu Mincho" w:hAnsi="Yu Mincho"/>
          <w:color w:val="000000"/>
          <w:szCs w:val="21"/>
          <w:shd w:val="clear" w:color="auto" w:fill="FFFFFF"/>
        </w:rPr>
        <w:t xml:space="preserve"> Status</w:t>
      </w:r>
      <w:r w:rsidRPr="00F40927">
        <w:rPr>
          <w:rStyle w:val="normaltextrun"/>
          <w:rFonts w:ascii="Yu Mincho" w:eastAsia="Yu Mincho" w:hAnsi="Yu Mincho" w:hint="eastAsia"/>
          <w:color w:val="000000"/>
          <w:szCs w:val="21"/>
          <w:shd w:val="clear" w:color="auto" w:fill="FFFFFF"/>
        </w:rPr>
        <w:t xml:space="preserve"> Dialog</w:t>
      </w:r>
      <w:r>
        <w:rPr>
          <w:rStyle w:val="normaltextrun"/>
          <w:rFonts w:ascii="Yu Mincho" w:eastAsia="Yu Mincho" w:hAnsi="Yu Mincho" w:hint="eastAsia"/>
          <w:color w:val="000000"/>
          <w:szCs w:val="21"/>
          <w:shd w:val="clear" w:color="auto" w:fill="FFFFFF"/>
        </w:rPr>
        <w:t>では</w:t>
      </w:r>
      <w:r w:rsidR="00A57EEC">
        <w:rPr>
          <w:rStyle w:val="normaltextrun"/>
          <w:rFonts w:ascii="Yu Mincho" w:eastAsia="Yu Mincho" w:hAnsi="Yu Mincho" w:hint="eastAsia"/>
          <w:color w:val="000000"/>
          <w:szCs w:val="21"/>
          <w:shd w:val="clear" w:color="auto" w:fill="FFFFFF"/>
        </w:rPr>
        <w:t>配置部品は無し</w:t>
      </w:r>
    </w:p>
    <w:p w14:paraId="67144F31" w14:textId="77777777" w:rsidR="00C65C00" w:rsidRDefault="00C65C00" w:rsidP="00C65C00">
      <w:pPr>
        <w:pStyle w:val="ListParagraph"/>
        <w:ind w:leftChars="572" w:left="1201"/>
        <w:rPr>
          <w:rFonts w:asciiTheme="minorEastAsia" w:hAnsiTheme="minorEastAsia" w:cs="MS Mincho"/>
        </w:rPr>
      </w:pPr>
      <w:r w:rsidRPr="003C4DC0">
        <w:rPr>
          <w:rFonts w:asciiTheme="minorEastAsia" w:hAnsiTheme="minorEastAsia" w:cs="MS Mincho"/>
        </w:rPr>
        <w:t>panelSouth</w:t>
      </w:r>
      <w:r>
        <w:rPr>
          <w:rFonts w:asciiTheme="minorEastAsia" w:hAnsiTheme="minorEastAsia" w:cs="MS Mincho" w:hint="eastAsia"/>
        </w:rPr>
        <w:t>への配置部品</w:t>
      </w:r>
    </w:p>
    <w:p w14:paraId="54BDF479" w14:textId="1BC15657" w:rsidR="00D50B32" w:rsidRDefault="00D50B32" w:rsidP="00C65C00">
      <w:pPr>
        <w:pStyle w:val="ListParagraph"/>
        <w:ind w:leftChars="572" w:left="1201"/>
        <w:rPr>
          <w:rFonts w:asciiTheme="minorEastAsia" w:hAnsiTheme="minorEastAsia" w:cs="MS Mincho" w:hint="eastAsia"/>
        </w:rPr>
      </w:pPr>
      <w:r>
        <w:rPr>
          <w:rFonts w:asciiTheme="minorEastAsia" w:hAnsiTheme="minorEastAsia" w:cs="MS Mincho" w:hint="eastAsia"/>
        </w:rPr>
        <w:t xml:space="preserve">　空白ラベル、キャンセルボタン、OKボタン</w:t>
      </w:r>
    </w:p>
    <w:p w14:paraId="5F77087D" w14:textId="16DBD047" w:rsidR="00C65C00" w:rsidRPr="00F40927" w:rsidRDefault="0020712D" w:rsidP="00F40927">
      <w:pPr>
        <w:pStyle w:val="ListParagraph"/>
        <w:ind w:leftChars="0" w:left="425"/>
        <w:rPr>
          <w:rFonts w:ascii="Yu Mincho" w:eastAsia="Yu Mincho" w:hAnsi="Yu Mincho" w:hint="eastAsia"/>
          <w:color w:val="000000"/>
          <w:szCs w:val="21"/>
          <w:shd w:val="clear" w:color="auto" w:fill="FFFFFF"/>
        </w:rPr>
      </w:pPr>
      <w:r>
        <w:rPr>
          <w:rFonts w:ascii="Yu Mincho" w:eastAsia="Yu Mincho" w:hAnsi="Yu Mincho" w:hint="eastAsia"/>
          <w:color w:val="000000"/>
          <w:szCs w:val="21"/>
          <w:shd w:val="clear" w:color="auto" w:fill="FFFFFF"/>
        </w:rPr>
        <w:t xml:space="preserve">　　　　　</w:t>
      </w:r>
    </w:p>
    <w:p w14:paraId="622CCA5F" w14:textId="77777777" w:rsidR="00F40927" w:rsidRPr="00896F29" w:rsidRDefault="00F40927" w:rsidP="00F40927">
      <w:pPr>
        <w:pStyle w:val="ListParagraph"/>
        <w:ind w:leftChars="0" w:left="992"/>
        <w:outlineLvl w:val="1"/>
      </w:pPr>
    </w:p>
    <w:p w14:paraId="11538F1E" w14:textId="3191FFE5" w:rsidR="000E0E10" w:rsidRPr="00896F29" w:rsidRDefault="000E0E10" w:rsidP="000E0E10">
      <w:pPr>
        <w:pStyle w:val="ListParagraph"/>
        <w:ind w:leftChars="0" w:left="992"/>
        <w:outlineLvl w:val="1"/>
      </w:pPr>
      <w:r w:rsidRPr="00896F29">
        <w:rPr>
          <w:rFonts w:hint="eastAsia"/>
        </w:rPr>
        <w:br/>
      </w:r>
    </w:p>
    <w:p w14:paraId="0A1B329E" w14:textId="77777777" w:rsidR="000F1290" w:rsidRDefault="000F1290" w:rsidP="003E45DD">
      <w:pPr>
        <w:pStyle w:val="ListParagraph"/>
        <w:ind w:leftChars="0" w:left="992"/>
      </w:pPr>
    </w:p>
    <w:p w14:paraId="525DE9E4" w14:textId="081B4E74" w:rsidR="005E3E5B" w:rsidRDefault="005E3E5B" w:rsidP="003E45DD">
      <w:pPr>
        <w:pStyle w:val="ListParagraph"/>
        <w:ind w:leftChars="0" w:left="992"/>
      </w:pPr>
    </w:p>
    <w:p w14:paraId="4C91226F" w14:textId="64488A7B" w:rsidR="005E3E5B" w:rsidRDefault="005E3E5B" w:rsidP="003E45DD">
      <w:pPr>
        <w:pStyle w:val="ListParagraph"/>
        <w:ind w:leftChars="0" w:left="992"/>
      </w:pPr>
    </w:p>
    <w:p w14:paraId="4F04C352" w14:textId="77777777" w:rsidR="005E3E5B" w:rsidRDefault="005E3E5B" w:rsidP="003E45DD">
      <w:pPr>
        <w:pStyle w:val="ListParagraph"/>
        <w:ind w:leftChars="0" w:left="992"/>
      </w:pPr>
    </w:p>
    <w:p w14:paraId="36CB76F0" w14:textId="77777777" w:rsidR="005E3E5B" w:rsidRDefault="005E3E5B" w:rsidP="003E45DD">
      <w:pPr>
        <w:pStyle w:val="ListParagraph"/>
        <w:ind w:leftChars="0" w:left="992"/>
      </w:pPr>
    </w:p>
    <w:p w14:paraId="77100566" w14:textId="77777777" w:rsidR="00957089" w:rsidRDefault="00957089" w:rsidP="003E45DD">
      <w:pPr>
        <w:pStyle w:val="ListParagraph"/>
        <w:ind w:leftChars="0" w:left="992"/>
      </w:pPr>
    </w:p>
    <w:p w14:paraId="20F86956" w14:textId="77777777" w:rsidR="00957089" w:rsidRDefault="00957089" w:rsidP="003E45DD">
      <w:pPr>
        <w:pStyle w:val="ListParagraph"/>
        <w:ind w:leftChars="0" w:left="992"/>
      </w:pPr>
    </w:p>
    <w:p w14:paraId="5FFC6B5E" w14:textId="77777777" w:rsidR="00957089" w:rsidRDefault="00957089" w:rsidP="003E45DD">
      <w:pPr>
        <w:pStyle w:val="ListParagraph"/>
        <w:ind w:leftChars="0" w:left="992"/>
      </w:pPr>
    </w:p>
    <w:p w14:paraId="01EC42D8" w14:textId="77777777" w:rsidR="00957089" w:rsidRDefault="00957089" w:rsidP="003E45DD">
      <w:pPr>
        <w:pStyle w:val="ListParagraph"/>
        <w:ind w:leftChars="0" w:left="992"/>
      </w:pPr>
    </w:p>
    <w:p w14:paraId="56D4A5A8" w14:textId="77777777" w:rsidR="00957089" w:rsidRDefault="00957089" w:rsidP="003E45DD">
      <w:pPr>
        <w:pStyle w:val="ListParagraph"/>
        <w:ind w:leftChars="0" w:left="992"/>
      </w:pPr>
    </w:p>
    <w:p w14:paraId="6712A4DB" w14:textId="77777777" w:rsidR="00957089" w:rsidRDefault="00957089" w:rsidP="003E45DD">
      <w:pPr>
        <w:pStyle w:val="ListParagraph"/>
        <w:ind w:leftChars="0" w:left="992"/>
      </w:pPr>
    </w:p>
    <w:p w14:paraId="533B6AA4" w14:textId="77777777" w:rsidR="00957089" w:rsidRDefault="00957089" w:rsidP="003E45DD">
      <w:pPr>
        <w:pStyle w:val="ListParagraph"/>
        <w:ind w:leftChars="0" w:left="992"/>
      </w:pPr>
    </w:p>
    <w:p w14:paraId="55FEE8AF" w14:textId="77777777" w:rsidR="00957089" w:rsidRDefault="00957089" w:rsidP="003E45DD">
      <w:pPr>
        <w:pStyle w:val="ListParagraph"/>
        <w:ind w:leftChars="0" w:left="992"/>
      </w:pPr>
    </w:p>
    <w:p w14:paraId="15B1CA7B" w14:textId="77777777" w:rsidR="00957089" w:rsidRDefault="00957089" w:rsidP="003E45DD">
      <w:pPr>
        <w:pStyle w:val="ListParagraph"/>
        <w:ind w:leftChars="0" w:left="992"/>
      </w:pPr>
    </w:p>
    <w:p w14:paraId="17DCAB67" w14:textId="77777777" w:rsidR="00957089" w:rsidRDefault="00957089" w:rsidP="003E45DD">
      <w:pPr>
        <w:pStyle w:val="ListParagraph"/>
        <w:ind w:leftChars="0" w:left="992"/>
      </w:pPr>
    </w:p>
    <w:p w14:paraId="5D875944" w14:textId="77777777" w:rsidR="00957089" w:rsidRDefault="00957089" w:rsidP="003E45DD">
      <w:pPr>
        <w:pStyle w:val="ListParagraph"/>
        <w:ind w:leftChars="0" w:left="992"/>
      </w:pPr>
    </w:p>
    <w:p w14:paraId="23E4676A" w14:textId="77777777" w:rsidR="00957089" w:rsidRDefault="00957089" w:rsidP="003E45DD">
      <w:pPr>
        <w:pStyle w:val="ListParagraph"/>
        <w:ind w:leftChars="0" w:left="992"/>
      </w:pPr>
    </w:p>
    <w:p w14:paraId="5F8A763C" w14:textId="77777777" w:rsidR="00957089" w:rsidRDefault="00957089" w:rsidP="003E45DD">
      <w:pPr>
        <w:pStyle w:val="ListParagraph"/>
        <w:ind w:leftChars="0" w:left="992"/>
      </w:pPr>
    </w:p>
    <w:p w14:paraId="7AB2B344" w14:textId="77777777" w:rsidR="00957089" w:rsidRDefault="00957089" w:rsidP="003E45DD">
      <w:pPr>
        <w:pStyle w:val="ListParagraph"/>
        <w:ind w:leftChars="0" w:left="992"/>
      </w:pPr>
    </w:p>
    <w:p w14:paraId="016B28AF" w14:textId="77777777" w:rsidR="005E3E5B" w:rsidRDefault="005E3E5B" w:rsidP="003E45DD">
      <w:pPr>
        <w:pStyle w:val="ListParagraph"/>
        <w:ind w:leftChars="0" w:left="992"/>
      </w:pPr>
    </w:p>
    <w:p w14:paraId="78EFD54A" w14:textId="752D0973" w:rsidR="003E133A" w:rsidRDefault="003E133A">
      <w:pPr>
        <w:widowControl/>
        <w:jc w:val="left"/>
      </w:pPr>
    </w:p>
    <w:p w14:paraId="69F109BB" w14:textId="028239D5" w:rsidR="009D348E" w:rsidRDefault="002B0785" w:rsidP="0002240A">
      <w:pPr>
        <w:pStyle w:val="ListParagraph"/>
        <w:numPr>
          <w:ilvl w:val="0"/>
          <w:numId w:val="1"/>
        </w:numPr>
        <w:ind w:leftChars="0"/>
        <w:outlineLvl w:val="0"/>
      </w:pPr>
      <w:bookmarkStart w:id="6" w:name="_Toc138931244"/>
      <w:r>
        <w:rPr>
          <w:rFonts w:hint="eastAsia"/>
        </w:rPr>
        <w:t>クラス図</w:t>
      </w:r>
      <w:r w:rsidR="006C7E51">
        <w:rPr>
          <w:rFonts w:hint="eastAsia"/>
        </w:rPr>
        <w:t>及び各クラス内の変数及びメソッド</w:t>
      </w:r>
      <w:bookmarkEnd w:id="6"/>
    </w:p>
    <w:p w14:paraId="7C3E886D" w14:textId="68B7539A" w:rsidR="0002240A" w:rsidRDefault="006C7E51" w:rsidP="006C7E51">
      <w:pPr>
        <w:pStyle w:val="ListParagraph"/>
        <w:ind w:leftChars="302" w:left="634"/>
      </w:pPr>
      <w:r>
        <w:rPr>
          <w:rFonts w:hint="eastAsia"/>
        </w:rPr>
        <w:t>全体のクラス図を以下に示す．</w:t>
      </w:r>
    </w:p>
    <w:p w14:paraId="1971DB1D" w14:textId="7950D048" w:rsidR="00DD4124" w:rsidRDefault="0047441C" w:rsidP="0002240A">
      <w:pPr>
        <w:pStyle w:val="ListParagraph"/>
        <w:ind w:leftChars="0" w:left="425"/>
      </w:pPr>
      <w:r>
        <w:rPr>
          <w:noProof/>
        </w:rPr>
        <mc:AlternateContent>
          <mc:Choice Requires="wpg">
            <w:drawing>
              <wp:anchor distT="0" distB="0" distL="114300" distR="114300" simplePos="0" relativeHeight="251658639" behindDoc="0" locked="0" layoutInCell="1" allowOverlap="1" wp14:anchorId="2C53532B" wp14:editId="62059154">
                <wp:simplePos x="0" y="0"/>
                <wp:positionH relativeFrom="column">
                  <wp:posOffset>266369</wp:posOffset>
                </wp:positionH>
                <wp:positionV relativeFrom="paragraph">
                  <wp:posOffset>218661</wp:posOffset>
                </wp:positionV>
                <wp:extent cx="6249670" cy="5102571"/>
                <wp:effectExtent l="0" t="0" r="0" b="3175"/>
                <wp:wrapNone/>
                <wp:docPr id="2103604043" name="Group 2103604043"/>
                <wp:cNvGraphicFramePr/>
                <a:graphic xmlns:a="http://schemas.openxmlformats.org/drawingml/2006/main">
                  <a:graphicData uri="http://schemas.microsoft.com/office/word/2010/wordprocessingGroup">
                    <wpg:wgp>
                      <wpg:cNvGrpSpPr/>
                      <wpg:grpSpPr>
                        <a:xfrm>
                          <a:off x="0" y="0"/>
                          <a:ext cx="6249670" cy="5102571"/>
                          <a:chOff x="0" y="0"/>
                          <a:chExt cx="6249670" cy="5102571"/>
                        </a:xfrm>
                      </wpg:grpSpPr>
                      <wpg:grpSp>
                        <wpg:cNvPr id="975730219" name="グループ化 975730219"/>
                        <wpg:cNvGrpSpPr/>
                        <wpg:grpSpPr>
                          <a:xfrm>
                            <a:off x="0" y="0"/>
                            <a:ext cx="6249670" cy="5102571"/>
                            <a:chOff x="0" y="0"/>
                            <a:chExt cx="6249670" cy="5102571"/>
                          </a:xfrm>
                        </wpg:grpSpPr>
                        <wpg:grpSp>
                          <wpg:cNvPr id="1857172557" name="グループ化 3"/>
                          <wpg:cNvGrpSpPr/>
                          <wpg:grpSpPr>
                            <a:xfrm>
                              <a:off x="0" y="0"/>
                              <a:ext cx="6249670" cy="5102571"/>
                              <a:chOff x="0" y="0"/>
                              <a:chExt cx="6249670" cy="5102571"/>
                            </a:xfrm>
                          </wpg:grpSpPr>
                          <pic:pic xmlns:pic="http://schemas.openxmlformats.org/drawingml/2006/picture">
                            <pic:nvPicPr>
                              <pic:cNvPr id="82" name="図 82" descr="テキスト&#10;&#10;中程度の精度で自動的に生成された説明"/>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49670" cy="3681730"/>
                              </a:xfrm>
                              <a:prstGeom prst="rect">
                                <a:avLst/>
                              </a:prstGeom>
                              <a:noFill/>
                              <a:ln>
                                <a:noFill/>
                              </a:ln>
                            </pic:spPr>
                          </pic:pic>
                          <pic:pic xmlns:pic="http://schemas.openxmlformats.org/drawingml/2006/picture">
                            <pic:nvPicPr>
                              <pic:cNvPr id="1048063263" name="図 1048063263" descr="テーブル&#10;&#10;自動的に生成された説明"/>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4128655" y="2777836"/>
                                <a:ext cx="1476375" cy="2324735"/>
                              </a:xfrm>
                              <a:prstGeom prst="rect">
                                <a:avLst/>
                              </a:prstGeom>
                            </pic:spPr>
                          </pic:pic>
                          <pic:pic xmlns:pic="http://schemas.openxmlformats.org/drawingml/2006/picture">
                            <pic:nvPicPr>
                              <pic:cNvPr id="119374765" name="図 119374765" descr="テーブル&#10;&#10;中程度の精度で自動的に生成された説明"/>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514600" y="3110345"/>
                                <a:ext cx="955040" cy="1158240"/>
                              </a:xfrm>
                              <a:prstGeom prst="rect">
                                <a:avLst/>
                              </a:prstGeom>
                            </pic:spPr>
                          </pic:pic>
                          <pic:pic xmlns:pic="http://schemas.openxmlformats.org/drawingml/2006/picture">
                            <pic:nvPicPr>
                              <pic:cNvPr id="1131238250" name="図 1131238250" descr="テーブル&#10;&#10;自動的に生成された説明"/>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694709" y="4502727"/>
                                <a:ext cx="1143000" cy="549275"/>
                              </a:xfrm>
                              <a:prstGeom prst="rect">
                                <a:avLst/>
                              </a:prstGeom>
                            </pic:spPr>
                          </pic:pic>
                          <pic:pic xmlns:pic="http://schemas.openxmlformats.org/drawingml/2006/picture">
                            <pic:nvPicPr>
                              <pic:cNvPr id="145004960" name="図 145004960" descr="テキスト が含まれている画像&#10;&#10;自動的に生成された説明"/>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385455" y="1413164"/>
                                <a:ext cx="1549400" cy="1622425"/>
                              </a:xfrm>
                              <a:prstGeom prst="rect">
                                <a:avLst/>
                              </a:prstGeom>
                            </pic:spPr>
                          </pic:pic>
                          <wps:wsp>
                            <wps:cNvPr id="1396577256" name="直線コネクタ 1"/>
                            <wps:cNvCnPr/>
                            <wps:spPr>
                              <a:xfrm flipH="1">
                                <a:off x="3449782" y="3193473"/>
                                <a:ext cx="671945" cy="318654"/>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653140846" name="直線コネクタ 2"/>
                            <wps:cNvCnPr/>
                            <wps:spPr>
                              <a:xfrm flipV="1">
                                <a:off x="3810000" y="4378036"/>
                                <a:ext cx="318655" cy="40767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343271597" name="図 1" descr="テーブル&#10;&#10;自動的に生成された説明"/>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04775" y="2867025"/>
                              <a:ext cx="1251585" cy="803275"/>
                            </a:xfrm>
                            <a:prstGeom prst="rect">
                              <a:avLst/>
                            </a:prstGeom>
                          </pic:spPr>
                        </pic:pic>
                        <pic:pic xmlns:pic="http://schemas.openxmlformats.org/drawingml/2006/picture">
                          <pic:nvPicPr>
                            <pic:cNvPr id="1055201295" name="図 1" descr="テキスト が含まれている画像&#10;&#10;自動的に生成された説明"/>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381125" y="1409700"/>
                              <a:ext cx="1550035" cy="1624965"/>
                            </a:xfrm>
                            <a:prstGeom prst="rect">
                              <a:avLst/>
                            </a:prstGeom>
                          </pic:spPr>
                        </pic:pic>
                        <pic:pic xmlns:pic="http://schemas.openxmlformats.org/drawingml/2006/picture">
                          <pic:nvPicPr>
                            <pic:cNvPr id="2037002305" name="図 1" descr="テーブル&#10;&#10;自動的に生成された説明"/>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181350" y="1076325"/>
                              <a:ext cx="1466850" cy="1491615"/>
                            </a:xfrm>
                            <a:prstGeom prst="rect">
                              <a:avLst/>
                            </a:prstGeom>
                          </pic:spPr>
                        </pic:pic>
                      </wpg:grpSp>
                      <wps:wsp>
                        <wps:cNvPr id="1042059517" name="直線コネクタ 1042059517"/>
                        <wps:cNvCnPr/>
                        <wps:spPr>
                          <a:xfrm>
                            <a:off x="4436828" y="2544417"/>
                            <a:ext cx="152870" cy="233263"/>
                          </a:xfrm>
                          <a:prstGeom prst="line">
                            <a:avLst/>
                          </a:prstGeom>
                        </wps:spPr>
                        <wps:style>
                          <a:lnRef idx="1">
                            <a:schemeClr val="accent3"/>
                          </a:lnRef>
                          <a:fillRef idx="0">
                            <a:schemeClr val="accent3"/>
                          </a:fillRef>
                          <a:effectRef idx="0">
                            <a:schemeClr val="accent3"/>
                          </a:effectRef>
                          <a:fontRef idx="minor">
                            <a:schemeClr val="tx1"/>
                          </a:fontRef>
                        </wps:style>
                        <wps:bodyPr/>
                      </wps:wsp>
                    </wpg:wgp>
                  </a:graphicData>
                </a:graphic>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w:pict>
              <v:group id="グループ化 1" style="position:absolute;left:0;text-align:left;margin-left:20.95pt;margin-top:17.2pt;width:492.1pt;height:401.8pt;z-index:251659664" coordsize="62496,51025" o:spid="_x0000_s1026" w14:anchorId="7FF75C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">
                <v:group id="グループ化 975730219" style="position:absolute;width:62496;height:51025" coordsize="62496,51025"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">
                  <v:group id="グループ化 3" style="position:absolute;width:62496;height:51025" coordsize="62496,51025"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">
                    <v:shape id="図 82" style="position:absolute;width:62496;height:36817;visibility:visible;mso-wrap-style:square" alt="テキスト&#10;&#10;中程度の精度で自動的に生成された説明"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">
                      <v:imagedata o:title="テキスト&#10;&#10;中程度の精度で自動的に生成された説明" r:id="rId26"/>
                    </v:shape>
                    <v:shape id="図 1048063263" style="position:absolute;left:41286;top:27778;width:14764;height:23247;visibility:visible;mso-wrap-style:square" alt="テーブル&#10;&#10;自動的に生成された説明"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">
                      <v:imagedata o:title="テーブル&#10;&#10;自動的に生成された説明" r:id="rId27"/>
                    </v:shape>
                    <v:shape id="図 119374765" style="position:absolute;left:25146;top:31103;width:9550;height:11582;visibility:visible;mso-wrap-style:square" alt="テーブル&#10;&#10;中程度の精度で自動的に生成された説明"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">
                      <v:imagedata o:title="テーブル&#10;&#10;中程度の精度で自動的に生成された説明" r:id="rId28"/>
                    </v:shape>
                    <v:shape id="図 1131238250" style="position:absolute;left:26947;top:45027;width:11430;height:5493;visibility:visible;mso-wrap-style:square" alt="テーブル&#10;&#10;自動的に生成された説明" o:spid="_x0000_s10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">
                      <v:imagedata o:title="テーブル&#10;&#10;自動的に生成された説明" r:id="rId29"/>
                    </v:shape>
                    <v:shape id="図 145004960" style="position:absolute;left:13854;top:14131;width:15494;height:16224;visibility:visible;mso-wrap-style:square" alt="テキスト が含まれている画像&#10;&#10;自動的に生成された説明"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">
                      <v:imagedata o:title="テキスト が含まれている画像&#10;&#10;自動的に生成された説明" r:id="rId30"/>
                    </v:shape>
                    <v:line id="直線コネクタ 1" style="position:absolute;flip:x;visibility:visible;mso-wrap-style:square" o:spid="_x0000_s1034" strokecolor="#747070 [1614]" strokeweight=".5pt" o:connectortype="straight" from="34497,31934" to="41217,35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">
                      <v:stroke joinstyle="miter"/>
                    </v:line>
                    <v:line id="直線コネクタ 2" style="position:absolute;flip:y;visibility:visible;mso-wrap-style:square" o:spid="_x0000_s1035" strokecolor="#747070 [1614]" strokeweight=".5pt" o:connectortype="straight" from="38100,43780" to="41286,47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">
                      <v:stroke joinstyle="miter"/>
                    </v:line>
                  </v:group>
                  <v:shape id="図 1" style="position:absolute;left:1047;top:28670;width:12516;height:8033;visibility:visible;mso-wrap-style:square" alt="テーブル&#10;&#10;自動的に生成された説明" o:spid="_x0000_s103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">
                    <v:imagedata o:title="テーブル&#10;&#10;自動的に生成された説明" r:id="rId31"/>
                  </v:shape>
                  <v:shape id="図 1" style="position:absolute;left:13811;top:14097;width:15500;height:16249;visibility:visible;mso-wrap-style:square" alt="テキスト が含まれている画像&#10;&#10;自動的に生成された説明" o:spid="_x0000_s103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">
                    <v:imagedata o:title="テキスト が含まれている画像&#10;&#10;自動的に生成された説明" r:id="rId32"/>
                  </v:shape>
                  <v:shape id="図 1" style="position:absolute;left:31813;top:10763;width:14669;height:14916;visibility:visible;mso-wrap-style:square" alt="テーブル&#10;&#10;自動的に生成された説明" o:spid="_x0000_s103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">
                    <v:imagedata o:title="テーブル&#10;&#10;自動的に生成された説明" r:id="rId33"/>
                  </v:shape>
                </v:group>
                <v:line id="直線コネクタ 1042059517" style="position:absolute;visibility:visible;mso-wrap-style:square" o:spid="_x0000_s1039" strokecolor="#a5a5a5 [3206]" strokeweight=".5pt" o:connectortype="straight" from="44368,25444" to="45896,27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">
                  <v:stroke joinstyle="miter"/>
                </v:line>
              </v:group>
            </w:pict>
          </mc:Fallback>
        </mc:AlternateContent>
      </w:r>
    </w:p>
    <w:p w14:paraId="6714A882" w14:textId="51E3A7BA" w:rsidR="00DD4124" w:rsidRDefault="00DD4124" w:rsidP="0002240A">
      <w:pPr>
        <w:pStyle w:val="ListParagraph"/>
        <w:ind w:leftChars="0" w:left="425"/>
      </w:pPr>
    </w:p>
    <w:p w14:paraId="4D5DDC4D" w14:textId="071C5CCB" w:rsidR="00DD4124" w:rsidRDefault="00DD4124" w:rsidP="0002240A">
      <w:pPr>
        <w:pStyle w:val="ListParagraph"/>
        <w:ind w:leftChars="0" w:left="425"/>
      </w:pPr>
    </w:p>
    <w:p w14:paraId="3DCF67A5" w14:textId="77777777" w:rsidR="00DD4124" w:rsidRDefault="00DD4124" w:rsidP="0002240A">
      <w:pPr>
        <w:pStyle w:val="ListParagraph"/>
        <w:ind w:leftChars="0" w:left="425"/>
      </w:pPr>
    </w:p>
    <w:p w14:paraId="084195F7" w14:textId="7F827B00" w:rsidR="00DD4124" w:rsidRDefault="00DD4124" w:rsidP="0002240A">
      <w:pPr>
        <w:pStyle w:val="ListParagraph"/>
        <w:ind w:leftChars="0" w:left="425"/>
      </w:pPr>
    </w:p>
    <w:p w14:paraId="703A4A80" w14:textId="5A3EE680" w:rsidR="00DD4124" w:rsidRDefault="00DD4124" w:rsidP="0002240A">
      <w:pPr>
        <w:pStyle w:val="ListParagraph"/>
        <w:ind w:leftChars="0" w:left="425"/>
      </w:pPr>
    </w:p>
    <w:p w14:paraId="154FA664" w14:textId="342448D9" w:rsidR="00DD4124" w:rsidRDefault="00DD4124" w:rsidP="0002240A">
      <w:pPr>
        <w:pStyle w:val="ListParagraph"/>
        <w:ind w:leftChars="0" w:left="425"/>
      </w:pPr>
    </w:p>
    <w:p w14:paraId="242E5E07" w14:textId="77497E80" w:rsidR="006C7E51" w:rsidRDefault="006C7E51" w:rsidP="0002240A">
      <w:pPr>
        <w:pStyle w:val="ListParagraph"/>
        <w:ind w:leftChars="0" w:left="425"/>
      </w:pPr>
    </w:p>
    <w:p w14:paraId="43BE0CEC" w14:textId="2E8D6314" w:rsidR="006C7E51" w:rsidRDefault="006C7E51" w:rsidP="0002240A">
      <w:pPr>
        <w:pStyle w:val="ListParagraph"/>
        <w:ind w:leftChars="0" w:left="425"/>
      </w:pPr>
    </w:p>
    <w:p w14:paraId="16D020FB" w14:textId="6B69450C" w:rsidR="006C7E51" w:rsidRDefault="006C7E51" w:rsidP="0002240A">
      <w:pPr>
        <w:pStyle w:val="ListParagraph"/>
        <w:ind w:leftChars="0" w:left="425"/>
      </w:pPr>
    </w:p>
    <w:p w14:paraId="699AA3EC" w14:textId="534EE10F" w:rsidR="006C7E51" w:rsidRDefault="006C7E51" w:rsidP="0002240A">
      <w:pPr>
        <w:pStyle w:val="ListParagraph"/>
        <w:ind w:leftChars="0" w:left="425"/>
      </w:pPr>
    </w:p>
    <w:p w14:paraId="568903F3" w14:textId="583B162D" w:rsidR="006C7E51" w:rsidRDefault="006C7E51" w:rsidP="0002240A">
      <w:pPr>
        <w:pStyle w:val="ListParagraph"/>
        <w:ind w:leftChars="0" w:left="425"/>
      </w:pPr>
    </w:p>
    <w:p w14:paraId="26292DE9" w14:textId="3A649C13" w:rsidR="006C7E51" w:rsidRDefault="006C7E51" w:rsidP="0002240A">
      <w:pPr>
        <w:pStyle w:val="ListParagraph"/>
        <w:ind w:leftChars="0" w:left="425"/>
      </w:pPr>
    </w:p>
    <w:p w14:paraId="009DC10D" w14:textId="0CC4E0BF" w:rsidR="006C7E51" w:rsidRDefault="000A5BD4" w:rsidP="0002240A">
      <w:pPr>
        <w:pStyle w:val="ListParagraph"/>
        <w:ind w:leftChars="0" w:left="425"/>
      </w:pPr>
      <w:r>
        <w:rPr>
          <w:noProof/>
        </w:rPr>
        <mc:AlternateContent>
          <mc:Choice Requires="wps">
            <w:drawing>
              <wp:anchor distT="0" distB="0" distL="114300" distR="114300" simplePos="0" relativeHeight="251658605" behindDoc="0" locked="0" layoutInCell="1" allowOverlap="1" wp14:anchorId="5BFDE3DF" wp14:editId="70F3B970">
                <wp:simplePos x="0" y="0"/>
                <wp:positionH relativeFrom="margin">
                  <wp:align>right</wp:align>
                </wp:positionH>
                <wp:positionV relativeFrom="paragraph">
                  <wp:posOffset>45509</wp:posOffset>
                </wp:positionV>
                <wp:extent cx="638175" cy="347730"/>
                <wp:effectExtent l="0" t="0" r="9525" b="0"/>
                <wp:wrapNone/>
                <wp:docPr id="678943697" name="Rectangle 678943697"/>
                <wp:cNvGraphicFramePr/>
                <a:graphic xmlns:a="http://schemas.openxmlformats.org/drawingml/2006/main">
                  <a:graphicData uri="http://schemas.microsoft.com/office/word/2010/wordprocessingShape">
                    <wps:wsp>
                      <wps:cNvSpPr/>
                      <wps:spPr>
                        <a:xfrm>
                          <a:off x="0" y="0"/>
                          <a:ext cx="638175" cy="34773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w:pict>
              <v:rect id="正方形/長方形 678943697" style="position:absolute;left:0;text-align:left;margin-left:-.95pt;margin-top:3.6pt;width:50.25pt;height:27.4pt;z-index:251657583;visibility:visible;mso-wrap-style:square;mso-wrap-distance-left:9pt;mso-wrap-distance-top:0;mso-wrap-distance-right:9pt;mso-wrap-distance-bottom:0;mso-position-horizontal:right;mso-position-horizontal-relative:margin;mso-position-vertical:absolute;mso-position-vertical-relative:text;v-text-anchor:middle" o:spid="_x0000_s1026" fillcolor="white [3212]" stroked="f" strokeweight="1pt" w14:anchorId="6992D5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">
                <w10:wrap anchorx="margin"/>
              </v:rect>
            </w:pict>
          </mc:Fallback>
        </mc:AlternateContent>
      </w:r>
    </w:p>
    <w:p w14:paraId="1097B3DB" w14:textId="2B413DAA" w:rsidR="006C7E51" w:rsidRDefault="006C7E51" w:rsidP="0002240A">
      <w:pPr>
        <w:pStyle w:val="ListParagraph"/>
        <w:ind w:leftChars="0" w:left="425"/>
      </w:pPr>
    </w:p>
    <w:p w14:paraId="50EE178D" w14:textId="640AC8C4" w:rsidR="006C7E51" w:rsidRDefault="006C7E51" w:rsidP="0002240A">
      <w:pPr>
        <w:pStyle w:val="ListParagraph"/>
        <w:ind w:leftChars="0" w:left="425"/>
      </w:pPr>
    </w:p>
    <w:p w14:paraId="7DC247E7" w14:textId="7236D09C" w:rsidR="006C7E51" w:rsidRDefault="006C7E51" w:rsidP="0002240A">
      <w:pPr>
        <w:pStyle w:val="ListParagraph"/>
        <w:ind w:leftChars="0" w:left="425"/>
      </w:pPr>
    </w:p>
    <w:p w14:paraId="301A4F5B" w14:textId="11507196" w:rsidR="006C7E51" w:rsidRDefault="006C7E51" w:rsidP="0002240A">
      <w:pPr>
        <w:pStyle w:val="ListParagraph"/>
        <w:ind w:leftChars="0" w:left="425"/>
      </w:pPr>
    </w:p>
    <w:p w14:paraId="54591F30" w14:textId="24EB94B8" w:rsidR="00C82B62" w:rsidRDefault="00C82B62" w:rsidP="0002240A">
      <w:pPr>
        <w:pStyle w:val="ListParagraph"/>
        <w:ind w:leftChars="0" w:left="425"/>
      </w:pPr>
    </w:p>
    <w:p w14:paraId="26A49CFD" w14:textId="4D1F288D" w:rsidR="00EF6D6D" w:rsidRDefault="00EF6D6D" w:rsidP="0002240A">
      <w:pPr>
        <w:pStyle w:val="ListParagraph"/>
        <w:ind w:leftChars="0" w:left="425"/>
      </w:pPr>
    </w:p>
    <w:p w14:paraId="6FD446BB" w14:textId="68A73278" w:rsidR="00ED255F" w:rsidRDefault="00ED255F" w:rsidP="0002240A">
      <w:pPr>
        <w:pStyle w:val="ListParagraph"/>
        <w:ind w:leftChars="0" w:left="425"/>
      </w:pPr>
    </w:p>
    <w:p w14:paraId="4EC904EA" w14:textId="77777777" w:rsidR="00ED255F" w:rsidRDefault="00ED255F" w:rsidP="0002240A">
      <w:pPr>
        <w:pStyle w:val="ListParagraph"/>
        <w:ind w:leftChars="0" w:left="425"/>
      </w:pPr>
    </w:p>
    <w:p w14:paraId="46AAFC93" w14:textId="1E7D0CD5" w:rsidR="007772D7" w:rsidRDefault="007772D7" w:rsidP="0002240A">
      <w:pPr>
        <w:pStyle w:val="ListParagraph"/>
        <w:numPr>
          <w:ilvl w:val="1"/>
          <w:numId w:val="1"/>
        </w:numPr>
        <w:ind w:leftChars="0"/>
        <w:outlineLvl w:val="1"/>
      </w:pPr>
      <w:bookmarkStart w:id="7" w:name="_Toc138931245"/>
      <w:r>
        <w:rPr>
          <w:rFonts w:hint="eastAsia"/>
        </w:rPr>
        <w:t>ReservationSystem</w:t>
      </w:r>
      <w:bookmarkEnd w:id="7"/>
    </w:p>
    <w:tbl>
      <w:tblPr>
        <w:tblpPr w:leftFromText="142" w:rightFromText="142" w:vertAnchor="page" w:horzAnchor="page" w:tblpX="2003" w:tblpY="10849"/>
        <w:tblW w:w="3454" w:type="dxa"/>
        <w:tblCellMar>
          <w:left w:w="0" w:type="dxa"/>
          <w:right w:w="0" w:type="dxa"/>
        </w:tblCellMar>
        <w:tblLook w:val="0420" w:firstRow="1" w:lastRow="0" w:firstColumn="0" w:lastColumn="0" w:noHBand="0" w:noVBand="1"/>
      </w:tblPr>
      <w:tblGrid>
        <w:gridCol w:w="3454"/>
      </w:tblGrid>
      <w:tr w:rsidR="00C00CD3" w:rsidRPr="001F27CF" w14:paraId="4BFCBF09" w14:textId="77777777" w:rsidTr="00DF1035">
        <w:trPr>
          <w:trHeight w:val="358"/>
        </w:trPr>
        <w:tc>
          <w:tcPr>
            <w:tcW w:w="3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D9D70C9" w14:textId="77777777" w:rsidR="00C00CD3" w:rsidRPr="001F27CF" w:rsidRDefault="00C00CD3" w:rsidP="00C00CD3">
            <w:r w:rsidRPr="001F27CF">
              <w:t>ReservationSystem</w:t>
            </w:r>
          </w:p>
        </w:tc>
      </w:tr>
      <w:tr w:rsidR="00C00CD3" w:rsidRPr="001F27CF" w14:paraId="5170DD1D" w14:textId="77777777" w:rsidTr="00DF1035">
        <w:trPr>
          <w:trHeight w:val="358"/>
        </w:trPr>
        <w:tc>
          <w:tcPr>
            <w:tcW w:w="3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A39AB64" w14:textId="77777777" w:rsidR="00C00CD3" w:rsidRPr="001F27CF" w:rsidRDefault="00C00CD3" w:rsidP="00C00CD3"/>
        </w:tc>
      </w:tr>
      <w:tr w:rsidR="00C00CD3" w:rsidRPr="001F27CF" w14:paraId="285003BC" w14:textId="77777777" w:rsidTr="00DF1035">
        <w:trPr>
          <w:trHeight w:val="358"/>
        </w:trPr>
        <w:tc>
          <w:tcPr>
            <w:tcW w:w="3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DF8DCE" w14:textId="77777777" w:rsidR="00C00CD3" w:rsidRPr="001F27CF" w:rsidRDefault="00C00CD3" w:rsidP="00C00CD3">
            <w:r w:rsidRPr="001F27CF">
              <w:t>+static void main( String argv[])</w:t>
            </w:r>
          </w:p>
        </w:tc>
      </w:tr>
    </w:tbl>
    <w:p w14:paraId="0053C364" w14:textId="377446AF" w:rsidR="0002240A" w:rsidRPr="001F27CF" w:rsidRDefault="0002240A" w:rsidP="0002240A">
      <w:pPr>
        <w:pStyle w:val="ListParagraph"/>
        <w:ind w:leftChars="0" w:left="992"/>
      </w:pPr>
    </w:p>
    <w:p w14:paraId="72846F0E" w14:textId="5DA55343" w:rsidR="001F27CF" w:rsidRDefault="001F27CF" w:rsidP="0002240A">
      <w:pPr>
        <w:pStyle w:val="ListParagraph"/>
        <w:ind w:leftChars="0" w:left="992"/>
      </w:pPr>
    </w:p>
    <w:p w14:paraId="2A780FD3" w14:textId="5B03ED5D" w:rsidR="001F27CF" w:rsidRDefault="001F27CF" w:rsidP="0002240A">
      <w:pPr>
        <w:pStyle w:val="ListParagraph"/>
        <w:ind w:leftChars="0" w:left="992"/>
      </w:pPr>
    </w:p>
    <w:p w14:paraId="7FE9EC30" w14:textId="32BF1758" w:rsidR="00303EAE" w:rsidRDefault="00303EAE" w:rsidP="0002240A">
      <w:pPr>
        <w:pStyle w:val="ListParagraph"/>
        <w:ind w:leftChars="0" w:left="992"/>
      </w:pPr>
    </w:p>
    <w:p w14:paraId="2828ACFF" w14:textId="77777777" w:rsidR="00303EAE" w:rsidRDefault="00303EAE" w:rsidP="0002240A">
      <w:pPr>
        <w:pStyle w:val="ListParagraph"/>
        <w:ind w:leftChars="0" w:left="992"/>
      </w:pPr>
    </w:p>
    <w:p w14:paraId="72AC64DD" w14:textId="77777777" w:rsidR="00303EAE" w:rsidRDefault="00303EAE" w:rsidP="0002240A">
      <w:pPr>
        <w:pStyle w:val="ListParagraph"/>
        <w:ind w:leftChars="0" w:left="992"/>
      </w:pPr>
    </w:p>
    <w:p w14:paraId="4890D44F" w14:textId="77777777" w:rsidR="00ED255F" w:rsidRDefault="00ED255F" w:rsidP="0002240A">
      <w:pPr>
        <w:pStyle w:val="ListParagraph"/>
        <w:ind w:leftChars="0" w:left="992"/>
      </w:pPr>
    </w:p>
    <w:p w14:paraId="4D0A42BF" w14:textId="7CA79742" w:rsidR="00035156" w:rsidRDefault="000D60FF" w:rsidP="0002240A">
      <w:pPr>
        <w:pStyle w:val="ListParagraph"/>
        <w:ind w:leftChars="0" w:left="992"/>
      </w:pPr>
      <w:r>
        <w:rPr>
          <w:rFonts w:hint="eastAsia"/>
        </w:rPr>
        <w:t xml:space="preserve">　ReservationSystemクラスは，本システム</w:t>
      </w:r>
      <w:r w:rsidR="00E27E5A">
        <w:rPr>
          <w:rFonts w:hint="eastAsia"/>
        </w:rPr>
        <w:t>を起動するためのクラスで，MainFrameクラス及びReservationControlクラス</w:t>
      </w:r>
      <w:r w:rsidR="00690047">
        <w:rPr>
          <w:rFonts w:hint="eastAsia"/>
        </w:rPr>
        <w:t>を起動する役割を担う．</w:t>
      </w:r>
      <w:r w:rsidR="0047487C">
        <w:rPr>
          <w:rFonts w:hint="eastAsia"/>
        </w:rPr>
        <w:t>それ以外の機能は持たない．</w:t>
      </w:r>
    </w:p>
    <w:p w14:paraId="27984486" w14:textId="77777777" w:rsidR="0047487C" w:rsidRDefault="0047487C" w:rsidP="0002240A">
      <w:pPr>
        <w:pStyle w:val="ListParagraph"/>
        <w:ind w:leftChars="0" w:left="992"/>
      </w:pPr>
    </w:p>
    <w:p w14:paraId="5BEAEE53" w14:textId="77777777" w:rsidR="00D16FEF" w:rsidRDefault="00D16FEF" w:rsidP="00D16FEF">
      <w:pPr>
        <w:pStyle w:val="ListParagraph"/>
        <w:numPr>
          <w:ilvl w:val="2"/>
          <w:numId w:val="1"/>
        </w:numPr>
        <w:ind w:leftChars="0"/>
        <w:outlineLvl w:val="2"/>
      </w:pPr>
      <w:bookmarkStart w:id="8" w:name="_Toc138931246"/>
      <w:r>
        <w:rPr>
          <w:rFonts w:hint="eastAsia"/>
        </w:rPr>
        <w:t>mainメソッド</w:t>
      </w:r>
      <w:bookmarkEnd w:id="8"/>
    </w:p>
    <w:p w14:paraId="2A0E0AFD" w14:textId="1878102B" w:rsidR="000D487E" w:rsidRDefault="00E851B5" w:rsidP="00DF1035">
      <w:pPr>
        <w:pStyle w:val="ListParagraph"/>
        <w:ind w:leftChars="775" w:left="1628" w:firstLineChars="100" w:firstLine="210"/>
      </w:pPr>
      <w:r>
        <w:rPr>
          <w:rFonts w:hint="eastAsia"/>
        </w:rPr>
        <w:t>MainFrameクラス及びReservationControlクラスのインスタンスを生成し，MainFrameのWindowを表示</w:t>
      </w:r>
      <w:r w:rsidR="00EE3514">
        <w:rPr>
          <w:rFonts w:hint="eastAsia"/>
        </w:rPr>
        <w:t>，</w:t>
      </w:r>
      <w:r>
        <w:rPr>
          <w:rFonts w:hint="eastAsia"/>
        </w:rPr>
        <w:t>可視化</w:t>
      </w:r>
      <w:r w:rsidR="00D16FEF">
        <w:rPr>
          <w:rFonts w:hint="eastAsia"/>
        </w:rPr>
        <w:t>を行う</w:t>
      </w:r>
      <w:r>
        <w:rPr>
          <w:rFonts w:hint="eastAsia"/>
        </w:rPr>
        <w:t>．</w:t>
      </w:r>
    </w:p>
    <w:p w14:paraId="45313B2E" w14:textId="287B8C20" w:rsidR="007772D7" w:rsidRDefault="007772D7" w:rsidP="0002240A">
      <w:pPr>
        <w:pStyle w:val="ListParagraph"/>
        <w:numPr>
          <w:ilvl w:val="1"/>
          <w:numId w:val="1"/>
        </w:numPr>
        <w:ind w:leftChars="0"/>
        <w:outlineLvl w:val="1"/>
      </w:pPr>
      <w:bookmarkStart w:id="9" w:name="_Toc138931247"/>
      <w:r>
        <w:rPr>
          <w:rFonts w:hint="eastAsia"/>
        </w:rPr>
        <w:t>MainFrame</w:t>
      </w:r>
      <w:bookmarkEnd w:id="9"/>
    </w:p>
    <w:tbl>
      <w:tblPr>
        <w:tblW w:w="4101" w:type="dxa"/>
        <w:tblInd w:w="1750" w:type="dxa"/>
        <w:tblCellMar>
          <w:left w:w="0" w:type="dxa"/>
          <w:right w:w="0" w:type="dxa"/>
        </w:tblCellMar>
        <w:tblLook w:val="0420" w:firstRow="1" w:lastRow="0" w:firstColumn="0" w:lastColumn="0" w:noHBand="0" w:noVBand="1"/>
      </w:tblPr>
      <w:tblGrid>
        <w:gridCol w:w="4101"/>
      </w:tblGrid>
      <w:tr w:rsidR="00EE3514" w:rsidRPr="00EE3514" w14:paraId="636945DB" w14:textId="77777777" w:rsidTr="00CD6DEF">
        <w:trPr>
          <w:trHeight w:val="261"/>
        </w:trPr>
        <w:tc>
          <w:tcPr>
            <w:tcW w:w="41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13BEFBF" w14:textId="77777777" w:rsidR="00EE3514" w:rsidRPr="00EE3514" w:rsidRDefault="00EE3514" w:rsidP="00527D04">
            <w:pPr>
              <w:spacing w:line="220" w:lineRule="atLeast"/>
            </w:pPr>
            <w:r w:rsidRPr="00EE3514">
              <w:t>MainFrame</w:t>
            </w:r>
          </w:p>
        </w:tc>
      </w:tr>
      <w:tr w:rsidR="00EE3514" w:rsidRPr="00EE3514" w14:paraId="5771BD7B" w14:textId="77777777" w:rsidTr="00CD6DEF">
        <w:trPr>
          <w:trHeight w:val="3557"/>
        </w:trPr>
        <w:tc>
          <w:tcPr>
            <w:tcW w:w="41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A9C9BC" w14:textId="16A8B60E" w:rsidR="00EE3514" w:rsidRPr="00EE3514" w:rsidRDefault="00EE3514" w:rsidP="00527D04">
            <w:pPr>
              <w:spacing w:line="220" w:lineRule="atLeast"/>
            </w:pPr>
            <w:r w:rsidRPr="00EE3514">
              <w:t xml:space="preserve">~ReservationControl </w:t>
            </w:r>
            <w:r w:rsidR="00D16FEF">
              <w:rPr>
                <w:rFonts w:hint="eastAsia"/>
              </w:rPr>
              <w:t>r</w:t>
            </w:r>
            <w:r w:rsidRPr="00EE3514">
              <w:t>eservationControl</w:t>
            </w:r>
          </w:p>
          <w:p w14:paraId="04AD0FB6" w14:textId="77777777" w:rsidR="00EE3514" w:rsidRDefault="00EE3514" w:rsidP="00527D04">
            <w:pPr>
              <w:spacing w:line="220" w:lineRule="atLeast"/>
            </w:pPr>
            <w:r w:rsidRPr="00EE3514">
              <w:t>~Panel panelNorth</w:t>
            </w:r>
          </w:p>
          <w:p w14:paraId="794FA4FD" w14:textId="4883D714" w:rsidR="003D7D2D" w:rsidRDefault="003D7D2D" w:rsidP="00527D04">
            <w:pPr>
              <w:spacing w:line="220" w:lineRule="atLeast"/>
            </w:pPr>
            <w:r>
              <w:rPr>
                <w:rFonts w:hint="eastAsia"/>
              </w:rPr>
              <w:t>~</w:t>
            </w:r>
            <w:r>
              <w:t>Panel</w:t>
            </w:r>
            <w:r w:rsidR="00425A14">
              <w:t xml:space="preserve"> panelNorthSub1</w:t>
            </w:r>
          </w:p>
          <w:p w14:paraId="77560C57" w14:textId="3544B745" w:rsidR="00425A14" w:rsidRPr="00EE3514" w:rsidRDefault="00425A14" w:rsidP="00527D04">
            <w:pPr>
              <w:spacing w:line="220" w:lineRule="atLeast"/>
            </w:pPr>
            <w:r>
              <w:rPr>
                <w:rFonts w:hint="eastAsia"/>
              </w:rPr>
              <w:t>~</w:t>
            </w:r>
            <w:r>
              <w:t>Panel panelNorthSub2</w:t>
            </w:r>
          </w:p>
          <w:p w14:paraId="7E40677F" w14:textId="77777777" w:rsidR="00EE3514" w:rsidRPr="00EE3514" w:rsidRDefault="00EE3514" w:rsidP="00527D04">
            <w:pPr>
              <w:spacing w:line="220" w:lineRule="atLeast"/>
            </w:pPr>
            <w:r w:rsidRPr="00EE3514">
              <w:t>~Panel panelCenter</w:t>
            </w:r>
          </w:p>
          <w:p w14:paraId="07CF5DB0" w14:textId="77777777" w:rsidR="00EE3514" w:rsidRDefault="00EE3514" w:rsidP="00527D04">
            <w:pPr>
              <w:spacing w:line="220" w:lineRule="atLeast"/>
            </w:pPr>
            <w:r w:rsidRPr="00EE3514">
              <w:t>~Button buttonLog</w:t>
            </w:r>
          </w:p>
          <w:p w14:paraId="7301B60A" w14:textId="4FAAEB01" w:rsidR="0054011C" w:rsidRDefault="0054011C" w:rsidP="00527D04">
            <w:pPr>
              <w:spacing w:line="220" w:lineRule="atLeast"/>
            </w:pPr>
            <w:r>
              <w:rPr>
                <w:rFonts w:hint="eastAsia"/>
              </w:rPr>
              <w:t>~</w:t>
            </w:r>
            <w:r>
              <w:t>Button buttonExplanation</w:t>
            </w:r>
          </w:p>
          <w:p w14:paraId="1DBAFFCE" w14:textId="7E2B0E89" w:rsidR="00091040" w:rsidRPr="00E15A28" w:rsidRDefault="002E7F7C" w:rsidP="00527D04">
            <w:pPr>
              <w:spacing w:line="220" w:lineRule="atLeast"/>
            </w:pPr>
            <w:r w:rsidRPr="00E15A28">
              <w:rPr>
                <w:rFonts w:hint="eastAsia"/>
              </w:rPr>
              <w:t>~</w:t>
            </w:r>
            <w:r w:rsidRPr="00E15A28">
              <w:t xml:space="preserve">Button </w:t>
            </w:r>
            <w:r w:rsidR="00EF5E05" w:rsidRPr="00E15A28">
              <w:t>button</w:t>
            </w:r>
            <w:r w:rsidR="008F2241" w:rsidRPr="00E15A28">
              <w:t>Reservation</w:t>
            </w:r>
          </w:p>
          <w:p w14:paraId="21DF85B1" w14:textId="7FFEECE2" w:rsidR="00266B11" w:rsidRPr="00E15A28" w:rsidRDefault="00266B11" w:rsidP="00527D04">
            <w:pPr>
              <w:spacing w:line="220" w:lineRule="atLeast"/>
            </w:pPr>
            <w:r w:rsidRPr="00E15A28">
              <w:rPr>
                <w:rFonts w:hint="eastAsia"/>
              </w:rPr>
              <w:t>~</w:t>
            </w:r>
            <w:r w:rsidRPr="00E15A28">
              <w:t xml:space="preserve">Button </w:t>
            </w:r>
            <w:r w:rsidR="005268AD" w:rsidRPr="00E15A28">
              <w:t>Reser</w:t>
            </w:r>
            <w:r w:rsidR="00C67BE4" w:rsidRPr="00E15A28">
              <w:t>vation</w:t>
            </w:r>
            <w:r w:rsidR="00550371" w:rsidRPr="00E15A28">
              <w:t>Status</w:t>
            </w:r>
          </w:p>
          <w:p w14:paraId="6EDB1B6C" w14:textId="0A6F58C6" w:rsidR="0054011C" w:rsidRPr="00EE3514" w:rsidRDefault="0054011C" w:rsidP="00527D04">
            <w:pPr>
              <w:spacing w:line="220" w:lineRule="atLeast"/>
            </w:pPr>
            <w:r>
              <w:rPr>
                <w:rFonts w:hint="eastAsia"/>
              </w:rPr>
              <w:t>~</w:t>
            </w:r>
            <w:r>
              <w:t>ChoiceFacility</w:t>
            </w:r>
            <w:r w:rsidR="003624E8">
              <w:t xml:space="preserve"> choiceFacility</w:t>
            </w:r>
          </w:p>
          <w:p w14:paraId="3949E7CE" w14:textId="77777777" w:rsidR="00EE3514" w:rsidRPr="00EE3514" w:rsidRDefault="00EE3514" w:rsidP="00527D04">
            <w:pPr>
              <w:spacing w:line="220" w:lineRule="atLeast"/>
            </w:pPr>
            <w:r w:rsidRPr="00EE3514">
              <w:t>~TextField tfLoginID</w:t>
            </w:r>
          </w:p>
          <w:p w14:paraId="634E8C85" w14:textId="77777777" w:rsidR="00EE3514" w:rsidRPr="00EE3514" w:rsidRDefault="00EE3514" w:rsidP="00527D04">
            <w:pPr>
              <w:spacing w:line="220" w:lineRule="atLeast"/>
            </w:pPr>
            <w:r w:rsidRPr="00EE3514">
              <w:t>~TextArea textMessage</w:t>
            </w:r>
          </w:p>
        </w:tc>
      </w:tr>
      <w:tr w:rsidR="00EE3514" w:rsidRPr="00EE3514" w14:paraId="5683C613" w14:textId="77777777" w:rsidTr="00CD6DEF">
        <w:trPr>
          <w:trHeight w:val="1416"/>
        </w:trPr>
        <w:tc>
          <w:tcPr>
            <w:tcW w:w="41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7EF87E" w14:textId="77777777" w:rsidR="00EE3514" w:rsidRPr="00EE3514" w:rsidRDefault="00EE3514" w:rsidP="00527D04">
            <w:pPr>
              <w:spacing w:line="220" w:lineRule="atLeast"/>
            </w:pPr>
            <w:r w:rsidRPr="00EE3514">
              <w:t>+MainFrame(ReservationControl)</w:t>
            </w:r>
          </w:p>
          <w:p w14:paraId="3F0FC753" w14:textId="77777777" w:rsidR="00EE3514" w:rsidRPr="00EE3514" w:rsidRDefault="00EE3514" w:rsidP="00527D04">
            <w:pPr>
              <w:spacing w:line="220" w:lineRule="atLeast"/>
            </w:pPr>
            <w:r w:rsidRPr="00EE3514">
              <w:t>+void windowClosing( WindowsEvent)</w:t>
            </w:r>
          </w:p>
          <w:p w14:paraId="53E1C137" w14:textId="77777777" w:rsidR="00EE3514" w:rsidRDefault="00EE3514" w:rsidP="00527D04">
            <w:pPr>
              <w:spacing w:line="220" w:lineRule="atLeast"/>
            </w:pPr>
            <w:r w:rsidRPr="00EE3514">
              <w:t>+void actionPerformed(ActionEvent)</w:t>
            </w:r>
          </w:p>
          <w:p w14:paraId="5B5E94EA" w14:textId="71315EF9" w:rsidR="003624E8" w:rsidRPr="00EE3514" w:rsidRDefault="003624E8" w:rsidP="00527D04">
            <w:pPr>
              <w:spacing w:line="220" w:lineRule="atLeast"/>
            </w:pPr>
            <w:r>
              <w:rPr>
                <w:rFonts w:hint="eastAsia"/>
              </w:rPr>
              <w:t>+</w:t>
            </w:r>
            <w:r>
              <w:t>void ac</w:t>
            </w:r>
            <w:r w:rsidR="00F12ADC">
              <w:t>tionPerformed(ActionEvent)</w:t>
            </w:r>
          </w:p>
        </w:tc>
      </w:tr>
    </w:tbl>
    <w:p w14:paraId="1F85FDAE" w14:textId="74A41C7D" w:rsidR="009D1939" w:rsidRDefault="009D1939" w:rsidP="00AB400B">
      <w:pPr>
        <w:pStyle w:val="ListParagraph"/>
        <w:ind w:leftChars="0" w:left="1418" w:firstLineChars="100" w:firstLine="210"/>
      </w:pPr>
      <w:r>
        <w:rPr>
          <w:rFonts w:hint="eastAsia"/>
        </w:rPr>
        <w:t>M</w:t>
      </w:r>
      <w:r>
        <w:t>ainFrame</w:t>
      </w:r>
      <w:r w:rsidR="003A3EAB">
        <w:t xml:space="preserve"> </w:t>
      </w:r>
      <w:r w:rsidR="003A3EAB">
        <w:rPr>
          <w:rFonts w:hint="eastAsia"/>
        </w:rPr>
        <w:t>class</w:t>
      </w:r>
      <w:r>
        <w:rPr>
          <w:rFonts w:hint="eastAsia"/>
        </w:rPr>
        <w:t>は，</w:t>
      </w:r>
      <w:r w:rsidR="00400428">
        <w:rPr>
          <w:rFonts w:hint="eastAsia"/>
        </w:rPr>
        <w:t>本システムの基本となるWindowを</w:t>
      </w:r>
      <w:r w:rsidR="003A3EAB">
        <w:rPr>
          <w:rFonts w:hint="eastAsia"/>
        </w:rPr>
        <w:t>司るクラスである．</w:t>
      </w:r>
      <w:r w:rsidR="00BC5721">
        <w:rPr>
          <w:rFonts w:hint="eastAsia"/>
        </w:rPr>
        <w:t>MainFrameの各</w:t>
      </w:r>
      <w:r w:rsidR="00AB400B">
        <w:rPr>
          <w:rFonts w:hint="eastAsia"/>
        </w:rPr>
        <w:t>部品配置を行い，</w:t>
      </w:r>
      <w:r w:rsidR="00295E88">
        <w:rPr>
          <w:rFonts w:hint="eastAsia"/>
        </w:rPr>
        <w:t>ユーザからのデータ入力及びボタン</w:t>
      </w:r>
      <w:r w:rsidR="001D51A9">
        <w:rPr>
          <w:rFonts w:hint="eastAsia"/>
        </w:rPr>
        <w:t>押下等のアクションに対して，該当するReservationControl</w:t>
      </w:r>
      <w:r w:rsidR="001D51A9">
        <w:t xml:space="preserve"> </w:t>
      </w:r>
      <w:r w:rsidR="001D51A9">
        <w:rPr>
          <w:rFonts w:hint="eastAsia"/>
        </w:rPr>
        <w:t>classのメソッドを呼び出</w:t>
      </w:r>
      <w:r w:rsidR="00035156">
        <w:rPr>
          <w:rFonts w:hint="eastAsia"/>
        </w:rPr>
        <w:t>すことで</w:t>
      </w:r>
      <w:r w:rsidR="001D51A9">
        <w:rPr>
          <w:rFonts w:hint="eastAsia"/>
        </w:rPr>
        <w:t>，</w:t>
      </w:r>
      <w:r w:rsidR="00035156">
        <w:rPr>
          <w:rFonts w:hint="eastAsia"/>
        </w:rPr>
        <w:t>対応する処理を行う．</w:t>
      </w:r>
    </w:p>
    <w:p w14:paraId="58C70713" w14:textId="77777777" w:rsidR="00400428" w:rsidRDefault="00400428" w:rsidP="009D1939">
      <w:pPr>
        <w:pStyle w:val="ListParagraph"/>
        <w:ind w:leftChars="0" w:left="1418"/>
      </w:pPr>
    </w:p>
    <w:p w14:paraId="26BB7554" w14:textId="29133A1F" w:rsidR="0002240A" w:rsidRDefault="0050124E" w:rsidP="00B22418">
      <w:pPr>
        <w:pStyle w:val="ListParagraph"/>
        <w:numPr>
          <w:ilvl w:val="2"/>
          <w:numId w:val="1"/>
        </w:numPr>
        <w:ind w:leftChars="0"/>
        <w:outlineLvl w:val="2"/>
      </w:pPr>
      <w:bookmarkStart w:id="10" w:name="_Toc138931248"/>
      <w:r>
        <w:t>MainFrame</w:t>
      </w:r>
      <w:r w:rsidR="004206FD">
        <w:rPr>
          <w:rFonts w:hint="eastAsia"/>
        </w:rPr>
        <w:t>コンストラクタ</w:t>
      </w:r>
      <w:bookmarkEnd w:id="10"/>
    </w:p>
    <w:p w14:paraId="42D2FB57" w14:textId="4E8B14E4" w:rsidR="00AC6D1E" w:rsidRDefault="00D32802" w:rsidP="00D32802">
      <w:pPr>
        <w:pStyle w:val="ListParagraph"/>
        <w:ind w:leftChars="775" w:left="1628" w:firstLineChars="100" w:firstLine="210"/>
      </w:pPr>
      <w:r>
        <w:rPr>
          <w:rFonts w:hint="eastAsia"/>
        </w:rPr>
        <w:t>mainよりReservationControlクラスの</w:t>
      </w:r>
      <w:r w:rsidR="00D75B21">
        <w:rPr>
          <w:rFonts w:hint="eastAsia"/>
        </w:rPr>
        <w:t>S</w:t>
      </w:r>
      <w:r>
        <w:rPr>
          <w:rFonts w:hint="eastAsia"/>
        </w:rPr>
        <w:t>インスタンスを引数として受け取る．</w:t>
      </w:r>
    </w:p>
    <w:p w14:paraId="535CAE80" w14:textId="0AC09F6E" w:rsidR="00F96407" w:rsidRDefault="005B38F7" w:rsidP="00D32802">
      <w:pPr>
        <w:pStyle w:val="ListParagraph"/>
        <w:ind w:leftChars="775" w:left="1628" w:firstLineChars="100" w:firstLine="210"/>
      </w:pPr>
      <w:r>
        <w:rPr>
          <w:rFonts w:hint="eastAsia"/>
        </w:rPr>
        <w:t>コンストラクタ内で，MainFrameのWindow及び部品配置を行う．</w:t>
      </w:r>
      <w:r w:rsidR="00D05CFF">
        <w:rPr>
          <w:rFonts w:hint="eastAsia"/>
        </w:rPr>
        <w:t>教室選択のコンボボックスは，Choiceクラスの派生クラスとして作成するChoiceFacilityクラスのインスタンスを生成し，実現する．</w:t>
      </w:r>
      <w:r w:rsidR="000053E8">
        <w:rPr>
          <w:rFonts w:hint="eastAsia"/>
        </w:rPr>
        <w:t>ChoiceFacilityクラスのインスタンス生成時，</w:t>
      </w:r>
      <w:r w:rsidR="00650B18">
        <w:rPr>
          <w:rFonts w:hint="eastAsia"/>
        </w:rPr>
        <w:t>ReservationControlの</w:t>
      </w:r>
      <w:r w:rsidR="00850CF3">
        <w:rPr>
          <w:rFonts w:hint="eastAsia"/>
        </w:rPr>
        <w:t>getFacilityExplanationメソッドにより全てのfacility_idを</w:t>
      </w:r>
      <w:r w:rsidR="00160DCD">
        <w:rPr>
          <w:rFonts w:hint="eastAsia"/>
        </w:rPr>
        <w:t>取得し，ChoiceFacilityのインスタンスに渡す．</w:t>
      </w:r>
      <w:r w:rsidR="00C80FD1">
        <w:rPr>
          <w:rFonts w:hint="eastAsia"/>
        </w:rPr>
        <w:t>また，</w:t>
      </w:r>
      <w:r w:rsidR="00E23357">
        <w:rPr>
          <w:rFonts w:hint="eastAsia"/>
        </w:rPr>
        <w:t>教室概要ボタン，</w:t>
      </w:r>
      <w:r w:rsidR="00C80FD1">
        <w:rPr>
          <w:rFonts w:hint="eastAsia"/>
        </w:rPr>
        <w:t>ログインボタン及び</w:t>
      </w:r>
      <w:r w:rsidR="00683D60">
        <w:rPr>
          <w:rFonts w:hint="eastAsia"/>
        </w:rPr>
        <w:t>終了ボタンを有効にするため，これらを</w:t>
      </w:r>
      <w:r w:rsidR="00EF5263">
        <w:rPr>
          <w:rFonts w:hint="eastAsia"/>
        </w:rPr>
        <w:t>ActionListener及びWindowListenerに登録する．</w:t>
      </w:r>
    </w:p>
    <w:p w14:paraId="3A49B503" w14:textId="77777777" w:rsidR="00AC6D1E" w:rsidRDefault="00AC6D1E" w:rsidP="00AC6D1E">
      <w:pPr>
        <w:pStyle w:val="ListParagraph"/>
        <w:ind w:leftChars="775" w:left="1628"/>
      </w:pPr>
    </w:p>
    <w:p w14:paraId="44FAC4E4" w14:textId="4CAEC6E6" w:rsidR="003E45DD" w:rsidRDefault="00DA3CD4" w:rsidP="00B22418">
      <w:pPr>
        <w:pStyle w:val="ListParagraph"/>
        <w:numPr>
          <w:ilvl w:val="2"/>
          <w:numId w:val="1"/>
        </w:numPr>
        <w:ind w:leftChars="0"/>
        <w:outlineLvl w:val="2"/>
      </w:pPr>
      <w:bookmarkStart w:id="11" w:name="_Toc138931249"/>
      <w:r>
        <w:rPr>
          <w:rFonts w:hint="eastAsia"/>
        </w:rPr>
        <w:t>window</w:t>
      </w:r>
      <w:r>
        <w:t>Closing</w:t>
      </w:r>
      <w:r>
        <w:rPr>
          <w:rFonts w:hint="eastAsia"/>
        </w:rPr>
        <w:t>メソッド</w:t>
      </w:r>
      <w:bookmarkEnd w:id="11"/>
    </w:p>
    <w:p w14:paraId="3D7E8387" w14:textId="659CE526" w:rsidR="00950E8A" w:rsidRDefault="00950E8A" w:rsidP="00950E8A">
      <w:pPr>
        <w:pStyle w:val="ListParagraph"/>
        <w:ind w:leftChars="775" w:left="1628"/>
      </w:pPr>
      <w:r>
        <w:rPr>
          <w:rFonts w:hint="eastAsia"/>
        </w:rPr>
        <w:t>windowClosingメソッドは，</w:t>
      </w:r>
      <w:r w:rsidR="00815D92">
        <w:rPr>
          <w:rFonts w:hint="eastAsia"/>
        </w:rPr>
        <w:t>終了ボタン押下時に</w:t>
      </w:r>
      <w:r w:rsidR="009349CE">
        <w:rPr>
          <w:rFonts w:hint="eastAsia"/>
        </w:rPr>
        <w:t>呼</w:t>
      </w:r>
      <w:r w:rsidR="001E0ECA">
        <w:rPr>
          <w:rFonts w:hint="eastAsia"/>
        </w:rPr>
        <w:t>び</w:t>
      </w:r>
      <w:r w:rsidR="009349CE">
        <w:rPr>
          <w:rFonts w:hint="eastAsia"/>
        </w:rPr>
        <w:t>出され，</w:t>
      </w:r>
      <w:r>
        <w:rPr>
          <w:rFonts w:hint="eastAsia"/>
        </w:rPr>
        <w:t>本システムを終了させる．</w:t>
      </w:r>
    </w:p>
    <w:p w14:paraId="735C4227" w14:textId="77777777" w:rsidR="00815D92" w:rsidRPr="009349CE" w:rsidRDefault="00815D92" w:rsidP="00950E8A">
      <w:pPr>
        <w:pStyle w:val="ListParagraph"/>
        <w:ind w:leftChars="775" w:left="1628"/>
      </w:pPr>
    </w:p>
    <w:p w14:paraId="79D94A6D" w14:textId="55D83151" w:rsidR="00DA3CD4" w:rsidRDefault="00DA3CD4" w:rsidP="00D16FEF">
      <w:pPr>
        <w:pStyle w:val="ListParagraph"/>
        <w:numPr>
          <w:ilvl w:val="2"/>
          <w:numId w:val="1"/>
        </w:numPr>
        <w:ind w:leftChars="0"/>
      </w:pPr>
      <w:r>
        <w:rPr>
          <w:rFonts w:hint="eastAsia"/>
        </w:rPr>
        <w:t>a</w:t>
      </w:r>
      <w:r>
        <w:t>ctionPerfor</w:t>
      </w:r>
      <w:r w:rsidR="00950E8A">
        <w:t>med</w:t>
      </w:r>
      <w:r w:rsidR="00950E8A">
        <w:rPr>
          <w:rFonts w:hint="eastAsia"/>
        </w:rPr>
        <w:t>メソッド</w:t>
      </w:r>
    </w:p>
    <w:p w14:paraId="789ADD40" w14:textId="77777777" w:rsidR="008E0366" w:rsidRDefault="00815D92" w:rsidP="00815D92">
      <w:pPr>
        <w:pStyle w:val="ListParagraph"/>
        <w:ind w:leftChars="772" w:left="1621"/>
      </w:pPr>
      <w:r>
        <w:rPr>
          <w:rFonts w:hint="eastAsia"/>
        </w:rPr>
        <w:t>a</w:t>
      </w:r>
      <w:r w:rsidR="009349CE">
        <w:rPr>
          <w:rFonts w:hint="eastAsia"/>
        </w:rPr>
        <w:t>ctionPerformedメソッドは，ボタン押下時に呼出され</w:t>
      </w:r>
      <w:r w:rsidR="008E0366">
        <w:rPr>
          <w:rFonts w:hint="eastAsia"/>
        </w:rPr>
        <w:t>る．</w:t>
      </w:r>
    </w:p>
    <w:p w14:paraId="6BEB5E76" w14:textId="77777777" w:rsidR="00E01E1D" w:rsidRDefault="00643404" w:rsidP="00815D92">
      <w:pPr>
        <w:pStyle w:val="ListParagraph"/>
        <w:ind w:leftChars="772" w:left="1621"/>
      </w:pPr>
      <w:r>
        <w:rPr>
          <w:rFonts w:hint="eastAsia"/>
        </w:rPr>
        <w:t>ログインボタン</w:t>
      </w:r>
      <w:r w:rsidR="008E0366">
        <w:rPr>
          <w:rFonts w:hint="eastAsia"/>
        </w:rPr>
        <w:t>押下時：</w:t>
      </w:r>
      <w:r w:rsidR="002A765E">
        <w:rPr>
          <w:rFonts w:hint="eastAsia"/>
        </w:rPr>
        <w:t xml:space="preserve"> </w:t>
      </w:r>
      <w:r w:rsidR="003E194F">
        <w:rPr>
          <w:rFonts w:hint="eastAsia"/>
        </w:rPr>
        <w:t>reservationControlクラスのl</w:t>
      </w:r>
      <w:r w:rsidR="003E194F">
        <w:t>oginLogout</w:t>
      </w:r>
      <w:r w:rsidR="003E194F">
        <w:rPr>
          <w:rFonts w:hint="eastAsia"/>
        </w:rPr>
        <w:t>メソッドを呼び出す．</w:t>
      </w:r>
    </w:p>
    <w:p w14:paraId="4E8A1528" w14:textId="69EAB33F" w:rsidR="00EE3514" w:rsidRDefault="002A765E" w:rsidP="00E01E1D">
      <w:pPr>
        <w:pStyle w:val="ListParagraph"/>
        <w:ind w:leftChars="772" w:left="1621" w:firstLineChars="1100" w:firstLine="2310"/>
      </w:pPr>
      <w:r>
        <w:rPr>
          <w:rFonts w:hint="eastAsia"/>
        </w:rPr>
        <w:t>この時，</w:t>
      </w:r>
      <w:r w:rsidR="00401E70">
        <w:rPr>
          <w:rFonts w:hint="eastAsia"/>
        </w:rPr>
        <w:t>戻り値を</w:t>
      </w:r>
      <w:r w:rsidR="00CA1172">
        <w:rPr>
          <w:rFonts w:hint="eastAsia"/>
        </w:rPr>
        <w:t>結果表示用テキストエリアに表示させる．</w:t>
      </w:r>
    </w:p>
    <w:p w14:paraId="23765B54" w14:textId="7B0940A7" w:rsidR="00E01E1D" w:rsidRDefault="00441F71" w:rsidP="00E01E1D">
      <w:pPr>
        <w:ind w:leftChars="800" w:left="1680"/>
      </w:pPr>
      <w:r>
        <w:rPr>
          <w:rFonts w:hint="eastAsia"/>
        </w:rPr>
        <w:t>教室概要ボタン押下時：r</w:t>
      </w:r>
      <w:r>
        <w:t>eservationControl</w:t>
      </w:r>
      <w:r>
        <w:rPr>
          <w:rFonts w:hint="eastAsia"/>
        </w:rPr>
        <w:t>インスタンスのg</w:t>
      </w:r>
      <w:r>
        <w:t>etFacilityExplanation</w:t>
      </w:r>
      <w:r>
        <w:rPr>
          <w:rFonts w:hint="eastAsia"/>
        </w:rPr>
        <w:t>メソッドを呼び出す．</w:t>
      </w:r>
      <w:r w:rsidR="003C1894">
        <w:rPr>
          <w:rFonts w:hint="eastAsia"/>
        </w:rPr>
        <w:t>この時，戻り値を結果表示エリアに表示</w:t>
      </w:r>
      <w:r w:rsidR="00527D04">
        <w:rPr>
          <w:rFonts w:hint="eastAsia"/>
        </w:rPr>
        <w:t>させる．</w:t>
      </w:r>
    </w:p>
    <w:p w14:paraId="53989C71" w14:textId="310F9507" w:rsidR="007772D7" w:rsidRDefault="007772D7" w:rsidP="00B6392B">
      <w:pPr>
        <w:pStyle w:val="ListParagraph"/>
        <w:widowControl/>
        <w:numPr>
          <w:ilvl w:val="1"/>
          <w:numId w:val="1"/>
        </w:numPr>
        <w:ind w:leftChars="0"/>
        <w:jc w:val="left"/>
        <w:outlineLvl w:val="1"/>
      </w:pPr>
      <w:bookmarkStart w:id="12" w:name="_Toc138931250"/>
      <w:r>
        <w:rPr>
          <w:rFonts w:hint="eastAsia"/>
        </w:rPr>
        <w:t>ReservationControl</w:t>
      </w:r>
      <w:bookmarkEnd w:id="12"/>
    </w:p>
    <w:tbl>
      <w:tblPr>
        <w:tblW w:w="3840" w:type="dxa"/>
        <w:tblInd w:w="1310" w:type="dxa"/>
        <w:tblCellMar>
          <w:left w:w="0" w:type="dxa"/>
          <w:right w:w="0" w:type="dxa"/>
        </w:tblCellMar>
        <w:tblLook w:val="0420" w:firstRow="1" w:lastRow="0" w:firstColumn="0" w:lastColumn="0" w:noHBand="0" w:noVBand="1"/>
      </w:tblPr>
      <w:tblGrid>
        <w:gridCol w:w="4560"/>
      </w:tblGrid>
      <w:tr w:rsidR="005C01E2" w:rsidRPr="005C01E2" w14:paraId="45629E5A" w14:textId="77777777" w:rsidTr="008B6AD8">
        <w:trPr>
          <w:trHeight w:val="261"/>
        </w:trPr>
        <w:tc>
          <w:tcPr>
            <w:tcW w:w="3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646CE3B" w14:textId="77777777" w:rsidR="005C01E2" w:rsidRPr="005C01E2" w:rsidRDefault="005C01E2" w:rsidP="005C01E2">
            <w:r w:rsidRPr="005C01E2">
              <w:t>ReservationControl</w:t>
            </w:r>
          </w:p>
        </w:tc>
      </w:tr>
      <w:tr w:rsidR="005C01E2" w:rsidRPr="005C01E2" w14:paraId="2143A3B5" w14:textId="77777777" w:rsidTr="00884C17">
        <w:trPr>
          <w:trHeight w:val="584"/>
        </w:trPr>
        <w:tc>
          <w:tcPr>
            <w:tcW w:w="3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61B244" w14:textId="77777777" w:rsidR="005C01E2" w:rsidRPr="005C01E2" w:rsidRDefault="005C01E2" w:rsidP="005C01E2">
            <w:r w:rsidRPr="005C01E2">
              <w:t>~Connection sqlCon</w:t>
            </w:r>
          </w:p>
          <w:p w14:paraId="0600D72A" w14:textId="77777777" w:rsidR="005C01E2" w:rsidRPr="005C01E2" w:rsidRDefault="005C01E2" w:rsidP="005C01E2">
            <w:r w:rsidRPr="005C01E2">
              <w:t>~Statement sqlStmt</w:t>
            </w:r>
          </w:p>
          <w:p w14:paraId="694B0E7E" w14:textId="77777777" w:rsidR="005C01E2" w:rsidRPr="005C01E2" w:rsidRDefault="005C01E2" w:rsidP="005C01E2">
            <w:r w:rsidRPr="005C01E2">
              <w:t>~String sqlUserID</w:t>
            </w:r>
          </w:p>
          <w:p w14:paraId="7F77E65D" w14:textId="77777777" w:rsidR="005C01E2" w:rsidRPr="005C01E2" w:rsidRDefault="005C01E2" w:rsidP="005C01E2">
            <w:r w:rsidRPr="005C01E2">
              <w:t>~String sqlPassword</w:t>
            </w:r>
          </w:p>
          <w:p w14:paraId="35CD81E2" w14:textId="77777777" w:rsidR="005C01E2" w:rsidRPr="005C01E2" w:rsidRDefault="005C01E2" w:rsidP="005C01E2">
            <w:r w:rsidRPr="005C01E2">
              <w:t>~String reservationUserID</w:t>
            </w:r>
          </w:p>
          <w:p w14:paraId="27FC9DEF" w14:textId="77777777" w:rsidR="005C01E2" w:rsidRPr="005C01E2" w:rsidRDefault="005C01E2" w:rsidP="005C01E2">
            <w:r w:rsidRPr="005C01E2">
              <w:t>-Boolean flagLogin</w:t>
            </w:r>
          </w:p>
        </w:tc>
      </w:tr>
      <w:tr w:rsidR="005C01E2" w:rsidRPr="005C01E2" w14:paraId="6B707650" w14:textId="77777777" w:rsidTr="00884C17">
        <w:trPr>
          <w:trHeight w:val="584"/>
        </w:trPr>
        <w:tc>
          <w:tcPr>
            <w:tcW w:w="38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AEC0DFA" w14:textId="77777777" w:rsidR="005C01E2" w:rsidRPr="005C01E2" w:rsidRDefault="005C01E2" w:rsidP="005C01E2">
            <w:r w:rsidRPr="005C01E2">
              <w:t>+ReservationControl ()</w:t>
            </w:r>
          </w:p>
          <w:p w14:paraId="0CE104A5" w14:textId="77777777" w:rsidR="005C01E2" w:rsidRPr="005C01E2" w:rsidRDefault="005C01E2" w:rsidP="005C01E2">
            <w:r w:rsidRPr="005C01E2">
              <w:t>-void connectDB()</w:t>
            </w:r>
          </w:p>
          <w:p w14:paraId="2F7BD2BC" w14:textId="77777777" w:rsidR="005C01E2" w:rsidRPr="005C01E2" w:rsidRDefault="005C01E2" w:rsidP="005C01E2">
            <w:r w:rsidRPr="005C01E2">
              <w:t>-void closeDB()</w:t>
            </w:r>
          </w:p>
          <w:p w14:paraId="782A7A5C" w14:textId="77777777" w:rsidR="005C01E2" w:rsidRDefault="005C01E2" w:rsidP="005C01E2">
            <w:r w:rsidRPr="005C01E2">
              <w:t>+String loginLogout( MainFrame)</w:t>
            </w:r>
          </w:p>
          <w:p w14:paraId="6096189F" w14:textId="77777777" w:rsidR="001C372F" w:rsidRPr="00B93AA5" w:rsidRDefault="001C372F" w:rsidP="005C01E2">
            <w:pPr>
              <w:rPr>
                <w:sz w:val="20"/>
                <w:szCs w:val="20"/>
              </w:rPr>
            </w:pPr>
            <w:r w:rsidRPr="00B93AA5">
              <w:rPr>
                <w:sz w:val="20"/>
                <w:szCs w:val="20"/>
              </w:rPr>
              <w:t>+String getFacilityExplanation( String)</w:t>
            </w:r>
          </w:p>
          <w:p w14:paraId="2305D003" w14:textId="77777777" w:rsidR="00B93AA5" w:rsidRDefault="00B93AA5" w:rsidP="005C01E2">
            <w:r>
              <w:rPr>
                <w:rFonts w:hint="eastAsia"/>
              </w:rPr>
              <w:t>+</w:t>
            </w:r>
            <w:r>
              <w:t>List getFacility</w:t>
            </w:r>
            <w:r w:rsidR="00A6510E">
              <w:t>()</w:t>
            </w:r>
          </w:p>
          <w:p w14:paraId="3C5030E4" w14:textId="57F513B9" w:rsidR="00B93AA5" w:rsidRPr="005C01E2" w:rsidRDefault="003E4FC1" w:rsidP="005C01E2">
            <w:r>
              <w:rPr>
                <w:rFonts w:hint="eastAsia"/>
              </w:rPr>
              <w:t>+</w:t>
            </w:r>
            <w:r>
              <w:t>make</w:t>
            </w:r>
            <w:r w:rsidR="006A0C73">
              <w:t>Reser</w:t>
            </w:r>
            <w:r w:rsidR="00DD0DBA">
              <w:t>vationStatus</w:t>
            </w:r>
            <w:r w:rsidR="004428F4">
              <w:t>(main</w:t>
            </w:r>
            <w:r w:rsidR="00AA0D30">
              <w:t>F</w:t>
            </w:r>
            <w:r w:rsidR="004428F4">
              <w:t>rame</w:t>
            </w:r>
            <w:r w:rsidR="006407D8">
              <w:t>frame</w:t>
            </w:r>
            <w:r w:rsidR="004428F4">
              <w:t>)</w:t>
            </w:r>
          </w:p>
        </w:tc>
      </w:tr>
    </w:tbl>
    <w:p w14:paraId="3C918408" w14:textId="77777777" w:rsidR="0047487C" w:rsidRDefault="0047487C" w:rsidP="0047487C">
      <w:pPr>
        <w:pStyle w:val="ListParagraph"/>
        <w:ind w:leftChars="0" w:left="1418"/>
      </w:pPr>
    </w:p>
    <w:p w14:paraId="5A648318" w14:textId="5964C776" w:rsidR="00BE2ED1" w:rsidRDefault="009A7A79" w:rsidP="00180751">
      <w:pPr>
        <w:pStyle w:val="ListParagraph"/>
        <w:ind w:leftChars="0" w:left="1418" w:firstLineChars="100" w:firstLine="210"/>
      </w:pPr>
      <w:r>
        <w:rPr>
          <w:rFonts w:hint="eastAsia"/>
        </w:rPr>
        <w:t>ReservationControl</w:t>
      </w:r>
      <w:r w:rsidR="00B97355">
        <w:t xml:space="preserve"> class</w:t>
      </w:r>
      <w:r w:rsidR="00B97355">
        <w:rPr>
          <w:rFonts w:hint="eastAsia"/>
        </w:rPr>
        <w:t>は，本システムにてユーザが求める機能に対する処理を行う</w:t>
      </w:r>
      <w:r w:rsidR="00180751">
        <w:rPr>
          <w:rFonts w:hint="eastAsia"/>
        </w:rPr>
        <w:t>クラスである．MainFrameから，ボタン押下等</w:t>
      </w:r>
      <w:r w:rsidR="002C141B">
        <w:rPr>
          <w:rFonts w:hint="eastAsia"/>
        </w:rPr>
        <w:t>の機能実行要求があった際に，本クラスのメソッドが呼出され，処理に必要な情報をMainFrameのTextField等</w:t>
      </w:r>
      <w:r w:rsidR="00916DB2">
        <w:rPr>
          <w:rFonts w:hint="eastAsia"/>
        </w:rPr>
        <w:t>の部品</w:t>
      </w:r>
      <w:r w:rsidR="00F61FA1">
        <w:rPr>
          <w:rFonts w:hint="eastAsia"/>
        </w:rPr>
        <w:t>や</w:t>
      </w:r>
      <w:r w:rsidR="00916DB2">
        <w:rPr>
          <w:rFonts w:hint="eastAsia"/>
        </w:rPr>
        <w:t>MySQLとの通信を行うことで取得</w:t>
      </w:r>
      <w:r w:rsidR="00F61FA1">
        <w:rPr>
          <w:rFonts w:hint="eastAsia"/>
        </w:rPr>
        <w:t>する．また処理した結果をMainFram</w:t>
      </w:r>
      <w:r w:rsidR="0086380C">
        <w:rPr>
          <w:rFonts w:hint="eastAsia"/>
        </w:rPr>
        <w:t>eに表示する際は，本クラスのメソッドからの戻り値として文字列を返すこと</w:t>
      </w:r>
      <w:r w:rsidR="00CA2DFE">
        <w:rPr>
          <w:rFonts w:hint="eastAsia"/>
        </w:rPr>
        <w:t>で実現する．その他，必要に応じて，MySQLに対してデータの書き込みも行う．</w:t>
      </w:r>
    </w:p>
    <w:p w14:paraId="0D411B04" w14:textId="77777777" w:rsidR="00CA2DFE" w:rsidRDefault="00CA2DFE" w:rsidP="00180751">
      <w:pPr>
        <w:pStyle w:val="ListParagraph"/>
        <w:ind w:leftChars="0" w:left="1418" w:firstLineChars="100" w:firstLine="210"/>
      </w:pPr>
    </w:p>
    <w:p w14:paraId="5203F330" w14:textId="6F9B86DB" w:rsidR="0002240A" w:rsidRDefault="00C73458" w:rsidP="00667F1A">
      <w:pPr>
        <w:pStyle w:val="ListParagraph"/>
        <w:numPr>
          <w:ilvl w:val="2"/>
          <w:numId w:val="1"/>
        </w:numPr>
        <w:ind w:leftChars="0"/>
        <w:outlineLvl w:val="2"/>
      </w:pPr>
      <w:bookmarkStart w:id="13" w:name="_Toc138931251"/>
      <w:r>
        <w:rPr>
          <w:rFonts w:hint="eastAsia"/>
        </w:rPr>
        <w:t>sqlUserID</w:t>
      </w:r>
      <w:bookmarkEnd w:id="13"/>
    </w:p>
    <w:p w14:paraId="24C11CD7" w14:textId="24B879CB" w:rsidR="00130497" w:rsidRDefault="000850B2" w:rsidP="0039142D">
      <w:pPr>
        <w:pStyle w:val="ListParagraph"/>
        <w:ind w:leftChars="775" w:left="1628" w:firstLineChars="100" w:firstLine="210"/>
      </w:pPr>
      <w:r>
        <w:t>MySQL</w:t>
      </w:r>
      <w:r>
        <w:rPr>
          <w:rFonts w:hint="eastAsia"/>
        </w:rPr>
        <w:t>にログインするためのu</w:t>
      </w:r>
      <w:r>
        <w:t>serID</w:t>
      </w:r>
      <w:r>
        <w:rPr>
          <w:rFonts w:hint="eastAsia"/>
        </w:rPr>
        <w:t>格納変数．</w:t>
      </w:r>
      <w:r>
        <w:t>”</w:t>
      </w:r>
      <w:r>
        <w:rPr>
          <w:rFonts w:hint="eastAsia"/>
        </w:rPr>
        <w:t>puser</w:t>
      </w:r>
      <w:r>
        <w:t>”</w:t>
      </w:r>
      <w:r>
        <w:rPr>
          <w:rFonts w:hint="eastAsia"/>
        </w:rPr>
        <w:t>を入れておく．</w:t>
      </w:r>
    </w:p>
    <w:p w14:paraId="30E3F995" w14:textId="77777777" w:rsidR="000850B2" w:rsidRDefault="000850B2" w:rsidP="00130497">
      <w:pPr>
        <w:pStyle w:val="ListParagraph"/>
        <w:ind w:leftChars="775" w:left="1628"/>
      </w:pPr>
    </w:p>
    <w:p w14:paraId="20748871" w14:textId="0459C67C" w:rsidR="00130497" w:rsidRDefault="00130497" w:rsidP="00667F1A">
      <w:pPr>
        <w:pStyle w:val="ListParagraph"/>
        <w:numPr>
          <w:ilvl w:val="2"/>
          <w:numId w:val="1"/>
        </w:numPr>
        <w:ind w:leftChars="0"/>
        <w:outlineLvl w:val="2"/>
      </w:pPr>
      <w:bookmarkStart w:id="14" w:name="_Toc138931252"/>
      <w:r>
        <w:rPr>
          <w:rFonts w:hint="eastAsia"/>
        </w:rPr>
        <w:t>sqlPassword</w:t>
      </w:r>
      <w:bookmarkEnd w:id="14"/>
    </w:p>
    <w:p w14:paraId="271C258C" w14:textId="371A262E" w:rsidR="000850B2" w:rsidRDefault="000850B2" w:rsidP="0039142D">
      <w:pPr>
        <w:pStyle w:val="ListParagraph"/>
        <w:ind w:leftChars="775" w:left="1628" w:firstLineChars="100" w:firstLine="210"/>
      </w:pPr>
      <w:r>
        <w:rPr>
          <w:rFonts w:hint="eastAsia"/>
        </w:rPr>
        <w:t>MySQLにログインするための</w:t>
      </w:r>
      <w:r w:rsidR="00C659DB">
        <w:rPr>
          <w:rFonts w:hint="eastAsia"/>
        </w:rPr>
        <w:t>userIDに対応するパスワード格納変数．</w:t>
      </w:r>
      <w:r w:rsidR="00C659DB">
        <w:t>”</w:t>
      </w:r>
      <w:r w:rsidR="00C659DB">
        <w:rPr>
          <w:rFonts w:hint="eastAsia"/>
        </w:rPr>
        <w:t>1234</w:t>
      </w:r>
      <w:r w:rsidR="00C659DB">
        <w:t>”</w:t>
      </w:r>
      <w:r w:rsidR="00C659DB">
        <w:rPr>
          <w:rFonts w:hint="eastAsia"/>
        </w:rPr>
        <w:t>を入れておく．</w:t>
      </w:r>
    </w:p>
    <w:p w14:paraId="4B59EBEB" w14:textId="77777777" w:rsidR="00C659DB" w:rsidRDefault="00C659DB" w:rsidP="000850B2">
      <w:pPr>
        <w:pStyle w:val="ListParagraph"/>
        <w:ind w:leftChars="775" w:left="1628"/>
      </w:pPr>
    </w:p>
    <w:p w14:paraId="0337E29E" w14:textId="6EF67C5B" w:rsidR="00130497" w:rsidRDefault="00130497" w:rsidP="00667F1A">
      <w:pPr>
        <w:pStyle w:val="ListParagraph"/>
        <w:numPr>
          <w:ilvl w:val="2"/>
          <w:numId w:val="1"/>
        </w:numPr>
        <w:ind w:leftChars="0"/>
        <w:outlineLvl w:val="2"/>
      </w:pPr>
      <w:bookmarkStart w:id="15" w:name="_Toc138931253"/>
      <w:r>
        <w:rPr>
          <w:rFonts w:hint="eastAsia"/>
        </w:rPr>
        <w:t>r</w:t>
      </w:r>
      <w:r>
        <w:t>eservationUserID</w:t>
      </w:r>
      <w:bookmarkEnd w:id="15"/>
    </w:p>
    <w:p w14:paraId="19385998" w14:textId="25440AD7" w:rsidR="00800DCE" w:rsidRDefault="00800DCE" w:rsidP="0039142D">
      <w:pPr>
        <w:pStyle w:val="ListParagraph"/>
        <w:ind w:leftChars="775" w:left="1628" w:firstLineChars="100" w:firstLine="210"/>
      </w:pPr>
      <w:r>
        <w:rPr>
          <w:rFonts w:hint="eastAsia"/>
        </w:rPr>
        <w:t>本システムにログイン中の</w:t>
      </w:r>
      <w:r w:rsidR="00D9775B">
        <w:rPr>
          <w:rFonts w:hint="eastAsia"/>
        </w:rPr>
        <w:t>ユーザIDを格納する変数．ログイン中のみ有効となる．</w:t>
      </w:r>
    </w:p>
    <w:p w14:paraId="1E968014" w14:textId="77777777" w:rsidR="00D9775B" w:rsidRDefault="00D9775B" w:rsidP="00800DCE">
      <w:pPr>
        <w:pStyle w:val="ListParagraph"/>
        <w:ind w:leftChars="775" w:left="1628"/>
      </w:pPr>
    </w:p>
    <w:p w14:paraId="008E829E" w14:textId="06ACBC0D" w:rsidR="00130497" w:rsidRDefault="00130497" w:rsidP="00667F1A">
      <w:pPr>
        <w:pStyle w:val="ListParagraph"/>
        <w:numPr>
          <w:ilvl w:val="2"/>
          <w:numId w:val="1"/>
        </w:numPr>
        <w:ind w:leftChars="0"/>
        <w:outlineLvl w:val="2"/>
      </w:pPr>
      <w:bookmarkStart w:id="16" w:name="_Toc138931254"/>
      <w:r>
        <w:rPr>
          <w:rFonts w:hint="eastAsia"/>
        </w:rPr>
        <w:t>f</w:t>
      </w:r>
      <w:r>
        <w:t>lagLogin</w:t>
      </w:r>
      <w:bookmarkEnd w:id="16"/>
    </w:p>
    <w:p w14:paraId="2B7739B9" w14:textId="6452054E" w:rsidR="005C01E2" w:rsidRDefault="0049522F" w:rsidP="0039142D">
      <w:pPr>
        <w:pStyle w:val="ListParagraph"/>
        <w:ind w:leftChars="772" w:left="1621" w:firstLineChars="100" w:firstLine="210"/>
      </w:pPr>
      <w:r>
        <w:rPr>
          <w:rFonts w:hint="eastAsia"/>
        </w:rPr>
        <w:t>本システムにユーザがログインしている状態かどうかを表す変数．ログイン中はtrueの値を取る．</w:t>
      </w:r>
    </w:p>
    <w:p w14:paraId="6E3008C6" w14:textId="77777777" w:rsidR="0039142D" w:rsidRDefault="0039142D" w:rsidP="00D9775B">
      <w:pPr>
        <w:pStyle w:val="ListParagraph"/>
        <w:ind w:leftChars="772" w:left="1621"/>
      </w:pPr>
    </w:p>
    <w:p w14:paraId="2A96CE4F" w14:textId="4823749D" w:rsidR="005C01E2" w:rsidRDefault="0039142D" w:rsidP="00667F1A">
      <w:pPr>
        <w:pStyle w:val="ListParagraph"/>
        <w:numPr>
          <w:ilvl w:val="2"/>
          <w:numId w:val="1"/>
        </w:numPr>
        <w:ind w:leftChars="0"/>
        <w:outlineLvl w:val="2"/>
      </w:pPr>
      <w:bookmarkStart w:id="17" w:name="_Toc138931255"/>
      <w:r>
        <w:rPr>
          <w:rFonts w:hint="eastAsia"/>
        </w:rPr>
        <w:t>ReservationControlコンストラクタ</w:t>
      </w:r>
      <w:bookmarkEnd w:id="17"/>
    </w:p>
    <w:p w14:paraId="14AB211D" w14:textId="1A3F524E" w:rsidR="00DA598A" w:rsidRDefault="00461816" w:rsidP="004300F0">
      <w:pPr>
        <w:pStyle w:val="ListParagraph"/>
        <w:ind w:leftChars="772" w:left="1621"/>
      </w:pPr>
      <w:r>
        <w:rPr>
          <w:rFonts w:hint="eastAsia"/>
        </w:rPr>
        <w:t xml:space="preserve">　</w:t>
      </w:r>
      <w:r w:rsidR="0009304A">
        <w:rPr>
          <w:rFonts w:hint="eastAsia"/>
        </w:rPr>
        <w:t>flagLoginにfalseを設定し，非ログイン状態とする．</w:t>
      </w:r>
    </w:p>
    <w:p w14:paraId="35DFC030" w14:textId="77777777" w:rsidR="000A5AE6" w:rsidRDefault="000A5AE6" w:rsidP="004300F0">
      <w:pPr>
        <w:pStyle w:val="ListParagraph"/>
        <w:ind w:leftChars="772" w:left="1621"/>
      </w:pPr>
    </w:p>
    <w:p w14:paraId="29CF0AE0" w14:textId="77777777" w:rsidR="005E73C6" w:rsidRDefault="005E73C6" w:rsidP="004300F0">
      <w:pPr>
        <w:pStyle w:val="ListParagraph"/>
        <w:ind w:leftChars="772" w:left="1621"/>
      </w:pPr>
    </w:p>
    <w:p w14:paraId="6C74BE19" w14:textId="2C8B659F" w:rsidR="005C01E2" w:rsidRDefault="000A5AE6" w:rsidP="00667F1A">
      <w:pPr>
        <w:pStyle w:val="ListParagraph"/>
        <w:numPr>
          <w:ilvl w:val="2"/>
          <w:numId w:val="1"/>
        </w:numPr>
        <w:ind w:leftChars="0"/>
        <w:outlineLvl w:val="2"/>
      </w:pPr>
      <w:bookmarkStart w:id="18" w:name="_Toc138931256"/>
      <w:r>
        <w:rPr>
          <w:rFonts w:hint="eastAsia"/>
        </w:rPr>
        <w:t>connectDBメソッド</w:t>
      </w:r>
      <w:bookmarkEnd w:id="18"/>
    </w:p>
    <w:p w14:paraId="343C30C9" w14:textId="013B5377" w:rsidR="00461816" w:rsidRDefault="003D6CC9" w:rsidP="00461816">
      <w:pPr>
        <w:pStyle w:val="ListParagraph"/>
        <w:ind w:leftChars="772" w:left="1621"/>
      </w:pPr>
      <w:r>
        <w:rPr>
          <w:rFonts w:hint="eastAsia"/>
        </w:rPr>
        <w:t xml:space="preserve">　</w:t>
      </w:r>
      <w:r w:rsidR="00461816">
        <w:rPr>
          <w:rFonts w:hint="eastAsia"/>
        </w:rPr>
        <w:t>MySQLのドライバをLoadし，その後MySQLとのconnectionを確立する．</w:t>
      </w:r>
    </w:p>
    <w:p w14:paraId="04285DFF" w14:textId="77777777" w:rsidR="00461816" w:rsidRDefault="00461816" w:rsidP="00461816">
      <w:pPr>
        <w:pStyle w:val="ListParagraph"/>
        <w:ind w:leftChars="772" w:left="1621"/>
      </w:pPr>
      <w:r>
        <w:rPr>
          <w:rFonts w:hint="eastAsia"/>
        </w:rPr>
        <w:t>connection確立後，Statement Objectを生成する．</w:t>
      </w:r>
    </w:p>
    <w:p w14:paraId="06CC8F64" w14:textId="1BAAC459" w:rsidR="005C01E2" w:rsidRDefault="00461816" w:rsidP="00461816">
      <w:pPr>
        <w:pStyle w:val="ListParagraph"/>
        <w:ind w:leftChars="772" w:left="1621"/>
      </w:pPr>
      <w:r>
        <w:rPr>
          <w:rFonts w:hint="eastAsia"/>
        </w:rPr>
        <w:t>上記いずれかの際にexceptionが発生した場合はStackTraceをコンソールに表示する．</w:t>
      </w:r>
    </w:p>
    <w:p w14:paraId="5E118177" w14:textId="77777777" w:rsidR="00053059" w:rsidRDefault="00053059" w:rsidP="0009304A">
      <w:pPr>
        <w:pStyle w:val="ListParagraph"/>
        <w:ind w:leftChars="372" w:left="781"/>
      </w:pPr>
    </w:p>
    <w:p w14:paraId="1EF4E875" w14:textId="440061B0" w:rsidR="0009304A" w:rsidRDefault="00C97B9F" w:rsidP="00667F1A">
      <w:pPr>
        <w:pStyle w:val="ListParagraph"/>
        <w:numPr>
          <w:ilvl w:val="2"/>
          <w:numId w:val="1"/>
        </w:numPr>
        <w:ind w:leftChars="0"/>
        <w:outlineLvl w:val="2"/>
      </w:pPr>
      <w:bookmarkStart w:id="19" w:name="_Toc138931257"/>
      <w:r>
        <w:rPr>
          <w:rFonts w:hint="eastAsia"/>
        </w:rPr>
        <w:t>closeDBメソッド</w:t>
      </w:r>
      <w:bookmarkEnd w:id="19"/>
    </w:p>
    <w:p w14:paraId="0AE257F0" w14:textId="63B11F53" w:rsidR="00053059" w:rsidRDefault="00475EA9" w:rsidP="00C97B9F">
      <w:pPr>
        <w:pStyle w:val="ListParagraph"/>
        <w:ind w:leftChars="872" w:left="1831"/>
      </w:pPr>
      <w:r>
        <w:rPr>
          <w:rFonts w:hint="eastAsia"/>
        </w:rPr>
        <w:t>Statement ObjectをCloseし，</w:t>
      </w:r>
      <w:r w:rsidR="00525ECB">
        <w:rPr>
          <w:rFonts w:hint="eastAsia"/>
        </w:rPr>
        <w:t>MySQLとのconnectionもcloseする．</w:t>
      </w:r>
    </w:p>
    <w:p w14:paraId="64935FBD" w14:textId="3AB1130C" w:rsidR="00525ECB" w:rsidRDefault="00525ECB" w:rsidP="00C97B9F">
      <w:pPr>
        <w:pStyle w:val="ListParagraph"/>
        <w:ind w:leftChars="872" w:left="1831"/>
      </w:pPr>
      <w:r>
        <w:rPr>
          <w:rFonts w:hint="eastAsia"/>
        </w:rPr>
        <w:t>上記いずれかの際にexceptionが発生した場合はStackTraceをコンソールに表示する．</w:t>
      </w:r>
    </w:p>
    <w:p w14:paraId="1202A81A" w14:textId="27F3F32F" w:rsidR="007F64AB" w:rsidRDefault="00033A83" w:rsidP="00667F1A">
      <w:pPr>
        <w:pStyle w:val="ListParagraph"/>
        <w:numPr>
          <w:ilvl w:val="2"/>
          <w:numId w:val="1"/>
        </w:numPr>
        <w:ind w:leftChars="0"/>
        <w:outlineLvl w:val="2"/>
      </w:pPr>
      <w:bookmarkStart w:id="20" w:name="_Toc138931258"/>
      <w:r>
        <w:rPr>
          <w:rFonts w:hint="eastAsia"/>
        </w:rPr>
        <w:t>loginLogoutメソッド</w:t>
      </w:r>
      <w:bookmarkEnd w:id="20"/>
    </w:p>
    <w:p w14:paraId="26FC922E" w14:textId="56966232" w:rsidR="007F64AB" w:rsidRDefault="00D47EDC" w:rsidP="00506379">
      <w:pPr>
        <w:pStyle w:val="ListParagraph"/>
        <w:ind w:leftChars="772" w:left="1621" w:firstLineChars="100" w:firstLine="210"/>
      </w:pPr>
      <w:r>
        <w:rPr>
          <w:rFonts w:hint="eastAsia"/>
        </w:rPr>
        <w:t>MainFrameのログインボタン押下時にMainFrameにより呼出される．</w:t>
      </w:r>
    </w:p>
    <w:p w14:paraId="01A7ACD0" w14:textId="0D4086DA" w:rsidR="003E53B8" w:rsidRDefault="00FA5108" w:rsidP="0020698B">
      <w:pPr>
        <w:pStyle w:val="ListParagraph"/>
        <w:ind w:leftChars="672" w:left="1411" w:firstLineChars="100" w:firstLine="210"/>
      </w:pPr>
      <w:r>
        <w:rPr>
          <w:rFonts w:hint="eastAsia"/>
        </w:rPr>
        <w:t>ログイン状態時の処理：</w:t>
      </w:r>
    </w:p>
    <w:p w14:paraId="75FA7B5D" w14:textId="3A2199F8" w:rsidR="00FA5108" w:rsidRDefault="00FA5108" w:rsidP="00506379">
      <w:pPr>
        <w:pStyle w:val="ListParagraph"/>
        <w:ind w:leftChars="772" w:left="1621" w:firstLineChars="100" w:firstLine="210"/>
      </w:pPr>
      <w:r>
        <w:rPr>
          <w:rFonts w:hint="eastAsia"/>
        </w:rPr>
        <w:t xml:space="preserve">　</w:t>
      </w:r>
      <w:r w:rsidR="00646CAF">
        <w:rPr>
          <w:rFonts w:hint="eastAsia"/>
        </w:rPr>
        <w:t>flagLoginにfalseを設定し，非ログイン状態にする．</w:t>
      </w:r>
    </w:p>
    <w:p w14:paraId="325FA233" w14:textId="77777777" w:rsidR="0020698B" w:rsidRDefault="003A6EA5" w:rsidP="00FA5108">
      <w:pPr>
        <w:pStyle w:val="ListParagraph"/>
        <w:ind w:leftChars="772" w:left="1621" w:firstLineChars="200" w:firstLine="420"/>
      </w:pPr>
      <w:r>
        <w:rPr>
          <w:rFonts w:hint="eastAsia"/>
        </w:rPr>
        <w:t>また，ログインボタンの表記を「ログイン」に変更</w:t>
      </w:r>
      <w:r w:rsidR="0020698B">
        <w:rPr>
          <w:rFonts w:hint="eastAsia"/>
        </w:rPr>
        <w:t>する．</w:t>
      </w:r>
    </w:p>
    <w:p w14:paraId="18A793AF" w14:textId="20678543" w:rsidR="00053059" w:rsidRDefault="003A6EA5" w:rsidP="00FA5108">
      <w:pPr>
        <w:pStyle w:val="ListParagraph"/>
        <w:ind w:leftChars="772" w:left="1621" w:firstLineChars="200" w:firstLine="420"/>
      </w:pPr>
      <w:r>
        <w:rPr>
          <w:rFonts w:hint="eastAsia"/>
        </w:rPr>
        <w:t>ログインIDテキストエリアの表示</w:t>
      </w:r>
      <w:r w:rsidR="0020698B">
        <w:rPr>
          <w:rFonts w:hint="eastAsia"/>
        </w:rPr>
        <w:t>を</w:t>
      </w:r>
      <w:r w:rsidR="00506379">
        <w:rPr>
          <w:rFonts w:hint="eastAsia"/>
        </w:rPr>
        <w:t>「未ログイン」</w:t>
      </w:r>
      <w:r w:rsidR="0020698B">
        <w:rPr>
          <w:rFonts w:hint="eastAsia"/>
        </w:rPr>
        <w:t>に変更</w:t>
      </w:r>
      <w:r w:rsidR="00506379">
        <w:rPr>
          <w:rFonts w:hint="eastAsia"/>
        </w:rPr>
        <w:t>する．</w:t>
      </w:r>
    </w:p>
    <w:p w14:paraId="39DE2703" w14:textId="77777777" w:rsidR="0020698B" w:rsidRDefault="00506379" w:rsidP="00F17B35">
      <w:pPr>
        <w:pStyle w:val="ListParagraph"/>
        <w:ind w:leftChars="672" w:left="1411"/>
      </w:pPr>
      <w:r>
        <w:rPr>
          <w:rFonts w:hint="eastAsia"/>
        </w:rPr>
        <w:t xml:space="preserve">　</w:t>
      </w:r>
      <w:r w:rsidR="0020698B">
        <w:rPr>
          <w:rFonts w:hint="eastAsia"/>
        </w:rPr>
        <w:t>非</w:t>
      </w:r>
      <w:r>
        <w:rPr>
          <w:rFonts w:hint="eastAsia"/>
        </w:rPr>
        <w:t>ログイン状態</w:t>
      </w:r>
      <w:r w:rsidR="0020698B">
        <w:rPr>
          <w:rFonts w:hint="eastAsia"/>
        </w:rPr>
        <w:t>時の処理：</w:t>
      </w:r>
    </w:p>
    <w:p w14:paraId="5FA6C257" w14:textId="7D95B765" w:rsidR="00506379" w:rsidRDefault="002053DE" w:rsidP="00F17B35">
      <w:pPr>
        <w:pStyle w:val="ListParagraph"/>
        <w:ind w:leftChars="772" w:left="1621" w:firstLineChars="200" w:firstLine="420"/>
      </w:pPr>
      <w:r>
        <w:rPr>
          <w:rFonts w:hint="eastAsia"/>
        </w:rPr>
        <w:t>ログインダイアログを生成し，</w:t>
      </w:r>
      <w:r w:rsidR="001E4957">
        <w:rPr>
          <w:rFonts w:hint="eastAsia"/>
        </w:rPr>
        <w:t>制御をログインダイアログに移す．</w:t>
      </w:r>
    </w:p>
    <w:p w14:paraId="3C652227" w14:textId="0BCDA39A" w:rsidR="006C6454" w:rsidRDefault="001A2A2E" w:rsidP="00F17B35">
      <w:pPr>
        <w:pStyle w:val="ListParagraph"/>
        <w:ind w:leftChars="972" w:left="2041"/>
      </w:pPr>
      <w:r>
        <w:rPr>
          <w:rFonts w:hint="eastAsia"/>
        </w:rPr>
        <w:t>ログイン操作キャンセル</w:t>
      </w:r>
      <w:r w:rsidR="006C6454">
        <w:rPr>
          <w:rFonts w:hint="eastAsia"/>
        </w:rPr>
        <w:t>で</w:t>
      </w:r>
      <w:r w:rsidR="00C67F53">
        <w:rPr>
          <w:rFonts w:hint="eastAsia"/>
        </w:rPr>
        <w:t>ダイアログ</w:t>
      </w:r>
      <w:r w:rsidR="006C6454">
        <w:rPr>
          <w:rFonts w:hint="eastAsia"/>
        </w:rPr>
        <w:t>が閉じられた時：</w:t>
      </w:r>
    </w:p>
    <w:p w14:paraId="07CE6DC4" w14:textId="0EDC1347" w:rsidR="001E4957" w:rsidRDefault="00466658" w:rsidP="006C6454">
      <w:pPr>
        <w:pStyle w:val="ListParagraph"/>
        <w:ind w:leftChars="1072" w:left="2251"/>
      </w:pPr>
      <w:r>
        <w:rPr>
          <w:rFonts w:hint="eastAsia"/>
        </w:rPr>
        <w:t>戻り値の文字列にNULLを設定し，処理を終了させる．</w:t>
      </w:r>
    </w:p>
    <w:p w14:paraId="054C1592" w14:textId="7BEAAA74" w:rsidR="000D2C8C" w:rsidRDefault="000D2C8C" w:rsidP="00E34132">
      <w:pPr>
        <w:pStyle w:val="ListParagraph"/>
        <w:ind w:leftChars="972" w:left="2041"/>
      </w:pPr>
      <w:r>
        <w:rPr>
          <w:rFonts w:hint="eastAsia"/>
        </w:rPr>
        <w:t>ログイン操作実行で</w:t>
      </w:r>
      <w:r w:rsidR="00C67F53">
        <w:rPr>
          <w:rFonts w:hint="eastAsia"/>
        </w:rPr>
        <w:t>ダイアログ</w:t>
      </w:r>
      <w:r>
        <w:rPr>
          <w:rFonts w:hint="eastAsia"/>
        </w:rPr>
        <w:t>が閉じられた時：</w:t>
      </w:r>
    </w:p>
    <w:p w14:paraId="533030AD" w14:textId="52E42CE6" w:rsidR="00466658" w:rsidRDefault="00EA11ED" w:rsidP="000D2C8C">
      <w:pPr>
        <w:pStyle w:val="ListParagraph"/>
        <w:ind w:leftChars="1072" w:left="2251"/>
      </w:pPr>
      <w:r>
        <w:rPr>
          <w:rFonts w:hint="eastAsia"/>
        </w:rPr>
        <w:t>ログインダイアログで入力されたユーザIDとパスワードを取得する．</w:t>
      </w:r>
    </w:p>
    <w:p w14:paraId="1EE8B9A5" w14:textId="0FD78F71" w:rsidR="006E46B3" w:rsidRDefault="006E46B3" w:rsidP="000D2C8C">
      <w:pPr>
        <w:pStyle w:val="ListParagraph"/>
        <w:ind w:leftChars="1072" w:left="2251"/>
      </w:pPr>
      <w:r>
        <w:rPr>
          <w:rFonts w:hint="eastAsia"/>
        </w:rPr>
        <w:t>MySQLとのConnectionを確立する．</w:t>
      </w:r>
    </w:p>
    <w:p w14:paraId="204D5305" w14:textId="1E1F27B4" w:rsidR="006E46B3" w:rsidRDefault="003C0F68" w:rsidP="000D2C8C">
      <w:pPr>
        <w:pStyle w:val="ListParagraph"/>
        <w:ind w:leftChars="1072" w:left="2251"/>
      </w:pPr>
      <w:r>
        <w:rPr>
          <w:rFonts w:hint="eastAsia"/>
        </w:rPr>
        <w:t>ログインダ</w:t>
      </w:r>
      <w:r w:rsidR="00EF17D5">
        <w:rPr>
          <w:rFonts w:hint="eastAsia"/>
        </w:rPr>
        <w:t>イ</w:t>
      </w:r>
      <w:r>
        <w:rPr>
          <w:rFonts w:hint="eastAsia"/>
        </w:rPr>
        <w:t>アログに入力されたユーザID</w:t>
      </w:r>
      <w:r w:rsidR="00461080">
        <w:rPr>
          <w:rFonts w:hint="eastAsia"/>
        </w:rPr>
        <w:t>と一致する情報をuserテーブルより取得．</w:t>
      </w:r>
    </w:p>
    <w:p w14:paraId="6C3FE733" w14:textId="6968E606" w:rsidR="008A64A3" w:rsidRDefault="005D59F3" w:rsidP="000D2C8C">
      <w:pPr>
        <w:pStyle w:val="ListParagraph"/>
        <w:ind w:leftChars="1072" w:left="2251"/>
      </w:pPr>
      <w:r>
        <w:rPr>
          <w:rFonts w:hint="eastAsia"/>
        </w:rPr>
        <w:t>MySQLに該当する情報がない時：</w:t>
      </w:r>
    </w:p>
    <w:p w14:paraId="4E48B2CE" w14:textId="02B62668" w:rsidR="005D59F3" w:rsidRDefault="003F7DCC" w:rsidP="009B7720">
      <w:pPr>
        <w:pStyle w:val="ListParagraph"/>
        <w:ind w:leftChars="1172" w:left="2461"/>
      </w:pPr>
      <w:r>
        <w:rPr>
          <w:rFonts w:hint="eastAsia"/>
        </w:rPr>
        <w:t>戻り値に</w:t>
      </w:r>
      <w:r w:rsidR="00807C17">
        <w:rPr>
          <w:rFonts w:hint="eastAsia"/>
        </w:rPr>
        <w:t>「IDが違います」</w:t>
      </w:r>
      <w:r w:rsidR="00826655">
        <w:rPr>
          <w:rFonts w:hint="eastAsia"/>
        </w:rPr>
        <w:t>を設定する．</w:t>
      </w:r>
    </w:p>
    <w:p w14:paraId="225A255B" w14:textId="179E866E" w:rsidR="00962997" w:rsidRDefault="00962997" w:rsidP="000D2C8C">
      <w:pPr>
        <w:pStyle w:val="ListParagraph"/>
        <w:ind w:leftChars="1072" w:left="2251"/>
      </w:pPr>
      <w:r>
        <w:rPr>
          <w:rFonts w:hint="eastAsia"/>
        </w:rPr>
        <w:t>ログインダイアログに入力された</w:t>
      </w:r>
      <w:r w:rsidR="009847CE">
        <w:rPr>
          <w:rFonts w:hint="eastAsia"/>
        </w:rPr>
        <w:t>パスワードとuserテーブルのパスワードを比較</w:t>
      </w:r>
      <w:r w:rsidR="00D37BF1">
        <w:rPr>
          <w:rFonts w:hint="eastAsia"/>
        </w:rPr>
        <w:t>する</w:t>
      </w:r>
      <w:r w:rsidR="009847CE">
        <w:rPr>
          <w:rFonts w:hint="eastAsia"/>
        </w:rPr>
        <w:t>．</w:t>
      </w:r>
    </w:p>
    <w:p w14:paraId="590E183C" w14:textId="46604529" w:rsidR="00D37BF1" w:rsidRDefault="00D37BF1" w:rsidP="000D2C8C">
      <w:pPr>
        <w:pStyle w:val="ListParagraph"/>
        <w:ind w:leftChars="1072" w:left="2251"/>
      </w:pPr>
      <w:r>
        <w:rPr>
          <w:rFonts w:hint="eastAsia"/>
        </w:rPr>
        <w:t>パスワードが一致：</w:t>
      </w:r>
    </w:p>
    <w:p w14:paraId="12EE499A" w14:textId="7A1BA216" w:rsidR="00D37BF1" w:rsidRDefault="00D37BF1" w:rsidP="00D37BF1">
      <w:pPr>
        <w:pStyle w:val="ListParagraph"/>
        <w:ind w:leftChars="1172" w:left="2461"/>
      </w:pPr>
      <w:r>
        <w:rPr>
          <w:rFonts w:hint="eastAsia"/>
        </w:rPr>
        <w:t>ログイン状態（</w:t>
      </w:r>
      <w:r w:rsidR="00522467">
        <w:rPr>
          <w:rFonts w:hint="eastAsia"/>
        </w:rPr>
        <w:t>flagLogin</w:t>
      </w:r>
      <w:r w:rsidR="00522467">
        <w:t>）</w:t>
      </w:r>
      <w:r w:rsidR="00522467">
        <w:rPr>
          <w:rFonts w:hint="eastAsia"/>
        </w:rPr>
        <w:t>にtrueを設定する．</w:t>
      </w:r>
    </w:p>
    <w:p w14:paraId="7CD0FDB9" w14:textId="0C4642F6" w:rsidR="00522467" w:rsidRDefault="00522467" w:rsidP="00D37BF1">
      <w:pPr>
        <w:pStyle w:val="ListParagraph"/>
        <w:ind w:leftChars="1172" w:left="2461"/>
      </w:pPr>
      <w:r>
        <w:rPr>
          <w:rFonts w:hint="eastAsia"/>
        </w:rPr>
        <w:t>ログインボタンの表記を「ログアウト」に変更する．</w:t>
      </w:r>
    </w:p>
    <w:p w14:paraId="4608734B" w14:textId="783126B1" w:rsidR="003F7DCC" w:rsidRDefault="00EB1B16" w:rsidP="00D37BF1">
      <w:pPr>
        <w:pStyle w:val="ListParagraph"/>
        <w:ind w:leftChars="1172" w:left="2461"/>
      </w:pPr>
      <w:r>
        <w:rPr>
          <w:rFonts w:hint="eastAsia"/>
        </w:rPr>
        <w:t>ログインID</w:t>
      </w:r>
      <w:r w:rsidR="004518BF">
        <w:rPr>
          <w:rFonts w:hint="eastAsia"/>
        </w:rPr>
        <w:t>テキストフィールドにログインダイアログに入力したログインIDを設定</w:t>
      </w:r>
      <w:r w:rsidR="004351D3">
        <w:rPr>
          <w:rFonts w:hint="eastAsia"/>
        </w:rPr>
        <w:t>する</w:t>
      </w:r>
      <w:r w:rsidR="00D47E0F">
        <w:rPr>
          <w:rFonts w:hint="eastAsia"/>
        </w:rPr>
        <w:t>．</w:t>
      </w:r>
    </w:p>
    <w:p w14:paraId="1544AB3C" w14:textId="4D3BCCB4" w:rsidR="00522467" w:rsidRPr="00D37BF1" w:rsidRDefault="00D47E0F" w:rsidP="00D37BF1">
      <w:pPr>
        <w:pStyle w:val="ListParagraph"/>
        <w:ind w:leftChars="1172" w:left="2461"/>
      </w:pPr>
      <w:r>
        <w:rPr>
          <w:rFonts w:hint="eastAsia"/>
        </w:rPr>
        <w:t>戻り値の文字列にNULLを</w:t>
      </w:r>
      <w:r w:rsidR="008A64A3">
        <w:rPr>
          <w:rFonts w:hint="eastAsia"/>
        </w:rPr>
        <w:t>設定する．</w:t>
      </w:r>
    </w:p>
    <w:p w14:paraId="014633B5" w14:textId="4242BFD8" w:rsidR="00053059" w:rsidRDefault="00101FCE" w:rsidP="00101FCE">
      <w:pPr>
        <w:pStyle w:val="ListParagraph"/>
        <w:ind w:leftChars="1072" w:left="2251"/>
      </w:pPr>
      <w:r>
        <w:rPr>
          <w:rFonts w:hint="eastAsia"/>
        </w:rPr>
        <w:t>パスワードが</w:t>
      </w:r>
      <w:r w:rsidR="003C3FB0">
        <w:rPr>
          <w:rFonts w:hint="eastAsia"/>
        </w:rPr>
        <w:t>不一致</w:t>
      </w:r>
      <w:r>
        <w:rPr>
          <w:rFonts w:hint="eastAsia"/>
        </w:rPr>
        <w:t>：</w:t>
      </w:r>
    </w:p>
    <w:p w14:paraId="7D584D5A" w14:textId="27277BFF" w:rsidR="003C3FB0" w:rsidRDefault="00F345E8" w:rsidP="003C3FB0">
      <w:pPr>
        <w:pStyle w:val="ListParagraph"/>
        <w:ind w:leftChars="1172" w:left="2461"/>
      </w:pPr>
      <w:r>
        <w:rPr>
          <w:rFonts w:hint="eastAsia"/>
        </w:rPr>
        <w:t>戻り値</w:t>
      </w:r>
      <w:r w:rsidR="00C80F5E">
        <w:rPr>
          <w:rFonts w:hint="eastAsia"/>
        </w:rPr>
        <w:t>に「「IDまたは</w:t>
      </w:r>
      <w:r w:rsidR="00FA0058">
        <w:rPr>
          <w:rFonts w:hint="eastAsia"/>
        </w:rPr>
        <w:t>パスワードが違います．」</w:t>
      </w:r>
      <w:r w:rsidR="00B21E67">
        <w:rPr>
          <w:rFonts w:hint="eastAsia"/>
        </w:rPr>
        <w:t>を設定する．</w:t>
      </w:r>
    </w:p>
    <w:p w14:paraId="35E98A63" w14:textId="0CA0BB04" w:rsidR="00B21E67" w:rsidRDefault="00B21E67" w:rsidP="00B21E67">
      <w:pPr>
        <w:pStyle w:val="ListParagraph"/>
        <w:ind w:leftChars="1072" w:left="2251"/>
      </w:pPr>
      <w:r>
        <w:rPr>
          <w:rFonts w:hint="eastAsia"/>
        </w:rPr>
        <w:t>MySQL</w:t>
      </w:r>
      <w:r w:rsidR="00544F4D">
        <w:rPr>
          <w:rFonts w:hint="eastAsia"/>
        </w:rPr>
        <w:t>とのConnectionをCloseする．</w:t>
      </w:r>
    </w:p>
    <w:p w14:paraId="61ADAA8A" w14:textId="6EE9AFB3" w:rsidR="009556D2" w:rsidRDefault="00544F4D" w:rsidP="00205B95">
      <w:pPr>
        <w:pStyle w:val="ListParagraph"/>
        <w:ind w:leftChars="1072" w:left="2251"/>
      </w:pPr>
      <w:r>
        <w:rPr>
          <w:rFonts w:hint="eastAsia"/>
        </w:rPr>
        <w:t>MySQLアクセス時にexceptionが発生した場合は，</w:t>
      </w:r>
      <w:r w:rsidR="00C07D98">
        <w:rPr>
          <w:rFonts w:hint="eastAsia"/>
        </w:rPr>
        <w:t>StackTraceをコンソールに表示する．</w:t>
      </w:r>
    </w:p>
    <w:p w14:paraId="0D36A680" w14:textId="37A87007" w:rsidR="00205B95" w:rsidRDefault="00205B95" w:rsidP="00205B95"/>
    <w:p w14:paraId="086FE5DE" w14:textId="6E4DA10C" w:rsidR="004B3A9E" w:rsidRDefault="009556D2" w:rsidP="00325C73">
      <w:pPr>
        <w:pStyle w:val="ListParagraph"/>
        <w:numPr>
          <w:ilvl w:val="2"/>
          <w:numId w:val="1"/>
        </w:numPr>
        <w:ind w:leftChars="0"/>
        <w:outlineLvl w:val="2"/>
      </w:pPr>
      <w:bookmarkStart w:id="21" w:name="_Toc138931259"/>
      <w:r>
        <w:rPr>
          <w:rFonts w:hint="eastAsia"/>
        </w:rPr>
        <w:t>g</w:t>
      </w:r>
      <w:r>
        <w:t>etFacility</w:t>
      </w:r>
      <w:r w:rsidR="009E4E7C">
        <w:t>Explanation</w:t>
      </w:r>
      <w:r w:rsidR="00D02989">
        <w:rPr>
          <w:rFonts w:hint="eastAsia"/>
        </w:rPr>
        <w:t>メソッド</w:t>
      </w:r>
      <w:bookmarkEnd w:id="21"/>
    </w:p>
    <w:p w14:paraId="2AE2F356" w14:textId="1F157CB0" w:rsidR="00D02989" w:rsidRDefault="00D02989" w:rsidP="00D02989">
      <w:pPr>
        <w:pStyle w:val="ListParagraph"/>
        <w:ind w:leftChars="0" w:left="1418"/>
      </w:pPr>
      <w:r>
        <w:rPr>
          <w:rFonts w:hint="eastAsia"/>
        </w:rPr>
        <w:t xml:space="preserve">　MainFrameの教室概要ボタン押下時にMainFrameにより呼び出され，引数として教室IDを受け取る．</w:t>
      </w:r>
    </w:p>
    <w:p w14:paraId="7A75787D" w14:textId="2B060EE4" w:rsidR="009D5C09" w:rsidRDefault="009D5C09" w:rsidP="00D02989">
      <w:pPr>
        <w:pStyle w:val="ListParagraph"/>
        <w:ind w:leftChars="0" w:left="1418"/>
      </w:pPr>
      <w:r>
        <w:rPr>
          <w:rFonts w:hint="eastAsia"/>
        </w:rPr>
        <w:t>本メソッドでは，MySQLに接続し，受け取った教室IDでfacilityテーブルを検索し，該当するデータのe</w:t>
      </w:r>
      <w:r>
        <w:t>xplanation</w:t>
      </w:r>
      <w:r>
        <w:rPr>
          <w:rFonts w:hint="eastAsia"/>
        </w:rPr>
        <w:t>，open_time，close_time</w:t>
      </w:r>
      <w:r w:rsidR="00C8683D">
        <w:rPr>
          <w:rFonts w:hint="eastAsia"/>
        </w:rPr>
        <w:t>より，表示用の教室概要データを作成し，戻り値として返す．</w:t>
      </w:r>
      <w:r w:rsidR="00F6589A">
        <w:t xml:space="preserve"> </w:t>
      </w:r>
    </w:p>
    <w:p w14:paraId="25E0A0D3" w14:textId="0CDE3E72" w:rsidR="008523B4" w:rsidRDefault="008523B4" w:rsidP="00D02989">
      <w:pPr>
        <w:pStyle w:val="ListParagraph"/>
        <w:ind w:leftChars="0" w:left="1418"/>
      </w:pPr>
      <w:r>
        <w:rPr>
          <w:rFonts w:hint="eastAsia"/>
        </w:rPr>
        <w:t>MySQLとの通信でe</w:t>
      </w:r>
      <w:r>
        <w:t>xception</w:t>
      </w:r>
      <w:r>
        <w:rPr>
          <w:rFonts w:hint="eastAsia"/>
        </w:rPr>
        <w:t>が発生した場合は，コンソールにStackTraceを表示する．</w:t>
      </w:r>
    </w:p>
    <w:p w14:paraId="701A35E5" w14:textId="7FBEF208" w:rsidR="00774E3D" w:rsidRDefault="005B70A3" w:rsidP="00774E3D">
      <w:pPr>
        <w:pStyle w:val="ListParagraph"/>
        <w:numPr>
          <w:ilvl w:val="2"/>
          <w:numId w:val="1"/>
        </w:numPr>
        <w:ind w:leftChars="0"/>
        <w:outlineLvl w:val="2"/>
      </w:pPr>
      <w:bookmarkStart w:id="22" w:name="_Toc138931260"/>
      <w:r>
        <w:t>make</w:t>
      </w:r>
      <w:r w:rsidR="00774E3D">
        <w:rPr>
          <w:rFonts w:hint="eastAsia"/>
        </w:rPr>
        <w:t>Reservatio</w:t>
      </w:r>
      <w:r>
        <w:t>nstatus</w:t>
      </w:r>
      <w:r w:rsidR="00B22D82">
        <w:rPr>
          <w:rFonts w:hint="eastAsia"/>
        </w:rPr>
        <w:t>メソッド</w:t>
      </w:r>
      <w:bookmarkEnd w:id="22"/>
    </w:p>
    <w:p w14:paraId="3C30497C" w14:textId="5E4B3C77" w:rsidR="00B374C9" w:rsidRPr="00B374C9" w:rsidRDefault="00B374C9" w:rsidP="00D85F08">
      <w:pPr>
        <w:pStyle w:val="ListParagraph"/>
        <w:ind w:leftChars="772" w:left="1621"/>
      </w:pPr>
      <w:r w:rsidRPr="00B374C9">
        <w:t>MainFrame</w:t>
      </w:r>
      <w:r w:rsidRPr="00B374C9">
        <w:rPr>
          <w:rFonts w:hint="eastAsia"/>
        </w:rPr>
        <w:t>の新規予約ボタン押下時に</w:t>
      </w:r>
      <w:r w:rsidRPr="00B374C9">
        <w:t>MainFrame</w:t>
      </w:r>
      <w:r w:rsidRPr="00B374C9">
        <w:rPr>
          <w:rFonts w:hint="eastAsia"/>
        </w:rPr>
        <w:t>により呼出される</w:t>
      </w:r>
      <w:r w:rsidRPr="00B374C9">
        <w:t xml:space="preserve">  </w:t>
      </w:r>
    </w:p>
    <w:p w14:paraId="3125DAAD" w14:textId="788CA90B" w:rsidR="00D152B9" w:rsidRPr="00B374C9" w:rsidRDefault="00B374C9" w:rsidP="00971AE2">
      <w:pPr>
        <w:pStyle w:val="ListParagraph"/>
        <w:ind w:leftChars="772" w:left="1621"/>
      </w:pPr>
      <w:r w:rsidRPr="00B374C9">
        <w:rPr>
          <w:rFonts w:hint="eastAsia"/>
        </w:rPr>
        <w:t>ログイン状態</w:t>
      </w:r>
      <w:r w:rsidR="00D85F08">
        <w:rPr>
          <w:rFonts w:hint="eastAsia"/>
        </w:rPr>
        <w:t>に関わらず起動</w:t>
      </w:r>
    </w:p>
    <w:p w14:paraId="7F37B792" w14:textId="49E68609" w:rsidR="00B374C9" w:rsidRDefault="00B374C9" w:rsidP="00B374C9">
      <w:pPr>
        <w:pStyle w:val="ListParagraph"/>
        <w:ind w:leftChars="772" w:left="1621"/>
      </w:pPr>
      <w:r w:rsidRPr="00B374C9">
        <w:rPr>
          <w:rFonts w:hint="eastAsia"/>
        </w:rPr>
        <w:t>予約</w:t>
      </w:r>
      <w:r w:rsidR="00673D1E">
        <w:rPr>
          <w:rFonts w:hint="eastAsia"/>
        </w:rPr>
        <w:t>状況メッセージ</w:t>
      </w:r>
      <w:r w:rsidRPr="00B374C9">
        <w:rPr>
          <w:rFonts w:hint="eastAsia"/>
        </w:rPr>
        <w:t>を表示し、制御を予約ダイアログに移す</w:t>
      </w:r>
      <w:r w:rsidRPr="00B374C9">
        <w:t xml:space="preserve">. </w:t>
      </w:r>
    </w:p>
    <w:p w14:paraId="178A6A68" w14:textId="77777777" w:rsidR="00B374C9" w:rsidRPr="00B374C9" w:rsidRDefault="00B374C9" w:rsidP="00B374C9">
      <w:pPr>
        <w:pStyle w:val="ListParagraph"/>
        <w:ind w:leftChars="772" w:left="1621"/>
      </w:pPr>
      <w:r w:rsidRPr="00B374C9">
        <w:rPr>
          <w:rFonts w:hint="eastAsia"/>
        </w:rPr>
        <w:t>予約操作キャンセルでダイアログが閉じられたとき</w:t>
      </w:r>
      <w:r w:rsidRPr="00B374C9">
        <w:t xml:space="preserve">: </w:t>
      </w:r>
    </w:p>
    <w:p w14:paraId="02B5DAE5" w14:textId="26A197D3" w:rsidR="00004942" w:rsidRPr="00B374C9" w:rsidRDefault="00B374C9" w:rsidP="00F768A1">
      <w:pPr>
        <w:pStyle w:val="ListParagraph"/>
        <w:ind w:leftChars="772" w:left="1621"/>
      </w:pPr>
      <w:r w:rsidRPr="00B374C9">
        <w:rPr>
          <w:rFonts w:hint="eastAsia"/>
        </w:rPr>
        <w:t>戻り値の値に「</w:t>
      </w:r>
      <w:r w:rsidRPr="00B374C9">
        <w:t>””</w:t>
      </w:r>
      <w:r w:rsidRPr="00B374C9">
        <w:rPr>
          <w:rFonts w:hint="eastAsia"/>
        </w:rPr>
        <w:t>」空文字列を設定し、処理を終了させる</w:t>
      </w:r>
      <w:r w:rsidRPr="00B374C9">
        <w:t xml:space="preserve">. </w:t>
      </w:r>
    </w:p>
    <w:p w14:paraId="41A6B5DB" w14:textId="126AF80E" w:rsidR="000248D3" w:rsidRDefault="00D01C2D" w:rsidP="00934FDC">
      <w:pPr>
        <w:pStyle w:val="ListParagraph"/>
        <w:ind w:leftChars="772" w:left="1621"/>
      </w:pPr>
      <w:r>
        <w:rPr>
          <w:rFonts w:hint="eastAsia"/>
        </w:rPr>
        <w:t>西暦が</w:t>
      </w:r>
      <w:r w:rsidR="00923E33">
        <w:rPr>
          <w:rFonts w:hint="eastAsia"/>
        </w:rPr>
        <w:t>4桁で入力されなかった</w:t>
      </w:r>
      <w:r w:rsidR="0051431D">
        <w:rPr>
          <w:rFonts w:hint="eastAsia"/>
        </w:rPr>
        <w:t>とき：</w:t>
      </w:r>
    </w:p>
    <w:p w14:paraId="1AAB254B" w14:textId="4166189C" w:rsidR="0051431D" w:rsidRPr="00B835DC" w:rsidRDefault="00B835DC" w:rsidP="00550CD8">
      <w:pPr>
        <w:pStyle w:val="ListParagraph"/>
        <w:ind w:leftChars="772" w:left="1621"/>
      </w:pPr>
      <w:r>
        <w:rPr>
          <w:rFonts w:hint="eastAsia"/>
        </w:rPr>
        <w:t>戻り値の値に</w:t>
      </w:r>
      <w:r w:rsidR="00E04A26">
        <w:rPr>
          <w:rFonts w:hint="eastAsia"/>
        </w:rPr>
        <w:t>「</w:t>
      </w:r>
      <w:r w:rsidRPr="00B835DC">
        <w:t>日付の書式を修正して下さい</w:t>
      </w:r>
      <w:r w:rsidR="00E04A26">
        <w:rPr>
          <w:rFonts w:hint="eastAsia"/>
        </w:rPr>
        <w:t>」</w:t>
      </w:r>
      <w:r w:rsidR="00550CD8">
        <w:rPr>
          <w:rFonts w:hint="eastAsia"/>
        </w:rPr>
        <w:t>を格納</w:t>
      </w:r>
    </w:p>
    <w:p w14:paraId="4262AF22" w14:textId="09314167" w:rsidR="00B374C9" w:rsidRPr="00B374C9" w:rsidRDefault="00B374C9" w:rsidP="00B374C9">
      <w:pPr>
        <w:pStyle w:val="ListParagraph"/>
        <w:ind w:leftChars="772" w:left="1621"/>
      </w:pPr>
      <w:r w:rsidRPr="00B374C9">
        <w:rPr>
          <w:rFonts w:hint="eastAsia"/>
        </w:rPr>
        <w:t>日付が正しく入力さなかった場合</w:t>
      </w:r>
      <w:r w:rsidRPr="00B374C9">
        <w:t xml:space="preserve">: </w:t>
      </w:r>
    </w:p>
    <w:p w14:paraId="5EE5900E" w14:textId="3B7DC986" w:rsidR="00B374C9" w:rsidRPr="00B374C9" w:rsidRDefault="00B374C9" w:rsidP="00F9062D">
      <w:pPr>
        <w:pStyle w:val="ListParagraph"/>
        <w:ind w:leftChars="772" w:left="1621"/>
      </w:pPr>
      <w:r w:rsidRPr="00B374C9">
        <w:rPr>
          <w:rFonts w:hint="eastAsia"/>
        </w:rPr>
        <w:t>戻り値の値に「</w:t>
      </w:r>
      <w:r w:rsidR="00F9062D" w:rsidRPr="00F9062D">
        <w:t>日付の値を修正して下さい</w:t>
      </w:r>
      <w:r w:rsidRPr="00B374C9">
        <w:rPr>
          <w:rFonts w:hint="eastAsia"/>
        </w:rPr>
        <w:t>」を</w:t>
      </w:r>
      <w:r w:rsidR="00550CD8">
        <w:rPr>
          <w:rFonts w:hint="eastAsia"/>
        </w:rPr>
        <w:t>格納</w:t>
      </w:r>
      <w:r w:rsidRPr="00B374C9">
        <w:t xml:space="preserve">. </w:t>
      </w:r>
    </w:p>
    <w:p w14:paraId="27D447B9" w14:textId="77777777" w:rsidR="00B374C9" w:rsidRDefault="00B374C9" w:rsidP="00B374C9">
      <w:pPr>
        <w:pStyle w:val="ListParagraph"/>
        <w:ind w:leftChars="772" w:left="1621"/>
      </w:pPr>
      <w:r w:rsidRPr="00B374C9">
        <w:rPr>
          <w:rFonts w:hint="eastAsia"/>
        </w:rPr>
        <w:t>日付が正しく入力された場合</w:t>
      </w:r>
      <w:r w:rsidRPr="00B374C9">
        <w:t xml:space="preserve">: </w:t>
      </w:r>
    </w:p>
    <w:p w14:paraId="2DD33B21" w14:textId="77777777" w:rsidR="005207FF" w:rsidRDefault="005207FF" w:rsidP="005207FF">
      <w:pPr>
        <w:pStyle w:val="ListParagraph"/>
        <w:ind w:leftChars="772" w:left="1621"/>
      </w:pPr>
      <w:r>
        <w:rPr>
          <w:rFonts w:hint="eastAsia"/>
        </w:rPr>
        <w:t>新規予約画面から、年月日を取得</w:t>
      </w:r>
    </w:p>
    <w:p w14:paraId="438DB12F" w14:textId="4BC0E0C9" w:rsidR="005207FF" w:rsidRPr="00B374C9" w:rsidRDefault="005207FF" w:rsidP="005207FF">
      <w:pPr>
        <w:pStyle w:val="ListParagraph"/>
        <w:ind w:leftChars="772" w:left="1621"/>
      </w:pPr>
      <w:r>
        <w:rPr>
          <w:rFonts w:hint="eastAsia"/>
        </w:rPr>
        <w:t>月と日が一桁だった時、数字の前に０を付与しString型に合成</w:t>
      </w:r>
    </w:p>
    <w:p w14:paraId="24263174" w14:textId="1D3DE64D" w:rsidR="00DB5281" w:rsidRPr="00B374C9" w:rsidRDefault="00DB5281" w:rsidP="00B374C9">
      <w:pPr>
        <w:pStyle w:val="ListParagraph"/>
        <w:ind w:leftChars="772" w:left="1621"/>
        <w:rPr>
          <w:color w:val="000000" w:themeColor="text1"/>
        </w:rPr>
      </w:pPr>
      <w:r w:rsidRPr="00DB5281">
        <w:rPr>
          <w:rFonts w:hint="eastAsia"/>
          <w:color w:val="000000" w:themeColor="text1"/>
        </w:rPr>
        <w:t>予約状況</w:t>
      </w:r>
      <w:r>
        <w:rPr>
          <w:rFonts w:hint="eastAsia"/>
          <w:color w:val="000000" w:themeColor="text1"/>
        </w:rPr>
        <w:t>ダイ</w:t>
      </w:r>
      <w:r w:rsidR="00AF2BB7">
        <w:rPr>
          <w:rFonts w:hint="eastAsia"/>
          <w:color w:val="000000" w:themeColor="text1"/>
        </w:rPr>
        <w:t>ア</w:t>
      </w:r>
      <w:r>
        <w:rPr>
          <w:rFonts w:hint="eastAsia"/>
          <w:color w:val="000000" w:themeColor="text1"/>
        </w:rPr>
        <w:t>ログ</w:t>
      </w:r>
      <w:r w:rsidR="00AF2BB7">
        <w:rPr>
          <w:rFonts w:hint="eastAsia"/>
          <w:color w:val="000000" w:themeColor="text1"/>
        </w:rPr>
        <w:t>を押</w:t>
      </w:r>
      <w:r w:rsidR="009C3FAF">
        <w:rPr>
          <w:rFonts w:hint="eastAsia"/>
          <w:color w:val="000000" w:themeColor="text1"/>
        </w:rPr>
        <w:t>したとき</w:t>
      </w:r>
      <w:r w:rsidR="00B00460">
        <w:rPr>
          <w:rFonts w:hint="eastAsia"/>
          <w:color w:val="000000" w:themeColor="text1"/>
        </w:rPr>
        <w:t>：</w:t>
      </w:r>
    </w:p>
    <w:p w14:paraId="3FE224CD" w14:textId="77777777" w:rsidR="00B374C9" w:rsidRPr="00B374C9" w:rsidRDefault="00B374C9" w:rsidP="00B374C9">
      <w:pPr>
        <w:pStyle w:val="ListParagraph"/>
        <w:ind w:leftChars="772" w:left="1621"/>
      </w:pPr>
      <w:r w:rsidRPr="00B374C9">
        <w:t>MySQL</w:t>
      </w:r>
      <w:r w:rsidRPr="00B374C9">
        <w:rPr>
          <w:rFonts w:hint="eastAsia"/>
        </w:rPr>
        <w:t>との</w:t>
      </w:r>
      <w:r w:rsidRPr="00B374C9">
        <w:t>Connection</w:t>
      </w:r>
      <w:r w:rsidRPr="00B374C9">
        <w:rPr>
          <w:rFonts w:hint="eastAsia"/>
        </w:rPr>
        <w:t>を確立する</w:t>
      </w:r>
      <w:r w:rsidRPr="00B374C9">
        <w:t xml:space="preserve">. </w:t>
      </w:r>
    </w:p>
    <w:p w14:paraId="61AAB06D" w14:textId="77777777" w:rsidR="00B374C9" w:rsidRPr="00B374C9" w:rsidRDefault="00B374C9" w:rsidP="00B374C9">
      <w:pPr>
        <w:pStyle w:val="ListParagraph"/>
        <w:ind w:leftChars="772" w:left="1621"/>
      </w:pPr>
      <w:r w:rsidRPr="00B374C9">
        <w:rPr>
          <w:rFonts w:hint="eastAsia"/>
        </w:rPr>
        <w:t>予約ダイアログに入力された情報をもとに</w:t>
      </w:r>
      <w:r w:rsidRPr="00B374C9">
        <w:t>reservation</w:t>
      </w:r>
      <w:r w:rsidRPr="00B374C9">
        <w:rPr>
          <w:rFonts w:hint="eastAsia"/>
        </w:rPr>
        <w:t>テーブルへ設定する</w:t>
      </w:r>
      <w:r w:rsidRPr="00B374C9">
        <w:t xml:space="preserve"> </w:t>
      </w:r>
    </w:p>
    <w:p w14:paraId="6C3F2B46" w14:textId="4CC8D717" w:rsidR="00B374C9" w:rsidRPr="00B374C9" w:rsidRDefault="00B374C9" w:rsidP="00B374C9">
      <w:pPr>
        <w:pStyle w:val="ListParagraph"/>
        <w:ind w:leftChars="772" w:left="1621"/>
      </w:pPr>
      <w:r w:rsidRPr="00B374C9">
        <w:rPr>
          <w:rFonts w:hint="eastAsia"/>
        </w:rPr>
        <w:t>戻り値に</w:t>
      </w:r>
      <w:r w:rsidR="00EC53C9">
        <w:rPr>
          <w:rFonts w:hint="eastAsia"/>
        </w:rPr>
        <w:t>「</w:t>
      </w:r>
      <w:r w:rsidR="006261EE">
        <w:rPr>
          <w:rFonts w:hint="eastAsia"/>
        </w:rPr>
        <w:t>教室概要</w:t>
      </w:r>
      <w:r w:rsidR="00332C0E">
        <w:rPr>
          <w:rFonts w:hint="eastAsia"/>
        </w:rPr>
        <w:t>情報データ</w:t>
      </w:r>
      <w:r w:rsidR="00EC53C9">
        <w:rPr>
          <w:rFonts w:hint="eastAsia"/>
        </w:rPr>
        <w:t>」</w:t>
      </w:r>
      <w:r w:rsidRPr="00B374C9">
        <w:rPr>
          <w:rFonts w:hint="eastAsia"/>
        </w:rPr>
        <w:t>を</w:t>
      </w:r>
      <w:r w:rsidR="00332C0E">
        <w:rPr>
          <w:rFonts w:hint="eastAsia"/>
        </w:rPr>
        <w:t>格納</w:t>
      </w:r>
      <w:r w:rsidRPr="00B374C9">
        <w:rPr>
          <w:rFonts w:hint="eastAsia"/>
        </w:rPr>
        <w:t>する</w:t>
      </w:r>
      <w:r w:rsidRPr="00B374C9">
        <w:t xml:space="preserve">. </w:t>
      </w:r>
    </w:p>
    <w:p w14:paraId="38928056" w14:textId="4E6C08ED" w:rsidR="00774E3D" w:rsidRDefault="00B374C9" w:rsidP="00B374C9">
      <w:pPr>
        <w:pStyle w:val="ListParagraph"/>
        <w:ind w:leftChars="772" w:left="1621"/>
      </w:pPr>
      <w:r w:rsidRPr="00B374C9">
        <w:t>MySQL</w:t>
      </w:r>
      <w:r w:rsidRPr="00B374C9">
        <w:rPr>
          <w:rFonts w:hint="eastAsia"/>
        </w:rPr>
        <w:t>との</w:t>
      </w:r>
      <w:r w:rsidRPr="00B374C9">
        <w:t>Connection</w:t>
      </w:r>
      <w:r w:rsidRPr="00B374C9">
        <w:rPr>
          <w:rFonts w:hint="eastAsia"/>
        </w:rPr>
        <w:t>を切断する</w:t>
      </w:r>
      <w:r w:rsidRPr="00B374C9">
        <w:t>.</w:t>
      </w:r>
    </w:p>
    <w:p w14:paraId="365A619F" w14:textId="55C09085" w:rsidR="00AD5B47" w:rsidRDefault="0014791E" w:rsidP="00B374C9">
      <w:pPr>
        <w:pStyle w:val="ListParagraph"/>
        <w:ind w:leftChars="772" w:left="1621"/>
      </w:pPr>
      <w:r>
        <w:rPr>
          <w:rFonts w:hint="eastAsia"/>
        </w:rPr>
        <w:t>予約ダイアログが入力されていない場合：</w:t>
      </w:r>
    </w:p>
    <w:p w14:paraId="42E75FCC" w14:textId="3B0272F8" w:rsidR="0014791E" w:rsidRDefault="00D6514F" w:rsidP="00B374C9">
      <w:pPr>
        <w:pStyle w:val="ListParagraph"/>
        <w:ind w:leftChars="772" w:left="1621"/>
      </w:pPr>
      <w:r>
        <w:rPr>
          <w:rFonts w:hint="eastAsia"/>
        </w:rPr>
        <w:t>戻り値に「</w:t>
      </w:r>
      <w:r w:rsidR="003B6809">
        <w:rPr>
          <w:rFonts w:hint="eastAsia"/>
        </w:rPr>
        <w:t>指定された</w:t>
      </w:r>
      <w:r w:rsidR="00877046">
        <w:rPr>
          <w:rFonts w:hint="eastAsia"/>
        </w:rPr>
        <w:t>教室</w:t>
      </w:r>
      <w:r w:rsidR="00C108D3">
        <w:rPr>
          <w:rFonts w:hint="eastAsia"/>
        </w:rPr>
        <w:t>、日付には</w:t>
      </w:r>
      <w:r w:rsidR="001E3502">
        <w:rPr>
          <w:rFonts w:hint="eastAsia"/>
        </w:rPr>
        <w:t>予約が入って</w:t>
      </w:r>
      <w:r w:rsidR="00222322">
        <w:rPr>
          <w:rFonts w:hint="eastAsia"/>
        </w:rPr>
        <w:t>おりません</w:t>
      </w:r>
      <w:r>
        <w:rPr>
          <w:rFonts w:hint="eastAsia"/>
        </w:rPr>
        <w:t>」</w:t>
      </w:r>
      <w:r w:rsidR="00222322">
        <w:rPr>
          <w:rFonts w:hint="eastAsia"/>
        </w:rPr>
        <w:t>を格納</w:t>
      </w:r>
    </w:p>
    <w:p w14:paraId="1446DA06" w14:textId="10260404" w:rsidR="00E302F4" w:rsidRDefault="00E302F4" w:rsidP="00B374C9">
      <w:pPr>
        <w:pStyle w:val="ListParagraph"/>
        <w:ind w:leftChars="772" w:left="1621"/>
      </w:pPr>
      <w:r>
        <w:rPr>
          <w:rFonts w:hint="eastAsia"/>
        </w:rPr>
        <w:t>例外が</w:t>
      </w:r>
      <w:r w:rsidR="004672BB">
        <w:rPr>
          <w:rFonts w:hint="eastAsia"/>
        </w:rPr>
        <w:t>発生したとき：</w:t>
      </w:r>
    </w:p>
    <w:p w14:paraId="24E067B4" w14:textId="52A002BC" w:rsidR="004672BB" w:rsidRDefault="00917201" w:rsidP="00B374C9">
      <w:pPr>
        <w:pStyle w:val="ListParagraph"/>
        <w:ind w:leftChars="772" w:left="1621"/>
      </w:pPr>
      <w:r>
        <w:rPr>
          <w:rFonts w:hint="eastAsia"/>
        </w:rPr>
        <w:t>StackTraceを表示</w:t>
      </w:r>
    </w:p>
    <w:p w14:paraId="193CE6F0" w14:textId="02E7EB97" w:rsidR="002A4F31" w:rsidRDefault="007834BE" w:rsidP="00B374C9">
      <w:pPr>
        <w:pStyle w:val="ListParagraph"/>
        <w:ind w:leftChars="772" w:left="1621"/>
      </w:pPr>
      <w:r>
        <w:rPr>
          <w:rFonts w:hint="eastAsia"/>
        </w:rPr>
        <w:t>Mysqlとの</w:t>
      </w:r>
      <w:r w:rsidR="00394801" w:rsidRPr="00B374C9">
        <w:t>Connection</w:t>
      </w:r>
      <w:r>
        <w:rPr>
          <w:rFonts w:hint="eastAsia"/>
        </w:rPr>
        <w:t>を切断</w:t>
      </w:r>
    </w:p>
    <w:p w14:paraId="392DDF48" w14:textId="77777777" w:rsidR="00A30C24" w:rsidRDefault="00A30C24" w:rsidP="00D02989">
      <w:pPr>
        <w:pStyle w:val="ListParagraph"/>
        <w:ind w:leftChars="0" w:left="1418"/>
      </w:pPr>
    </w:p>
    <w:p w14:paraId="134C8895" w14:textId="6543F399" w:rsidR="007772D7" w:rsidRDefault="007772D7" w:rsidP="003A6C68">
      <w:pPr>
        <w:pStyle w:val="ListParagraph"/>
        <w:widowControl/>
        <w:numPr>
          <w:ilvl w:val="1"/>
          <w:numId w:val="1"/>
        </w:numPr>
        <w:ind w:leftChars="0"/>
        <w:jc w:val="left"/>
        <w:outlineLvl w:val="1"/>
      </w:pPr>
      <w:bookmarkStart w:id="23" w:name="_Toc138931261"/>
      <w:r>
        <w:rPr>
          <w:rFonts w:hint="eastAsia"/>
        </w:rPr>
        <w:t>LoginDialog</w:t>
      </w:r>
      <w:bookmarkEnd w:id="23"/>
    </w:p>
    <w:tbl>
      <w:tblPr>
        <w:tblpPr w:leftFromText="142" w:rightFromText="142" w:vertAnchor="page" w:horzAnchor="page" w:tblpX="1801" w:tblpY="577"/>
        <w:tblW w:w="4243" w:type="dxa"/>
        <w:tblCellMar>
          <w:left w:w="0" w:type="dxa"/>
          <w:right w:w="0" w:type="dxa"/>
        </w:tblCellMar>
        <w:tblLook w:val="0420" w:firstRow="1" w:lastRow="0" w:firstColumn="0" w:lastColumn="0" w:noHBand="0" w:noVBand="1"/>
      </w:tblPr>
      <w:tblGrid>
        <w:gridCol w:w="4243"/>
      </w:tblGrid>
      <w:tr w:rsidR="00A30C24" w:rsidRPr="00672765" w14:paraId="53457D41" w14:textId="77777777" w:rsidTr="00B6078C">
        <w:trPr>
          <w:trHeight w:val="476"/>
        </w:trPr>
        <w:tc>
          <w:tcPr>
            <w:tcW w:w="42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55399F0" w14:textId="77777777" w:rsidR="00A30C24" w:rsidRPr="00672765" w:rsidRDefault="00A30C24" w:rsidP="00A30C24">
            <w:r w:rsidRPr="00672765">
              <w:t>LoginDialog</w:t>
            </w:r>
          </w:p>
        </w:tc>
      </w:tr>
      <w:tr w:rsidR="00A30C24" w:rsidRPr="00672765" w14:paraId="6E4BE978" w14:textId="77777777" w:rsidTr="00B6078C">
        <w:trPr>
          <w:trHeight w:val="584"/>
        </w:trPr>
        <w:tc>
          <w:tcPr>
            <w:tcW w:w="42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E30420" w14:textId="77777777" w:rsidR="00A30C24" w:rsidRPr="00672765" w:rsidRDefault="00A30C24" w:rsidP="00A30C24">
            <w:r w:rsidRPr="00672765">
              <w:t>~Boolean canceled</w:t>
            </w:r>
          </w:p>
          <w:p w14:paraId="3F220D7A" w14:textId="77777777" w:rsidR="00A30C24" w:rsidRPr="00672765" w:rsidRDefault="00A30C24" w:rsidP="00A30C24">
            <w:r w:rsidRPr="00672765">
              <w:t>~TextField tfUserID</w:t>
            </w:r>
          </w:p>
          <w:p w14:paraId="186BD099" w14:textId="77777777" w:rsidR="00A30C24" w:rsidRPr="00672765" w:rsidRDefault="00A30C24" w:rsidP="00A30C24">
            <w:r w:rsidRPr="00672765">
              <w:t>~TextField tfPassword</w:t>
            </w:r>
          </w:p>
          <w:p w14:paraId="7B2E37CC" w14:textId="77777777" w:rsidR="00A30C24" w:rsidRPr="00672765" w:rsidRDefault="00A30C24" w:rsidP="00A30C24">
            <w:r w:rsidRPr="00672765">
              <w:t>~Button buttonOK</w:t>
            </w:r>
          </w:p>
          <w:p w14:paraId="371F927C" w14:textId="77777777" w:rsidR="00A30C24" w:rsidRPr="00672765" w:rsidRDefault="00A30C24" w:rsidP="00A30C24">
            <w:r w:rsidRPr="00672765">
              <w:t>~Button buttonCancel</w:t>
            </w:r>
          </w:p>
          <w:p w14:paraId="51435ECF" w14:textId="77777777" w:rsidR="00A30C24" w:rsidRPr="00672765" w:rsidRDefault="00A30C24" w:rsidP="00A30C24">
            <w:r w:rsidRPr="00672765">
              <w:t>~Panel panelNorth</w:t>
            </w:r>
          </w:p>
          <w:p w14:paraId="20991B25" w14:textId="77777777" w:rsidR="00A30C24" w:rsidRPr="00672765" w:rsidRDefault="00A30C24" w:rsidP="00A30C24">
            <w:r w:rsidRPr="00672765">
              <w:t>~Panel panelCenter</w:t>
            </w:r>
          </w:p>
          <w:p w14:paraId="2CB31C28" w14:textId="77777777" w:rsidR="00A30C24" w:rsidRPr="00672765" w:rsidRDefault="00A30C24" w:rsidP="00A30C24">
            <w:r w:rsidRPr="00672765">
              <w:t>~Panel panelSouth</w:t>
            </w:r>
          </w:p>
        </w:tc>
      </w:tr>
      <w:tr w:rsidR="00A30C24" w:rsidRPr="00672765" w14:paraId="08415D8D" w14:textId="77777777" w:rsidTr="00B6078C">
        <w:trPr>
          <w:trHeight w:val="584"/>
        </w:trPr>
        <w:tc>
          <w:tcPr>
            <w:tcW w:w="42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48909C" w14:textId="77777777" w:rsidR="00A30C24" w:rsidRPr="00672765" w:rsidRDefault="00A30C24" w:rsidP="00A30C24">
            <w:r w:rsidRPr="00672765">
              <w:t>+LoginDialog ( Frame)</w:t>
            </w:r>
          </w:p>
          <w:p w14:paraId="07E09FCB" w14:textId="77777777" w:rsidR="00A30C24" w:rsidRPr="00672765" w:rsidRDefault="00A30C24" w:rsidP="00A30C24">
            <w:r w:rsidRPr="00672765">
              <w:t>+void windowClosing( WindowEvent)</w:t>
            </w:r>
          </w:p>
          <w:p w14:paraId="4F5EF09C" w14:textId="77777777" w:rsidR="00A30C24" w:rsidRPr="00672765" w:rsidRDefault="00A30C24" w:rsidP="00A30C24">
            <w:r w:rsidRPr="00672765">
              <w:t>+void actionPerformed( ActionEvent)</w:t>
            </w:r>
          </w:p>
        </w:tc>
      </w:tr>
    </w:tbl>
    <w:p w14:paraId="4A633DCF" w14:textId="77777777" w:rsidR="00C546F9" w:rsidRDefault="00C546F9" w:rsidP="0002240A">
      <w:pPr>
        <w:pStyle w:val="ListParagraph"/>
        <w:ind w:leftChars="0" w:left="992"/>
      </w:pPr>
    </w:p>
    <w:p w14:paraId="2F0BB6C7" w14:textId="77777777" w:rsidR="00C546F9" w:rsidRDefault="00C546F9" w:rsidP="0002240A">
      <w:pPr>
        <w:pStyle w:val="ListParagraph"/>
        <w:ind w:leftChars="0" w:left="992"/>
      </w:pPr>
    </w:p>
    <w:p w14:paraId="2AADD9F0" w14:textId="77777777" w:rsidR="00C546F9" w:rsidRDefault="00C546F9" w:rsidP="0002240A">
      <w:pPr>
        <w:pStyle w:val="ListParagraph"/>
        <w:ind w:leftChars="0" w:left="992"/>
      </w:pPr>
    </w:p>
    <w:p w14:paraId="787C6626" w14:textId="77777777" w:rsidR="00C546F9" w:rsidRDefault="00C546F9" w:rsidP="0002240A">
      <w:pPr>
        <w:pStyle w:val="ListParagraph"/>
        <w:ind w:leftChars="0" w:left="992"/>
      </w:pPr>
    </w:p>
    <w:p w14:paraId="42E496F9" w14:textId="77777777" w:rsidR="00C546F9" w:rsidRDefault="00C546F9" w:rsidP="0002240A">
      <w:pPr>
        <w:pStyle w:val="ListParagraph"/>
        <w:ind w:leftChars="0" w:left="992"/>
      </w:pPr>
    </w:p>
    <w:p w14:paraId="206C214B" w14:textId="77777777" w:rsidR="00C546F9" w:rsidRDefault="00C546F9" w:rsidP="0002240A">
      <w:pPr>
        <w:pStyle w:val="ListParagraph"/>
        <w:ind w:leftChars="0" w:left="992"/>
      </w:pPr>
    </w:p>
    <w:p w14:paraId="6A922ECC" w14:textId="77777777" w:rsidR="00C546F9" w:rsidRDefault="00C546F9" w:rsidP="0002240A">
      <w:pPr>
        <w:pStyle w:val="ListParagraph"/>
        <w:ind w:leftChars="0" w:left="992"/>
      </w:pPr>
    </w:p>
    <w:p w14:paraId="59585922" w14:textId="77777777" w:rsidR="00C546F9" w:rsidRDefault="00C546F9" w:rsidP="0002240A">
      <w:pPr>
        <w:pStyle w:val="ListParagraph"/>
        <w:ind w:leftChars="0" w:left="992"/>
      </w:pPr>
    </w:p>
    <w:p w14:paraId="64D3CF3A" w14:textId="77777777" w:rsidR="00C546F9" w:rsidRDefault="00C546F9" w:rsidP="0002240A">
      <w:pPr>
        <w:pStyle w:val="ListParagraph"/>
        <w:ind w:leftChars="0" w:left="992"/>
      </w:pPr>
    </w:p>
    <w:p w14:paraId="3A76DD2E" w14:textId="77777777" w:rsidR="00AE7065" w:rsidRDefault="00AE7065" w:rsidP="0002240A">
      <w:pPr>
        <w:pStyle w:val="ListParagraph"/>
        <w:ind w:leftChars="0" w:left="992"/>
      </w:pPr>
    </w:p>
    <w:p w14:paraId="67248A40" w14:textId="77777777" w:rsidR="00AE7065" w:rsidRDefault="00AE7065" w:rsidP="0002240A">
      <w:pPr>
        <w:pStyle w:val="ListParagraph"/>
        <w:ind w:leftChars="0" w:left="992"/>
      </w:pPr>
    </w:p>
    <w:p w14:paraId="4F44A7DB" w14:textId="77777777" w:rsidR="00A30C24" w:rsidRDefault="00A30C24" w:rsidP="0002240A">
      <w:pPr>
        <w:pStyle w:val="ListParagraph"/>
        <w:ind w:leftChars="0" w:left="992"/>
      </w:pPr>
    </w:p>
    <w:p w14:paraId="48AEA890" w14:textId="77777777" w:rsidR="00A30C24" w:rsidRDefault="00A30C24" w:rsidP="0002240A">
      <w:pPr>
        <w:pStyle w:val="ListParagraph"/>
        <w:ind w:leftChars="0" w:left="992"/>
      </w:pPr>
    </w:p>
    <w:p w14:paraId="6B8BC4F0" w14:textId="77777777" w:rsidR="00A30C24" w:rsidRDefault="00A30C24" w:rsidP="0002240A">
      <w:pPr>
        <w:pStyle w:val="ListParagraph"/>
        <w:ind w:leftChars="0" w:left="992"/>
      </w:pPr>
    </w:p>
    <w:p w14:paraId="375DF3AD" w14:textId="77777777" w:rsidR="00AE7065" w:rsidRDefault="00AE7065" w:rsidP="0002240A">
      <w:pPr>
        <w:pStyle w:val="ListParagraph"/>
        <w:ind w:leftChars="0" w:left="992"/>
      </w:pPr>
    </w:p>
    <w:p w14:paraId="02E4673C" w14:textId="44072B67" w:rsidR="005E73C6" w:rsidRDefault="005E73C6" w:rsidP="000E0B81">
      <w:pPr>
        <w:pStyle w:val="ListParagraph"/>
        <w:ind w:leftChars="0" w:left="1418"/>
      </w:pPr>
      <w:r>
        <w:rPr>
          <w:rFonts w:hint="eastAsia"/>
        </w:rPr>
        <w:t xml:space="preserve">　LoginDialog</w:t>
      </w:r>
      <w:r>
        <w:t xml:space="preserve"> class</w:t>
      </w:r>
      <w:r>
        <w:rPr>
          <w:rFonts w:hint="eastAsia"/>
        </w:rPr>
        <w:t>は，</w:t>
      </w:r>
      <w:r w:rsidR="00B97C19">
        <w:rPr>
          <w:rFonts w:hint="eastAsia"/>
        </w:rPr>
        <w:t>ユーザがログイン</w:t>
      </w:r>
      <w:r w:rsidR="000E0B81">
        <w:rPr>
          <w:rFonts w:hint="eastAsia"/>
        </w:rPr>
        <w:t>する際にユーザIDやパスワードを入力するための</w:t>
      </w:r>
      <w:r w:rsidR="00A9014C">
        <w:rPr>
          <w:rFonts w:hint="eastAsia"/>
        </w:rPr>
        <w:t>ダイアログ</w:t>
      </w:r>
      <w:r w:rsidR="00FE3F76">
        <w:rPr>
          <w:rFonts w:hint="eastAsia"/>
        </w:rPr>
        <w:t>に於いて，Viewの役割を果たす．</w:t>
      </w:r>
      <w:r w:rsidR="008F4836">
        <w:rPr>
          <w:rFonts w:hint="eastAsia"/>
        </w:rPr>
        <w:t>ユーザID及びパスワード入力後，</w:t>
      </w:r>
      <w:r w:rsidR="00C41A24">
        <w:rPr>
          <w:rFonts w:hint="eastAsia"/>
        </w:rPr>
        <w:t xml:space="preserve"> </w:t>
      </w:r>
      <w:r w:rsidR="00A9014C">
        <w:rPr>
          <w:rFonts w:hint="eastAsia"/>
        </w:rPr>
        <w:t>本ダイアログが閉じられた要因に従い，</w:t>
      </w:r>
      <w:r w:rsidR="003F4A83">
        <w:rPr>
          <w:rFonts w:hint="eastAsia"/>
        </w:rPr>
        <w:t>変数canceledにログイン処理を行うかキャンセルするかを</w:t>
      </w:r>
      <w:r w:rsidR="00516BB9">
        <w:rPr>
          <w:rFonts w:hint="eastAsia"/>
        </w:rPr>
        <w:t>設定する．</w:t>
      </w:r>
    </w:p>
    <w:p w14:paraId="191748C1" w14:textId="77777777" w:rsidR="00516BB9" w:rsidRDefault="00516BB9" w:rsidP="000E0B81">
      <w:pPr>
        <w:pStyle w:val="ListParagraph"/>
        <w:ind w:leftChars="0" w:left="1418"/>
      </w:pPr>
    </w:p>
    <w:p w14:paraId="5BE2E993" w14:textId="06E10E0B" w:rsidR="00AE7065" w:rsidRDefault="00C21FC0" w:rsidP="00BD29C7">
      <w:pPr>
        <w:pStyle w:val="ListParagraph"/>
        <w:numPr>
          <w:ilvl w:val="2"/>
          <w:numId w:val="1"/>
        </w:numPr>
        <w:ind w:leftChars="0"/>
        <w:outlineLvl w:val="2"/>
      </w:pPr>
      <w:bookmarkStart w:id="24" w:name="_Toc138931262"/>
      <w:r>
        <w:rPr>
          <w:rFonts w:hint="eastAsia"/>
        </w:rPr>
        <w:t>c</w:t>
      </w:r>
      <w:r>
        <w:t>anceled</w:t>
      </w:r>
      <w:bookmarkEnd w:id="24"/>
    </w:p>
    <w:p w14:paraId="6F4C1254" w14:textId="3AA9ED08" w:rsidR="00DD3768" w:rsidRDefault="00516BB9" w:rsidP="00516BB9">
      <w:pPr>
        <w:pStyle w:val="ListParagraph"/>
        <w:ind w:leftChars="672" w:left="1411"/>
      </w:pPr>
      <w:r>
        <w:rPr>
          <w:rFonts w:hint="eastAsia"/>
        </w:rPr>
        <w:t xml:space="preserve">　この変数</w:t>
      </w:r>
      <w:r w:rsidR="00A70D18">
        <w:rPr>
          <w:rFonts w:hint="eastAsia"/>
        </w:rPr>
        <w:t>はログインダイアログを閉じる際に，ユーザがログイン</w:t>
      </w:r>
      <w:r w:rsidR="00CF759D">
        <w:rPr>
          <w:rFonts w:hint="eastAsia"/>
        </w:rPr>
        <w:t>処理を行うかログイン処理をキャンセルするかを決めるための</w:t>
      </w:r>
      <w:r w:rsidR="0023792B">
        <w:rPr>
          <w:rFonts w:hint="eastAsia"/>
        </w:rPr>
        <w:t>ものである．ログインダイアログが終了ボタンもしくはキャンセルボタンで閉じられた場合はtrueが設定され，以降ログイン処理</w:t>
      </w:r>
      <w:r w:rsidR="00014FB2">
        <w:rPr>
          <w:rFonts w:hint="eastAsia"/>
        </w:rPr>
        <w:t>はキャンセル扱いとなる．また，OKボタンにて閉じられた場合はfalseが設定され，ログイン認証動作に移行する．</w:t>
      </w:r>
    </w:p>
    <w:p w14:paraId="271381A9" w14:textId="5FF492C2" w:rsidR="007657B6" w:rsidRDefault="007657B6">
      <w:pPr>
        <w:widowControl/>
        <w:jc w:val="left"/>
      </w:pPr>
    </w:p>
    <w:p w14:paraId="7599F831" w14:textId="501155D5" w:rsidR="00AE7065" w:rsidRDefault="00F33E22" w:rsidP="00667F1A">
      <w:pPr>
        <w:pStyle w:val="ListParagraph"/>
        <w:numPr>
          <w:ilvl w:val="2"/>
          <w:numId w:val="1"/>
        </w:numPr>
        <w:ind w:leftChars="0"/>
        <w:outlineLvl w:val="2"/>
      </w:pPr>
      <w:bookmarkStart w:id="25" w:name="_Toc138931263"/>
      <w:r>
        <w:rPr>
          <w:rFonts w:hint="eastAsia"/>
        </w:rPr>
        <w:t>L</w:t>
      </w:r>
      <w:r>
        <w:t>oginDialog</w:t>
      </w:r>
      <w:r w:rsidR="00D145EF">
        <w:rPr>
          <w:rFonts w:hint="eastAsia"/>
        </w:rPr>
        <w:t>コンストラクタ</w:t>
      </w:r>
      <w:bookmarkEnd w:id="25"/>
    </w:p>
    <w:p w14:paraId="4C4DDBFB" w14:textId="77777777" w:rsidR="00D5309C" w:rsidRDefault="006367CE" w:rsidP="00D145EF">
      <w:pPr>
        <w:pStyle w:val="ListParagraph"/>
        <w:ind w:leftChars="672" w:left="1411"/>
      </w:pPr>
      <w:r>
        <w:rPr>
          <w:rFonts w:hint="eastAsia"/>
        </w:rPr>
        <w:t xml:space="preserve">　本クラスは，Dialogクラスの派生クラスで</w:t>
      </w:r>
      <w:r w:rsidR="002705F9">
        <w:rPr>
          <w:rFonts w:hint="eastAsia"/>
        </w:rPr>
        <w:t>，ActionListener及びWindowListenerを利用する．引数でMainFrame</w:t>
      </w:r>
      <w:r w:rsidR="00002232">
        <w:rPr>
          <w:rFonts w:hint="eastAsia"/>
        </w:rPr>
        <w:t>の</w:t>
      </w:r>
      <w:r w:rsidR="004B6906">
        <w:rPr>
          <w:rFonts w:hint="eastAsia"/>
        </w:rPr>
        <w:t>インスタンスを取得し，</w:t>
      </w:r>
      <w:r w:rsidR="001737C2">
        <w:rPr>
          <w:rFonts w:hint="eastAsia"/>
        </w:rPr>
        <w:t>親クラスであるDialogのコンストラクタを呼び出し，</w:t>
      </w:r>
      <w:r w:rsidR="00845E0D">
        <w:rPr>
          <w:rFonts w:hint="eastAsia"/>
        </w:rPr>
        <w:t>本ダイアログの所有者，タイトル，モーダル指定を行う．</w:t>
      </w:r>
    </w:p>
    <w:p w14:paraId="745F00A9" w14:textId="1B8B5BCF" w:rsidR="006367CE" w:rsidRDefault="00845E0D" w:rsidP="00D145EF">
      <w:pPr>
        <w:pStyle w:val="ListParagraph"/>
        <w:ind w:leftChars="672" w:left="1411"/>
      </w:pPr>
      <w:r>
        <w:rPr>
          <w:rFonts w:hint="eastAsia"/>
        </w:rPr>
        <w:t>（</w:t>
      </w:r>
      <w:r w:rsidR="00E55A6D">
        <w:rPr>
          <w:rFonts w:hint="eastAsia"/>
        </w:rPr>
        <w:t>所有者：MainFrame，タイトル：Login，モーダル指定：有効（true</w:t>
      </w:r>
      <w:r w:rsidR="004B682A">
        <w:rPr>
          <w:rFonts w:hint="eastAsia"/>
        </w:rPr>
        <w:t>））</w:t>
      </w:r>
    </w:p>
    <w:p w14:paraId="7E0A044D" w14:textId="4390539B" w:rsidR="00AE7065" w:rsidRDefault="00763DC4" w:rsidP="00D145EF">
      <w:pPr>
        <w:pStyle w:val="ListParagraph"/>
        <w:ind w:leftChars="672" w:left="1411"/>
      </w:pPr>
      <w:r>
        <w:rPr>
          <w:rFonts w:hint="eastAsia"/>
        </w:rPr>
        <w:t xml:space="preserve">　</w:t>
      </w:r>
      <w:r w:rsidR="00C67F53">
        <w:rPr>
          <w:rFonts w:hint="eastAsia"/>
        </w:rPr>
        <w:t>ダイアログの各種部品配置</w:t>
      </w:r>
      <w:r w:rsidR="002E15A1">
        <w:rPr>
          <w:rFonts w:hint="eastAsia"/>
        </w:rPr>
        <w:t>及び</w:t>
      </w:r>
      <w:r w:rsidR="004D2FC8">
        <w:rPr>
          <w:rFonts w:hint="eastAsia"/>
        </w:rPr>
        <w:t>ActionListenerやWindowListenerへのボタン登録を行う．（</w:t>
      </w:r>
      <w:r w:rsidR="00423A5B">
        <w:rPr>
          <w:rFonts w:hint="eastAsia"/>
        </w:rPr>
        <w:t>ActionListenerへは，キャンセルボタン及びOKボタン</w:t>
      </w:r>
      <w:r w:rsidR="006C0710">
        <w:rPr>
          <w:rFonts w:hint="eastAsia"/>
        </w:rPr>
        <w:t>が設定される．）</w:t>
      </w:r>
    </w:p>
    <w:p w14:paraId="3CDC6FA1" w14:textId="77777777" w:rsidR="006C0710" w:rsidRDefault="006C0710" w:rsidP="00D145EF">
      <w:pPr>
        <w:pStyle w:val="ListParagraph"/>
        <w:ind w:leftChars="672" w:left="1411"/>
      </w:pPr>
    </w:p>
    <w:p w14:paraId="6BEC514E" w14:textId="210A8809" w:rsidR="00AE7065" w:rsidRDefault="006C0710" w:rsidP="00667F1A">
      <w:pPr>
        <w:pStyle w:val="ListParagraph"/>
        <w:numPr>
          <w:ilvl w:val="2"/>
          <w:numId w:val="1"/>
        </w:numPr>
        <w:ind w:leftChars="0"/>
        <w:outlineLvl w:val="2"/>
      </w:pPr>
      <w:bookmarkStart w:id="26" w:name="_Toc138931264"/>
      <w:r>
        <w:rPr>
          <w:rFonts w:hint="eastAsia"/>
        </w:rPr>
        <w:t>w</w:t>
      </w:r>
      <w:r>
        <w:t>indowClosing</w:t>
      </w:r>
      <w:r>
        <w:rPr>
          <w:rFonts w:hint="eastAsia"/>
        </w:rPr>
        <w:t>メソッド</w:t>
      </w:r>
      <w:bookmarkEnd w:id="26"/>
    </w:p>
    <w:p w14:paraId="122D4B5E" w14:textId="15BAB3C1" w:rsidR="002F1672" w:rsidRDefault="002F1672" w:rsidP="002F1672">
      <w:pPr>
        <w:pStyle w:val="ListParagraph"/>
        <w:ind w:leftChars="675" w:left="1418"/>
      </w:pPr>
      <w:r>
        <w:rPr>
          <w:rFonts w:hint="eastAsia"/>
        </w:rPr>
        <w:t xml:space="preserve">　</w:t>
      </w:r>
      <w:r w:rsidR="00333ECD">
        <w:rPr>
          <w:rFonts w:hint="eastAsia"/>
        </w:rPr>
        <w:t>windowClosingメソッドは，終了ボタン押下時に呼出され，</w:t>
      </w:r>
      <w:r w:rsidR="006F58DC">
        <w:rPr>
          <w:rFonts w:hint="eastAsia"/>
        </w:rPr>
        <w:t>ログインダイアログを非表示に設定，cance</w:t>
      </w:r>
      <w:r w:rsidR="006F58DC">
        <w:t>l</w:t>
      </w:r>
      <w:r w:rsidR="006F58DC">
        <w:rPr>
          <w:rFonts w:hint="eastAsia"/>
        </w:rPr>
        <w:t>ed変数</w:t>
      </w:r>
      <w:r w:rsidR="00820683">
        <w:rPr>
          <w:rFonts w:hint="eastAsia"/>
        </w:rPr>
        <w:t>にtrueを設定，ダイアログを削除する．</w:t>
      </w:r>
    </w:p>
    <w:p w14:paraId="1915867B" w14:textId="77777777" w:rsidR="00820683" w:rsidRDefault="00820683" w:rsidP="002F1672">
      <w:pPr>
        <w:pStyle w:val="ListParagraph"/>
        <w:ind w:leftChars="675" w:left="1418"/>
      </w:pPr>
    </w:p>
    <w:p w14:paraId="369BD81A" w14:textId="74F828D7" w:rsidR="006C0710" w:rsidRDefault="002F1672" w:rsidP="00667F1A">
      <w:pPr>
        <w:pStyle w:val="ListParagraph"/>
        <w:numPr>
          <w:ilvl w:val="2"/>
          <w:numId w:val="1"/>
        </w:numPr>
        <w:ind w:leftChars="0"/>
        <w:outlineLvl w:val="2"/>
      </w:pPr>
      <w:bookmarkStart w:id="27" w:name="_Toc138931265"/>
      <w:r>
        <w:rPr>
          <w:rFonts w:hint="eastAsia"/>
        </w:rPr>
        <w:t>a</w:t>
      </w:r>
      <w:r>
        <w:t>ctionPerformed</w:t>
      </w:r>
      <w:r>
        <w:rPr>
          <w:rFonts w:hint="eastAsia"/>
        </w:rPr>
        <w:t>メソッド</w:t>
      </w:r>
      <w:bookmarkEnd w:id="27"/>
    </w:p>
    <w:p w14:paraId="3E953FD8" w14:textId="08282367" w:rsidR="00AE7065" w:rsidRDefault="00820683" w:rsidP="00820683">
      <w:pPr>
        <w:pStyle w:val="ListParagraph"/>
        <w:ind w:leftChars="672" w:left="1411"/>
      </w:pPr>
      <w:r>
        <w:rPr>
          <w:rFonts w:hint="eastAsia"/>
        </w:rPr>
        <w:t xml:space="preserve">　a</w:t>
      </w:r>
      <w:r>
        <w:t>ctionPerformed</w:t>
      </w:r>
      <w:r>
        <w:rPr>
          <w:rFonts w:hint="eastAsia"/>
        </w:rPr>
        <w:t>メソッドは，</w:t>
      </w:r>
      <w:r w:rsidR="002D21D0">
        <w:rPr>
          <w:rFonts w:hint="eastAsia"/>
        </w:rPr>
        <w:t>キャンセルボタンもしくはOKボタン押下時に呼出される．</w:t>
      </w:r>
    </w:p>
    <w:p w14:paraId="6A1B7FB8" w14:textId="0C997474" w:rsidR="007863F9" w:rsidRDefault="000D1720" w:rsidP="007863F9">
      <w:pPr>
        <w:pStyle w:val="ListParagraph"/>
        <w:ind w:leftChars="672" w:left="1411"/>
      </w:pPr>
      <w:r>
        <w:rPr>
          <w:rFonts w:hint="eastAsia"/>
        </w:rPr>
        <w:t>c</w:t>
      </w:r>
      <w:r>
        <w:t>anceled</w:t>
      </w:r>
      <w:r>
        <w:rPr>
          <w:rFonts w:hint="eastAsia"/>
        </w:rPr>
        <w:t>変数に，</w:t>
      </w:r>
      <w:r w:rsidR="002D21D0">
        <w:rPr>
          <w:rFonts w:hint="eastAsia"/>
        </w:rPr>
        <w:t>キャンセルボタン押下時</w:t>
      </w:r>
      <w:r>
        <w:rPr>
          <w:rFonts w:hint="eastAsia"/>
        </w:rPr>
        <w:t>はtrue，OKボタン押下時はfalseが設定され，</w:t>
      </w:r>
      <w:r w:rsidR="008579FD">
        <w:rPr>
          <w:rFonts w:hint="eastAsia"/>
        </w:rPr>
        <w:t>その後ログインダイアログを非表示にし，ダイアログを削除する．</w:t>
      </w:r>
      <w:r w:rsidR="007863F9">
        <w:t xml:space="preserve"> </w:t>
      </w:r>
    </w:p>
    <w:p w14:paraId="5C72C4E5" w14:textId="3D525AA5" w:rsidR="002D21D0" w:rsidRDefault="002D21D0" w:rsidP="00820683">
      <w:pPr>
        <w:pStyle w:val="ListParagraph"/>
        <w:ind w:leftChars="672" w:left="1411"/>
      </w:pPr>
    </w:p>
    <w:p w14:paraId="1ADC9685" w14:textId="2B0E727F" w:rsidR="00512F01" w:rsidRDefault="00512F01" w:rsidP="00BF3A18">
      <w:pPr>
        <w:pStyle w:val="ListParagraph"/>
        <w:numPr>
          <w:ilvl w:val="1"/>
          <w:numId w:val="1"/>
        </w:numPr>
        <w:ind w:leftChars="0"/>
        <w:outlineLvl w:val="1"/>
      </w:pPr>
      <w:bookmarkStart w:id="28" w:name="_Toc103438101"/>
      <w:bookmarkStart w:id="29" w:name="_Toc138931266"/>
      <w:r>
        <w:rPr>
          <w:rFonts w:hint="eastAsia"/>
        </w:rPr>
        <w:t>ChoiceFacility</w:t>
      </w:r>
      <w:bookmarkEnd w:id="28"/>
      <w:bookmarkEnd w:id="29"/>
    </w:p>
    <w:p w14:paraId="2BE6A8E2" w14:textId="262342EA" w:rsidR="00512F01" w:rsidRDefault="00512F01" w:rsidP="00221985">
      <w:r>
        <w:rPr>
          <w:rFonts w:hint="eastAsia"/>
        </w:rPr>
        <w:t xml:space="preserve">　ChoiceFacility </w:t>
      </w:r>
      <w:r>
        <w:t>class</w:t>
      </w:r>
      <w:r>
        <w:rPr>
          <w:rFonts w:hint="eastAsia"/>
        </w:rPr>
        <w:t>は，Choiceクラスを継承した派生クラスで，教室を選択するコンボボックスの機能を提供する．本クラス独自のメソッドは持たず，選択された教室IDはChoiceクラスのgetSelectedItemメソッドにて取得することが出来る．</w:t>
      </w:r>
      <w:hyperlink r:id="rId34" w:history="1">
        <w:r w:rsidR="00842A44">
          <w:rPr>
            <w:rStyle w:val="Hyperlink"/>
          </w:rPr>
          <w:t>システム構造設計書_v2.0.docx</w:t>
        </w:r>
      </w:hyperlink>
    </w:p>
    <w:p w14:paraId="4AE9AA5C" w14:textId="77777777" w:rsidR="00512F01" w:rsidRDefault="00512F01" w:rsidP="00512F01">
      <w:pPr>
        <w:pStyle w:val="ListParagraph"/>
        <w:numPr>
          <w:ilvl w:val="2"/>
          <w:numId w:val="1"/>
        </w:numPr>
        <w:ind w:leftChars="0"/>
        <w:outlineLvl w:val="2"/>
      </w:pPr>
      <w:bookmarkStart w:id="30" w:name="_Toc103438102"/>
      <w:bookmarkStart w:id="31" w:name="_Toc138931267"/>
      <w:r>
        <w:rPr>
          <w:rFonts w:hint="eastAsia"/>
        </w:rPr>
        <w:t>ChoiceFacilityコンストラクタ</w:t>
      </w:r>
      <w:bookmarkEnd w:id="30"/>
      <w:bookmarkEnd w:id="31"/>
    </w:p>
    <w:p w14:paraId="3CBC3548" w14:textId="0AE99170" w:rsidR="003A6C68" w:rsidRDefault="007E41F6" w:rsidP="00820683">
      <w:pPr>
        <w:pStyle w:val="ListParagraph"/>
        <w:ind w:leftChars="672" w:left="1411"/>
      </w:pPr>
      <w:r>
        <w:rPr>
          <w:rFonts w:hint="eastAsia"/>
        </w:rPr>
        <w:t>呼出元から受け取った</w:t>
      </w:r>
      <w:r w:rsidR="00795453">
        <w:rPr>
          <w:rFonts w:hint="eastAsia"/>
        </w:rPr>
        <w:t>リストにあるf</w:t>
      </w:r>
      <w:r w:rsidR="00795453">
        <w:t>acility_id</w:t>
      </w:r>
      <w:r>
        <w:rPr>
          <w:rFonts w:hint="eastAsia"/>
        </w:rPr>
        <w:t>を</w:t>
      </w:r>
      <w:r w:rsidR="00795453">
        <w:rPr>
          <w:rFonts w:hint="eastAsia"/>
        </w:rPr>
        <w:t>全て</w:t>
      </w:r>
      <w:r w:rsidR="00247385">
        <w:rPr>
          <w:rFonts w:hint="eastAsia"/>
        </w:rPr>
        <w:t>choiceのアイテムに加える．</w:t>
      </w:r>
    </w:p>
    <w:tbl>
      <w:tblPr>
        <w:tblpPr w:leftFromText="142" w:rightFromText="142" w:vertAnchor="page" w:horzAnchor="page" w:tblpX="1887" w:tblpY="3670"/>
        <w:tblW w:w="3378" w:type="dxa"/>
        <w:tblCellMar>
          <w:left w:w="0" w:type="dxa"/>
          <w:right w:w="0" w:type="dxa"/>
        </w:tblCellMar>
        <w:tblLook w:val="0420" w:firstRow="1" w:lastRow="0" w:firstColumn="0" w:lastColumn="0" w:noHBand="0" w:noVBand="1"/>
      </w:tblPr>
      <w:tblGrid>
        <w:gridCol w:w="3378"/>
      </w:tblGrid>
      <w:tr w:rsidR="000770C9" w:rsidRPr="0066519F" w14:paraId="0AD07326" w14:textId="77777777" w:rsidTr="000770C9">
        <w:trPr>
          <w:trHeight w:val="386"/>
        </w:trPr>
        <w:tc>
          <w:tcPr>
            <w:tcW w:w="33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20A28E9" w14:textId="77777777" w:rsidR="000770C9" w:rsidRPr="0066519F" w:rsidRDefault="000770C9" w:rsidP="000770C9">
            <w:r w:rsidRPr="0066519F">
              <w:rPr>
                <w:rFonts w:hint="eastAsia"/>
              </w:rPr>
              <w:t>ChoiceFacility</w:t>
            </w:r>
          </w:p>
        </w:tc>
      </w:tr>
      <w:tr w:rsidR="000770C9" w:rsidRPr="0066519F" w14:paraId="5E4C75AF" w14:textId="77777777" w:rsidTr="000770C9">
        <w:trPr>
          <w:trHeight w:val="386"/>
        </w:trPr>
        <w:tc>
          <w:tcPr>
            <w:tcW w:w="33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DE400F" w14:textId="77777777" w:rsidR="000770C9" w:rsidRPr="0066519F" w:rsidRDefault="000770C9" w:rsidP="000770C9"/>
        </w:tc>
      </w:tr>
      <w:tr w:rsidR="000770C9" w:rsidRPr="0066519F" w14:paraId="102CCE48" w14:textId="77777777" w:rsidTr="000770C9">
        <w:trPr>
          <w:trHeight w:val="386"/>
        </w:trPr>
        <w:tc>
          <w:tcPr>
            <w:tcW w:w="33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4BACB1" w14:textId="77777777" w:rsidR="000770C9" w:rsidRPr="0066519F" w:rsidRDefault="000770C9" w:rsidP="000770C9">
            <w:r w:rsidRPr="0066519F">
              <w:rPr>
                <w:rFonts w:hint="eastAsia"/>
              </w:rPr>
              <w:t>+ChoiceFacility(</w:t>
            </w:r>
            <w:r>
              <w:rPr>
                <w:rFonts w:hint="eastAsia"/>
              </w:rPr>
              <w:t>List&lt;String&gt;</w:t>
            </w:r>
            <w:r w:rsidRPr="0066519F">
              <w:rPr>
                <w:rFonts w:hint="eastAsia"/>
              </w:rPr>
              <w:t>)</w:t>
            </w:r>
          </w:p>
        </w:tc>
      </w:tr>
    </w:tbl>
    <w:p w14:paraId="209776B1" w14:textId="77777777" w:rsidR="003A6C68" w:rsidRPr="005E21F0" w:rsidRDefault="003A6C68" w:rsidP="000770C9">
      <w:pPr>
        <w:rPr>
          <w:color w:val="000000" w:themeColor="text1"/>
        </w:rPr>
      </w:pPr>
    </w:p>
    <w:p w14:paraId="3222B3FA" w14:textId="77777777" w:rsidR="007A66CB" w:rsidRDefault="007A66CB" w:rsidP="00820683">
      <w:pPr>
        <w:pStyle w:val="ListParagraph"/>
        <w:ind w:leftChars="672" w:left="1411"/>
        <w:rPr>
          <w:color w:val="000000" w:themeColor="text1"/>
        </w:rPr>
      </w:pPr>
    </w:p>
    <w:p w14:paraId="7CA180D7" w14:textId="77777777" w:rsidR="007A66CB" w:rsidRDefault="007A66CB" w:rsidP="00820683">
      <w:pPr>
        <w:pStyle w:val="ListParagraph"/>
        <w:ind w:leftChars="672" w:left="1411"/>
        <w:rPr>
          <w:color w:val="000000" w:themeColor="text1"/>
        </w:rPr>
      </w:pPr>
    </w:p>
    <w:p w14:paraId="0BBF10EB" w14:textId="77777777" w:rsidR="007A66CB" w:rsidRDefault="007A66CB" w:rsidP="00820683">
      <w:pPr>
        <w:pStyle w:val="ListParagraph"/>
        <w:ind w:leftChars="672" w:left="1411"/>
        <w:rPr>
          <w:color w:val="000000" w:themeColor="text1"/>
        </w:rPr>
      </w:pPr>
    </w:p>
    <w:p w14:paraId="4D222861" w14:textId="77777777" w:rsidR="00221985" w:rsidRDefault="00221985" w:rsidP="000770C9">
      <w:pPr>
        <w:rPr>
          <w:color w:val="000000" w:themeColor="text1"/>
        </w:rPr>
      </w:pPr>
    </w:p>
    <w:p w14:paraId="670905CA" w14:textId="77777777" w:rsidR="00A049EA" w:rsidRDefault="00A049EA" w:rsidP="000770C9">
      <w:pPr>
        <w:rPr>
          <w:color w:val="000000" w:themeColor="text1"/>
        </w:rPr>
      </w:pPr>
    </w:p>
    <w:p w14:paraId="0969E01A" w14:textId="1FC288ED" w:rsidR="002451FF" w:rsidRPr="00A049EA" w:rsidRDefault="00B858F2" w:rsidP="00AC7BD4">
      <w:pPr>
        <w:pStyle w:val="ListParagraph"/>
        <w:numPr>
          <w:ilvl w:val="1"/>
          <w:numId w:val="1"/>
        </w:numPr>
        <w:ind w:leftChars="0"/>
        <w:outlineLvl w:val="1"/>
        <w:rPr>
          <w:color w:val="000000" w:themeColor="text1"/>
        </w:rPr>
      </w:pPr>
      <w:bookmarkStart w:id="32" w:name="_Toc138931268"/>
      <w:r w:rsidRPr="00A049EA">
        <w:rPr>
          <w:color w:val="000000" w:themeColor="text1"/>
        </w:rPr>
        <w:t>ReservationDialog</w:t>
      </w:r>
      <w:bookmarkEnd w:id="32"/>
      <w:r w:rsidR="00CC148D" w:rsidRPr="00A049EA">
        <w:rPr>
          <w:color w:val="000000" w:themeColor="text1"/>
        </w:rPr>
        <w:t xml:space="preserve"> </w:t>
      </w:r>
    </w:p>
    <w:tbl>
      <w:tblPr>
        <w:tblpPr w:leftFromText="142" w:rightFromText="142" w:vertAnchor="page" w:horzAnchor="page" w:tblpX="1767" w:tblpY="6483"/>
        <w:tblW w:w="6511" w:type="dxa"/>
        <w:tblCellMar>
          <w:left w:w="0" w:type="dxa"/>
          <w:right w:w="0" w:type="dxa"/>
        </w:tblCellMar>
        <w:tblLook w:val="0420" w:firstRow="1" w:lastRow="0" w:firstColumn="0" w:lastColumn="0" w:noHBand="0" w:noVBand="1"/>
      </w:tblPr>
      <w:tblGrid>
        <w:gridCol w:w="6511"/>
      </w:tblGrid>
      <w:tr w:rsidR="00F742F4" w:rsidRPr="00133A16" w14:paraId="5FA0BC9C" w14:textId="77777777" w:rsidTr="00F742F4">
        <w:trPr>
          <w:trHeight w:val="476"/>
        </w:trPr>
        <w:tc>
          <w:tcPr>
            <w:tcW w:w="65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00AF68A" w14:textId="77777777" w:rsidR="00F742F4" w:rsidRPr="00133A16" w:rsidRDefault="00F742F4" w:rsidP="00F742F4">
            <w:pPr>
              <w:rPr>
                <w:color w:val="000000" w:themeColor="text1"/>
              </w:rPr>
            </w:pPr>
            <w:commentRangeStart w:id="33"/>
            <w:commentRangeStart w:id="34"/>
            <w:r w:rsidRPr="00133A16">
              <w:rPr>
                <w:color w:val="000000" w:themeColor="text1"/>
              </w:rPr>
              <w:t>ReservationDialog</w:t>
            </w:r>
            <w:commentRangeEnd w:id="33"/>
            <w:r w:rsidRPr="00133A16">
              <w:rPr>
                <w:rStyle w:val="CommentReference"/>
                <w:color w:val="000000" w:themeColor="text1"/>
              </w:rPr>
              <w:commentReference w:id="33"/>
            </w:r>
            <w:commentRangeEnd w:id="34"/>
            <w:r w:rsidRPr="00133A16">
              <w:rPr>
                <w:rStyle w:val="CommentReference"/>
                <w:color w:val="000000" w:themeColor="text1"/>
              </w:rPr>
              <w:commentReference w:id="34"/>
            </w:r>
          </w:p>
        </w:tc>
      </w:tr>
      <w:tr w:rsidR="00F742F4" w:rsidRPr="00133A16" w14:paraId="420C972D" w14:textId="77777777" w:rsidTr="00F742F4">
        <w:trPr>
          <w:trHeight w:val="584"/>
        </w:trPr>
        <w:tc>
          <w:tcPr>
            <w:tcW w:w="65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709A85" w14:textId="77777777" w:rsidR="00F742F4" w:rsidRPr="00133A16" w:rsidRDefault="00F742F4" w:rsidP="00F742F4">
            <w:pPr>
              <w:rPr>
                <w:color w:val="000000" w:themeColor="text1"/>
              </w:rPr>
            </w:pPr>
            <w:r w:rsidRPr="00133A16">
              <w:rPr>
                <w:color w:val="000000" w:themeColor="text1"/>
              </w:rPr>
              <w:t>-boolean canceled</w:t>
            </w:r>
          </w:p>
          <w:p w14:paraId="5EE49EBB" w14:textId="77777777" w:rsidR="00F742F4" w:rsidRPr="00133A16" w:rsidRDefault="00F742F4" w:rsidP="00F742F4">
            <w:pPr>
              <w:rPr>
                <w:color w:val="000000" w:themeColor="text1"/>
              </w:rPr>
            </w:pPr>
            <w:r w:rsidRPr="00133A16">
              <w:rPr>
                <w:color w:val="000000" w:themeColor="text1"/>
              </w:rPr>
              <w:t>-ReservationControl rc</w:t>
            </w:r>
          </w:p>
          <w:p w14:paraId="03AA518A" w14:textId="77777777" w:rsidR="00F742F4" w:rsidRPr="00133A16" w:rsidRDefault="00F742F4" w:rsidP="00F742F4">
            <w:pPr>
              <w:rPr>
                <w:color w:val="000000" w:themeColor="text1"/>
              </w:rPr>
            </w:pPr>
            <w:r w:rsidRPr="00133A16">
              <w:rPr>
                <w:color w:val="000000" w:themeColor="text1"/>
              </w:rPr>
              <w:t>-Panel panelNorth</w:t>
            </w:r>
          </w:p>
          <w:p w14:paraId="3806DA4C" w14:textId="77777777" w:rsidR="00F742F4" w:rsidRPr="00133A16" w:rsidRDefault="00F742F4" w:rsidP="00F742F4">
            <w:pPr>
              <w:rPr>
                <w:color w:val="000000" w:themeColor="text1"/>
              </w:rPr>
            </w:pPr>
            <w:r w:rsidRPr="00133A16">
              <w:rPr>
                <w:color w:val="000000" w:themeColor="text1"/>
              </w:rPr>
              <w:t>-Panel panelCenter</w:t>
            </w:r>
          </w:p>
          <w:p w14:paraId="79F1742A" w14:textId="77777777" w:rsidR="00F742F4" w:rsidRPr="00133A16" w:rsidRDefault="00F742F4" w:rsidP="00F742F4">
            <w:pPr>
              <w:rPr>
                <w:color w:val="000000" w:themeColor="text1"/>
              </w:rPr>
            </w:pPr>
            <w:r w:rsidRPr="00133A16">
              <w:rPr>
                <w:color w:val="000000" w:themeColor="text1"/>
              </w:rPr>
              <w:t>-Panel panelSouth</w:t>
            </w:r>
          </w:p>
          <w:p w14:paraId="3F02784D" w14:textId="77777777" w:rsidR="00F742F4" w:rsidRPr="00133A16" w:rsidRDefault="00F742F4" w:rsidP="00F742F4">
            <w:pPr>
              <w:rPr>
                <w:color w:val="000000" w:themeColor="text1"/>
              </w:rPr>
            </w:pPr>
            <w:r w:rsidRPr="00133A16">
              <w:rPr>
                <w:color w:val="000000" w:themeColor="text1"/>
              </w:rPr>
              <w:t>-ChoiceFacility choiceFacility</w:t>
            </w:r>
          </w:p>
          <w:p w14:paraId="5CCE045A" w14:textId="77777777" w:rsidR="00F742F4" w:rsidRPr="00133A16" w:rsidRDefault="00F742F4" w:rsidP="00F742F4">
            <w:pPr>
              <w:rPr>
                <w:color w:val="000000" w:themeColor="text1"/>
              </w:rPr>
            </w:pPr>
            <w:r w:rsidRPr="00133A16">
              <w:rPr>
                <w:color w:val="000000" w:themeColor="text1"/>
              </w:rPr>
              <w:t>-TextField tfYear</w:t>
            </w:r>
          </w:p>
          <w:p w14:paraId="6689DD7D" w14:textId="77777777" w:rsidR="00F742F4" w:rsidRPr="00133A16" w:rsidRDefault="00F742F4" w:rsidP="00F742F4">
            <w:pPr>
              <w:rPr>
                <w:color w:val="000000" w:themeColor="text1"/>
              </w:rPr>
            </w:pPr>
            <w:r w:rsidRPr="00133A16">
              <w:rPr>
                <w:color w:val="000000" w:themeColor="text1"/>
              </w:rPr>
              <w:t>-TextField tfMonth</w:t>
            </w:r>
          </w:p>
          <w:p w14:paraId="5202FAB9" w14:textId="77777777" w:rsidR="00F742F4" w:rsidRPr="00133A16" w:rsidRDefault="00F742F4" w:rsidP="00F742F4">
            <w:pPr>
              <w:rPr>
                <w:color w:val="000000" w:themeColor="text1"/>
              </w:rPr>
            </w:pPr>
            <w:r w:rsidRPr="00133A16">
              <w:rPr>
                <w:color w:val="000000" w:themeColor="text1"/>
              </w:rPr>
              <w:t>-TextField tfDay</w:t>
            </w:r>
          </w:p>
          <w:p w14:paraId="57595DC7" w14:textId="77777777" w:rsidR="00F742F4" w:rsidRPr="00133A16" w:rsidRDefault="00F742F4" w:rsidP="00F742F4">
            <w:pPr>
              <w:rPr>
                <w:color w:val="000000" w:themeColor="text1"/>
              </w:rPr>
            </w:pPr>
            <w:r w:rsidRPr="00133A16">
              <w:rPr>
                <w:color w:val="000000" w:themeColor="text1"/>
              </w:rPr>
              <w:t>-ChoiceHour startHour</w:t>
            </w:r>
          </w:p>
          <w:p w14:paraId="1A6F7B94" w14:textId="77777777" w:rsidR="00F742F4" w:rsidRPr="00133A16" w:rsidRDefault="00F742F4" w:rsidP="00F742F4">
            <w:pPr>
              <w:rPr>
                <w:color w:val="000000" w:themeColor="text1"/>
              </w:rPr>
            </w:pPr>
            <w:r w:rsidRPr="00133A16">
              <w:rPr>
                <w:color w:val="000000" w:themeColor="text1"/>
              </w:rPr>
              <w:t>-ChoiceMinute startMinute</w:t>
            </w:r>
          </w:p>
          <w:p w14:paraId="41E49FE7" w14:textId="77777777" w:rsidR="00F742F4" w:rsidRPr="00133A16" w:rsidRDefault="00F742F4" w:rsidP="00F742F4">
            <w:pPr>
              <w:rPr>
                <w:color w:val="000000" w:themeColor="text1"/>
              </w:rPr>
            </w:pPr>
            <w:r w:rsidRPr="00133A16">
              <w:rPr>
                <w:color w:val="000000" w:themeColor="text1"/>
              </w:rPr>
              <w:t>-ChoiceHour endHour</w:t>
            </w:r>
          </w:p>
          <w:p w14:paraId="7AD7312A" w14:textId="77777777" w:rsidR="00F742F4" w:rsidRPr="00133A16" w:rsidRDefault="00F742F4" w:rsidP="00F742F4">
            <w:pPr>
              <w:rPr>
                <w:color w:val="000000" w:themeColor="text1"/>
              </w:rPr>
            </w:pPr>
            <w:r w:rsidRPr="00133A16">
              <w:rPr>
                <w:color w:val="000000" w:themeColor="text1"/>
              </w:rPr>
              <w:t>-ChoiceMinute endMinute</w:t>
            </w:r>
          </w:p>
          <w:p w14:paraId="2C8606B4" w14:textId="77777777" w:rsidR="00F742F4" w:rsidRPr="00133A16" w:rsidRDefault="00F742F4" w:rsidP="00F742F4">
            <w:pPr>
              <w:rPr>
                <w:color w:val="000000" w:themeColor="text1"/>
              </w:rPr>
            </w:pPr>
            <w:r w:rsidRPr="00133A16">
              <w:rPr>
                <w:color w:val="000000" w:themeColor="text1"/>
              </w:rPr>
              <w:t>-Button buttonOK</w:t>
            </w:r>
          </w:p>
          <w:p w14:paraId="2CBBF757" w14:textId="77777777" w:rsidR="00F742F4" w:rsidRPr="00133A16" w:rsidRDefault="00F742F4" w:rsidP="00F742F4">
            <w:pPr>
              <w:rPr>
                <w:color w:val="000000" w:themeColor="text1"/>
              </w:rPr>
            </w:pPr>
            <w:r w:rsidRPr="00133A16">
              <w:rPr>
                <w:color w:val="000000" w:themeColor="text1"/>
              </w:rPr>
              <w:t>-Button buttonCancel</w:t>
            </w:r>
          </w:p>
        </w:tc>
      </w:tr>
      <w:tr w:rsidR="00F742F4" w:rsidRPr="00133A16" w14:paraId="7503DA92" w14:textId="77777777" w:rsidTr="00F742F4">
        <w:trPr>
          <w:trHeight w:val="584"/>
        </w:trPr>
        <w:tc>
          <w:tcPr>
            <w:tcW w:w="65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1079A1" w14:textId="77777777" w:rsidR="00F742F4" w:rsidRPr="00133A16" w:rsidRDefault="00F742F4" w:rsidP="00F742F4">
            <w:pPr>
              <w:rPr>
                <w:color w:val="000000" w:themeColor="text1"/>
              </w:rPr>
            </w:pPr>
            <w:r w:rsidRPr="00133A16">
              <w:rPr>
                <w:color w:val="000000" w:themeColor="text1"/>
              </w:rPr>
              <w:t>+ReservationDialog(Frameowner, ReservationControl rc)</w:t>
            </w:r>
          </w:p>
          <w:p w14:paraId="2B16FEFD" w14:textId="77777777" w:rsidR="00F742F4" w:rsidRPr="005F4CFF" w:rsidRDefault="00F742F4" w:rsidP="00F742F4">
            <w:r w:rsidRPr="00133A16">
              <w:rPr>
                <w:color w:val="000000" w:themeColor="text1"/>
              </w:rPr>
              <w:t>-vo</w:t>
            </w:r>
            <w:r w:rsidRPr="005F4CFF">
              <w:t>id resetTimeRange(String facility)</w:t>
            </w:r>
          </w:p>
          <w:p w14:paraId="2C410029" w14:textId="77777777" w:rsidR="00F742F4" w:rsidRPr="005F4CFF" w:rsidRDefault="00F742F4" w:rsidP="00F742F4">
            <w:r w:rsidRPr="005F4CFF">
              <w:t>+void itemStateChanged(ItemEvent)</w:t>
            </w:r>
          </w:p>
          <w:p w14:paraId="54AFECFA" w14:textId="77777777" w:rsidR="00F742F4" w:rsidRPr="005F4CFF" w:rsidRDefault="00F742F4" w:rsidP="00F742F4">
            <w:r w:rsidRPr="005F4CFF">
              <w:t>+void windowOpened(WindowEvent)</w:t>
            </w:r>
          </w:p>
          <w:p w14:paraId="7C23029E" w14:textId="77777777" w:rsidR="00F742F4" w:rsidRPr="005F4CFF" w:rsidRDefault="00F742F4" w:rsidP="00F742F4">
            <w:r w:rsidRPr="005F4CFF">
              <w:t>+void windowClosing(WindowEvent)</w:t>
            </w:r>
          </w:p>
          <w:p w14:paraId="66285265" w14:textId="77777777" w:rsidR="00F742F4" w:rsidRPr="005F4CFF" w:rsidRDefault="00F742F4" w:rsidP="00F742F4">
            <w:r w:rsidRPr="005F4CFF">
              <w:t>+void windowClosed(WindowEvent)</w:t>
            </w:r>
          </w:p>
          <w:p w14:paraId="33EDD538" w14:textId="77777777" w:rsidR="00F742F4" w:rsidRPr="005F4CFF" w:rsidRDefault="00F742F4" w:rsidP="00F742F4">
            <w:r w:rsidRPr="005F4CFF">
              <w:t>+void windowIconified(WindowEvent)</w:t>
            </w:r>
          </w:p>
          <w:p w14:paraId="461987BB" w14:textId="77777777" w:rsidR="00F742F4" w:rsidRPr="005F4CFF" w:rsidRDefault="00F742F4" w:rsidP="00F742F4">
            <w:r w:rsidRPr="005F4CFF">
              <w:t>+void windowDeiconified(WindowEvent)</w:t>
            </w:r>
          </w:p>
          <w:p w14:paraId="5C78E839" w14:textId="77777777" w:rsidR="00F742F4" w:rsidRPr="005F4CFF" w:rsidRDefault="00F742F4" w:rsidP="00F742F4">
            <w:r w:rsidRPr="005F4CFF">
              <w:t>+void windowActivated(WindowEvent)</w:t>
            </w:r>
          </w:p>
          <w:p w14:paraId="2571C400" w14:textId="77777777" w:rsidR="00F742F4" w:rsidRPr="005F4CFF" w:rsidRDefault="00F742F4" w:rsidP="00F742F4">
            <w:r w:rsidRPr="005F4CFF">
              <w:t>+void windowDeactivated(WindowEvent)</w:t>
            </w:r>
          </w:p>
          <w:p w14:paraId="1879000E" w14:textId="77777777" w:rsidR="00F742F4" w:rsidRPr="00133A16" w:rsidRDefault="00F742F4" w:rsidP="00F742F4">
            <w:pPr>
              <w:rPr>
                <w:color w:val="000000" w:themeColor="text1"/>
              </w:rPr>
            </w:pPr>
            <w:r w:rsidRPr="005F4CFF">
              <w:t>+void actionPerformed(ActionEvent)</w:t>
            </w:r>
          </w:p>
        </w:tc>
      </w:tr>
    </w:tbl>
    <w:p w14:paraId="2BEE578F" w14:textId="77777777" w:rsidR="00A049EA" w:rsidRPr="000770C9" w:rsidRDefault="00A049EA" w:rsidP="000770C9">
      <w:pPr>
        <w:rPr>
          <w:color w:val="000000" w:themeColor="text1"/>
        </w:rPr>
      </w:pPr>
    </w:p>
    <w:p w14:paraId="467673FB" w14:textId="67C974EB" w:rsidR="00C427BD" w:rsidRPr="00A049EA" w:rsidRDefault="00CC148D" w:rsidP="00C427BD">
      <w:pPr>
        <w:outlineLvl w:val="1"/>
        <w:rPr>
          <w:color w:val="000000" w:themeColor="text1"/>
        </w:rPr>
      </w:pPr>
      <w:r w:rsidRPr="00A049EA">
        <w:rPr>
          <w:color w:val="000000" w:themeColor="text1"/>
        </w:rPr>
        <w:t xml:space="preserve"> </w:t>
      </w:r>
    </w:p>
    <w:p w14:paraId="564F091C" w14:textId="77777777" w:rsidR="00E62F13" w:rsidRPr="00133A16" w:rsidRDefault="00E62F13" w:rsidP="00F7185F">
      <w:pPr>
        <w:ind w:left="851"/>
        <w:rPr>
          <w:color w:val="000000" w:themeColor="text1"/>
        </w:rPr>
      </w:pPr>
    </w:p>
    <w:p w14:paraId="20C6B0A1" w14:textId="77777777" w:rsidR="00E62F13" w:rsidRDefault="00E62F13" w:rsidP="00F742F4">
      <w:pPr>
        <w:rPr>
          <w:color w:val="000000" w:themeColor="text1"/>
        </w:rPr>
      </w:pPr>
    </w:p>
    <w:p w14:paraId="1D1233EF" w14:textId="77777777" w:rsidR="00F742F4" w:rsidRPr="00133A16" w:rsidRDefault="00F742F4" w:rsidP="00F742F4">
      <w:pPr>
        <w:rPr>
          <w:color w:val="000000" w:themeColor="text1"/>
        </w:rPr>
      </w:pPr>
    </w:p>
    <w:p w14:paraId="5D3CF650" w14:textId="77777777" w:rsidR="00C427BD" w:rsidRPr="00133A16" w:rsidRDefault="00C427BD" w:rsidP="00F7185F">
      <w:pPr>
        <w:ind w:left="851"/>
        <w:rPr>
          <w:color w:val="000000" w:themeColor="text1"/>
        </w:rPr>
      </w:pPr>
    </w:p>
    <w:p w14:paraId="34D57D81" w14:textId="5011FDA8" w:rsidR="00240E6A" w:rsidRPr="00133A16" w:rsidRDefault="00C43976" w:rsidP="00F7185F">
      <w:pPr>
        <w:ind w:left="851"/>
        <w:rPr>
          <w:color w:val="000000" w:themeColor="text1"/>
        </w:rPr>
      </w:pPr>
      <w:r w:rsidRPr="00133A16">
        <w:rPr>
          <w:color w:val="000000" w:themeColor="text1"/>
        </w:rPr>
        <w:t>R</w:t>
      </w:r>
      <w:r w:rsidR="00264F10" w:rsidRPr="00133A16">
        <w:rPr>
          <w:color w:val="000000" w:themeColor="text1"/>
        </w:rPr>
        <w:t>eservationDialog</w:t>
      </w:r>
      <w:r w:rsidRPr="00133A16">
        <w:rPr>
          <w:rFonts w:hint="eastAsia"/>
          <w:color w:val="000000" w:themeColor="text1"/>
        </w:rPr>
        <w:t xml:space="preserve"> </w:t>
      </w:r>
      <w:r w:rsidRPr="00133A16">
        <w:rPr>
          <w:color w:val="000000" w:themeColor="text1"/>
        </w:rPr>
        <w:t>class</w:t>
      </w:r>
      <w:r w:rsidRPr="00133A16">
        <w:rPr>
          <w:rFonts w:hint="eastAsia"/>
          <w:color w:val="000000" w:themeColor="text1"/>
        </w:rPr>
        <w:t>は</w:t>
      </w:r>
      <w:r w:rsidR="006A3C92" w:rsidRPr="00133A16">
        <w:rPr>
          <w:color w:val="000000" w:themeColor="text1"/>
        </w:rPr>
        <w:t>新規予約を作成するためのダイアログを表示</w:t>
      </w:r>
      <w:r w:rsidRPr="00133A16">
        <w:rPr>
          <w:rFonts w:hint="eastAsia"/>
          <w:color w:val="000000" w:themeColor="text1"/>
        </w:rPr>
        <w:t>される</w:t>
      </w:r>
      <w:r w:rsidR="006A3C92" w:rsidRPr="00133A16">
        <w:rPr>
          <w:color w:val="000000" w:themeColor="text1"/>
        </w:rPr>
        <w:t>。教室選択、予約日、予約時間（開始</w:t>
      </w:r>
      <w:r w:rsidRPr="00133A16">
        <w:rPr>
          <w:rFonts w:hint="eastAsia"/>
          <w:color w:val="000000" w:themeColor="text1"/>
        </w:rPr>
        <w:t>・</w:t>
      </w:r>
      <w:r w:rsidR="006A3C92" w:rsidRPr="00133A16">
        <w:rPr>
          <w:color w:val="000000" w:themeColor="text1"/>
        </w:rPr>
        <w:t>終了）をユーザーに入力させるGUIコンポーネントを</w:t>
      </w:r>
      <w:r w:rsidRPr="00133A16">
        <w:rPr>
          <w:rFonts w:hint="eastAsia"/>
          <w:color w:val="000000" w:themeColor="text1"/>
        </w:rPr>
        <w:t>所持している</w:t>
      </w:r>
      <w:r w:rsidR="006A3C92" w:rsidRPr="00133A16">
        <w:rPr>
          <w:color w:val="000000" w:themeColor="text1"/>
        </w:rPr>
        <w:t>。また、予約を実行するため</w:t>
      </w:r>
      <w:r w:rsidR="00A578A4" w:rsidRPr="00133A16">
        <w:rPr>
          <w:rFonts w:hint="eastAsia"/>
          <w:color w:val="000000" w:themeColor="text1"/>
        </w:rPr>
        <w:t>の</w:t>
      </w:r>
      <w:r w:rsidR="006A3C92" w:rsidRPr="00133A16">
        <w:rPr>
          <w:color w:val="000000" w:themeColor="text1"/>
        </w:rPr>
        <w:t>ボタンと、ダイアログをキャンセルするためのキャンセルボタン</w:t>
      </w:r>
      <w:r w:rsidR="00FC0D7F" w:rsidRPr="00133A16">
        <w:rPr>
          <w:rFonts w:hint="eastAsia"/>
          <w:color w:val="000000" w:themeColor="text1"/>
        </w:rPr>
        <w:t>の機能も提供する</w:t>
      </w:r>
      <w:r w:rsidR="006A3C92" w:rsidRPr="00133A16">
        <w:rPr>
          <w:color w:val="000000" w:themeColor="text1"/>
        </w:rPr>
        <w:t>。</w:t>
      </w:r>
    </w:p>
    <w:p w14:paraId="07304004" w14:textId="77777777" w:rsidR="00FD4E47" w:rsidRPr="00133A16" w:rsidRDefault="00FD4E47" w:rsidP="00FD4E47">
      <w:pPr>
        <w:ind w:left="840" w:firstLine="11"/>
        <w:outlineLvl w:val="1"/>
        <w:rPr>
          <w:color w:val="000000" w:themeColor="text1"/>
        </w:rPr>
      </w:pPr>
    </w:p>
    <w:p w14:paraId="2CC0C598" w14:textId="575EE896" w:rsidR="00500322" w:rsidRPr="00133A16" w:rsidRDefault="00202E53" w:rsidP="00500322">
      <w:pPr>
        <w:pStyle w:val="ListParagraph"/>
        <w:numPr>
          <w:ilvl w:val="2"/>
          <w:numId w:val="1"/>
        </w:numPr>
        <w:ind w:leftChars="0"/>
        <w:outlineLvl w:val="2"/>
        <w:rPr>
          <w:color w:val="000000" w:themeColor="text1"/>
        </w:rPr>
      </w:pPr>
      <w:bookmarkStart w:id="35" w:name="_Toc138931269"/>
      <w:r w:rsidRPr="00133A16">
        <w:rPr>
          <w:color w:val="000000" w:themeColor="text1"/>
        </w:rPr>
        <w:t xml:space="preserve">ReservationControl </w:t>
      </w:r>
      <w:r w:rsidR="00500322" w:rsidRPr="00133A16">
        <w:rPr>
          <w:rFonts w:hint="eastAsia"/>
          <w:color w:val="000000" w:themeColor="text1"/>
        </w:rPr>
        <w:t>コンストラクタ</w:t>
      </w:r>
      <w:bookmarkEnd w:id="35"/>
    </w:p>
    <w:p w14:paraId="492568E0" w14:textId="45BF3FCA" w:rsidR="00107689" w:rsidRPr="00133A16" w:rsidRDefault="00FC3E80" w:rsidP="0000054C">
      <w:pPr>
        <w:ind w:left="1418"/>
        <w:rPr>
          <w:color w:val="000000" w:themeColor="text1"/>
        </w:rPr>
      </w:pPr>
      <w:r w:rsidRPr="00133A16">
        <w:rPr>
          <w:color w:val="000000" w:themeColor="text1"/>
        </w:rPr>
        <w:t>親クラス（Dialog）のコンストラクタを呼び出し、ダイアログボックス</w:t>
      </w:r>
      <w:r w:rsidR="00F6188B" w:rsidRPr="00133A16">
        <w:rPr>
          <w:rFonts w:hint="eastAsia"/>
          <w:color w:val="000000" w:themeColor="text1"/>
        </w:rPr>
        <w:t>を</w:t>
      </w:r>
      <w:r w:rsidR="00D271DC" w:rsidRPr="00133A16">
        <w:rPr>
          <w:rFonts w:hint="eastAsia"/>
          <w:color w:val="000000" w:themeColor="text1"/>
        </w:rPr>
        <w:t>モーダルで</w:t>
      </w:r>
      <w:r w:rsidRPr="00133A16">
        <w:rPr>
          <w:color w:val="000000" w:themeColor="text1"/>
        </w:rPr>
        <w:t>初期化し</w:t>
      </w:r>
      <w:r w:rsidR="00F6188B" w:rsidRPr="00133A16">
        <w:rPr>
          <w:rFonts w:hint="eastAsia"/>
          <w:color w:val="000000" w:themeColor="text1"/>
        </w:rPr>
        <w:t>、</w:t>
      </w:r>
      <w:r w:rsidR="00E02B95" w:rsidRPr="00133A16">
        <w:rPr>
          <w:color w:val="000000" w:themeColor="text1"/>
        </w:rPr>
        <w:t>ReservationControl のインスタンスを rc フィールドに保存。</w:t>
      </w:r>
      <w:r w:rsidR="009E78B9" w:rsidRPr="00133A16">
        <w:rPr>
          <w:rFonts w:hint="eastAsia"/>
          <w:color w:val="000000" w:themeColor="text1"/>
        </w:rPr>
        <w:t>G</w:t>
      </w:r>
      <w:r w:rsidR="009E78B9" w:rsidRPr="00133A16">
        <w:rPr>
          <w:color w:val="000000" w:themeColor="text1"/>
        </w:rPr>
        <w:t>UI</w:t>
      </w:r>
      <w:r w:rsidR="009E78B9" w:rsidRPr="00133A16">
        <w:rPr>
          <w:rFonts w:hint="eastAsia"/>
          <w:color w:val="000000" w:themeColor="text1"/>
        </w:rPr>
        <w:t>の各種部品</w:t>
      </w:r>
      <w:r w:rsidR="008F6D7E" w:rsidRPr="00133A16">
        <w:rPr>
          <w:rFonts w:hint="eastAsia"/>
          <w:color w:val="000000" w:themeColor="text1"/>
        </w:rPr>
        <w:t>生成</w:t>
      </w:r>
      <w:r w:rsidR="009E78B9" w:rsidRPr="00133A16">
        <w:rPr>
          <w:rFonts w:hint="eastAsia"/>
          <w:color w:val="000000" w:themeColor="text1"/>
        </w:rPr>
        <w:t>配置</w:t>
      </w:r>
      <w:r w:rsidR="008F6D7E" w:rsidRPr="00133A16">
        <w:rPr>
          <w:rFonts w:hint="eastAsia"/>
          <w:color w:val="000000" w:themeColor="text1"/>
        </w:rPr>
        <w:t>を行う。</w:t>
      </w:r>
      <w:r w:rsidR="00107689" w:rsidRPr="00133A16">
        <w:rPr>
          <w:color w:val="000000" w:themeColor="text1"/>
        </w:rPr>
        <w:t>新規予約のキャンセルステータスを初期化します。選択ボックスとボタン</w:t>
      </w:r>
      <w:r w:rsidR="007B3FB2" w:rsidRPr="00133A16">
        <w:rPr>
          <w:rFonts w:hint="eastAsia"/>
          <w:color w:val="000000" w:themeColor="text1"/>
        </w:rPr>
        <w:t>は</w:t>
      </w:r>
      <w:r w:rsidR="00107689" w:rsidRPr="00133A16">
        <w:rPr>
          <w:color w:val="000000" w:themeColor="text1"/>
        </w:rPr>
        <w:t>ユーザーの操作に対する応答を可能</w:t>
      </w:r>
      <w:r w:rsidR="007B3FB2" w:rsidRPr="00133A16">
        <w:rPr>
          <w:rFonts w:hint="eastAsia"/>
          <w:color w:val="000000" w:themeColor="text1"/>
        </w:rPr>
        <w:t>させる</w:t>
      </w:r>
      <w:r w:rsidR="00107689" w:rsidRPr="00133A16">
        <w:rPr>
          <w:color w:val="000000" w:themeColor="text1"/>
        </w:rPr>
        <w:t>。初期化時に</w:t>
      </w:r>
      <w:r w:rsidR="00B03E9C" w:rsidRPr="00133A16">
        <w:rPr>
          <w:rFonts w:hint="eastAsia"/>
          <w:color w:val="000000" w:themeColor="text1"/>
        </w:rPr>
        <w:t>ユーザーが</w:t>
      </w:r>
      <w:r w:rsidR="00107689" w:rsidRPr="00133A16">
        <w:rPr>
          <w:color w:val="000000" w:themeColor="text1"/>
        </w:rPr>
        <w:t>選択</w:t>
      </w:r>
      <w:r w:rsidR="00B03E9C" w:rsidRPr="00133A16">
        <w:rPr>
          <w:rFonts w:hint="eastAsia"/>
          <w:color w:val="000000" w:themeColor="text1"/>
        </w:rPr>
        <w:t>して</w:t>
      </w:r>
      <w:r w:rsidR="00107689" w:rsidRPr="00133A16">
        <w:rPr>
          <w:color w:val="000000" w:themeColor="text1"/>
        </w:rPr>
        <w:t>いる</w:t>
      </w:r>
      <w:r w:rsidR="00B03E9C" w:rsidRPr="00133A16">
        <w:rPr>
          <w:rFonts w:hint="eastAsia"/>
          <w:color w:val="000000" w:themeColor="text1"/>
        </w:rPr>
        <w:t>教室</w:t>
      </w:r>
      <w:r w:rsidR="00107689" w:rsidRPr="00133A16">
        <w:rPr>
          <w:color w:val="000000" w:themeColor="text1"/>
        </w:rPr>
        <w:t>の利用可能時間を設定</w:t>
      </w:r>
      <w:r w:rsidR="00B03E9C" w:rsidRPr="00133A16">
        <w:rPr>
          <w:rFonts w:hint="eastAsia"/>
          <w:color w:val="000000" w:themeColor="text1"/>
        </w:rPr>
        <w:t>される</w:t>
      </w:r>
      <w:r w:rsidR="00107689" w:rsidRPr="00133A16">
        <w:rPr>
          <w:color w:val="000000" w:themeColor="text1"/>
        </w:rPr>
        <w:t>。ダイアログのサイズを設定し、サイズ変更を無効に</w:t>
      </w:r>
      <w:r w:rsidR="00B03E9C" w:rsidRPr="00133A16">
        <w:rPr>
          <w:rFonts w:hint="eastAsia"/>
          <w:color w:val="000000" w:themeColor="text1"/>
        </w:rPr>
        <w:t>する</w:t>
      </w:r>
      <w:r w:rsidR="00107689" w:rsidRPr="00133A16">
        <w:rPr>
          <w:color w:val="000000" w:themeColor="text1"/>
        </w:rPr>
        <w:t>。</w:t>
      </w:r>
    </w:p>
    <w:p w14:paraId="05024A61" w14:textId="77777777" w:rsidR="00107689" w:rsidRPr="00133A16" w:rsidRDefault="00107689" w:rsidP="008F6D7E">
      <w:pPr>
        <w:pStyle w:val="ListParagraph"/>
        <w:ind w:leftChars="672" w:left="1411"/>
        <w:rPr>
          <w:rFonts w:hint="eastAsia"/>
          <w:color w:val="000000" w:themeColor="text1"/>
        </w:rPr>
      </w:pPr>
    </w:p>
    <w:p w14:paraId="26974230" w14:textId="77777777" w:rsidR="008F6D7E" w:rsidRPr="00133A16" w:rsidRDefault="008F6D7E" w:rsidP="008F6D7E">
      <w:pPr>
        <w:pStyle w:val="ListParagraph"/>
        <w:ind w:leftChars="672" w:left="1411"/>
        <w:rPr>
          <w:rFonts w:hint="eastAsia"/>
          <w:color w:val="000000" w:themeColor="text1"/>
        </w:rPr>
      </w:pPr>
    </w:p>
    <w:p w14:paraId="7D37C2C7" w14:textId="51FD41D3" w:rsidR="00C427BD" w:rsidRPr="00133A16" w:rsidRDefault="007E46D8" w:rsidP="00C427BD">
      <w:pPr>
        <w:pStyle w:val="ListParagraph"/>
        <w:numPr>
          <w:ilvl w:val="2"/>
          <w:numId w:val="1"/>
        </w:numPr>
        <w:ind w:leftChars="0"/>
        <w:outlineLvl w:val="1"/>
        <w:rPr>
          <w:color w:val="000000" w:themeColor="text1"/>
        </w:rPr>
      </w:pPr>
      <w:bookmarkStart w:id="36" w:name="_Toc138931270"/>
      <w:r w:rsidRPr="00133A16">
        <w:rPr>
          <w:b/>
          <w:color w:val="000000" w:themeColor="text1"/>
        </w:rPr>
        <w:t>resetTimeRange(String facility)</w:t>
      </w:r>
      <w:r w:rsidRPr="00133A16">
        <w:rPr>
          <w:rFonts w:hint="eastAsia"/>
          <w:b/>
          <w:color w:val="000000" w:themeColor="text1"/>
        </w:rPr>
        <w:t xml:space="preserve">　メソッド</w:t>
      </w:r>
      <w:bookmarkEnd w:id="36"/>
    </w:p>
    <w:p w14:paraId="283710C7" w14:textId="6FF5E599" w:rsidR="007E46D8" w:rsidRPr="00133A16" w:rsidRDefault="008B121D" w:rsidP="00F7185F">
      <w:pPr>
        <w:ind w:left="1418"/>
        <w:rPr>
          <w:color w:val="000000" w:themeColor="text1"/>
        </w:rPr>
      </w:pPr>
      <w:r w:rsidRPr="00133A16">
        <w:rPr>
          <w:color w:val="000000" w:themeColor="text1"/>
        </w:rPr>
        <w:t>指定された</w:t>
      </w:r>
      <w:r w:rsidRPr="00133A16">
        <w:rPr>
          <w:rFonts w:hint="eastAsia"/>
          <w:color w:val="000000" w:themeColor="text1"/>
        </w:rPr>
        <w:t>教室</w:t>
      </w:r>
      <w:r w:rsidRPr="00133A16">
        <w:rPr>
          <w:color w:val="000000" w:themeColor="text1"/>
        </w:rPr>
        <w:t>の利用可能時間を取得し、それを基に予約開始時間と終了時間の選択範囲を</w:t>
      </w:r>
      <w:r w:rsidR="0049690C" w:rsidRPr="00133A16">
        <w:rPr>
          <w:rFonts w:hint="eastAsia"/>
          <w:color w:val="000000" w:themeColor="text1"/>
        </w:rPr>
        <w:t>設定可能</w:t>
      </w:r>
      <w:r w:rsidRPr="00133A16">
        <w:rPr>
          <w:color w:val="000000" w:themeColor="text1"/>
        </w:rPr>
        <w:t>。</w:t>
      </w:r>
    </w:p>
    <w:p w14:paraId="2AE11419" w14:textId="1A91F4DB" w:rsidR="00C427BD" w:rsidRPr="00133A16" w:rsidRDefault="00160457" w:rsidP="00C427BD">
      <w:pPr>
        <w:pStyle w:val="ListParagraph"/>
        <w:numPr>
          <w:ilvl w:val="2"/>
          <w:numId w:val="1"/>
        </w:numPr>
        <w:ind w:leftChars="0"/>
        <w:outlineLvl w:val="1"/>
        <w:rPr>
          <w:color w:val="000000" w:themeColor="text1"/>
        </w:rPr>
      </w:pPr>
      <w:bookmarkStart w:id="37" w:name="_Toc138931271"/>
      <w:r w:rsidRPr="00133A16">
        <w:rPr>
          <w:b/>
          <w:color w:val="000000" w:themeColor="text1"/>
        </w:rPr>
        <w:t>itemStateChanged(ItemEvent)</w:t>
      </w:r>
      <w:r w:rsidRPr="00133A16">
        <w:rPr>
          <w:rFonts w:hint="eastAsia"/>
          <w:b/>
          <w:color w:val="000000" w:themeColor="text1"/>
        </w:rPr>
        <w:t xml:space="preserve">　メソッド</w:t>
      </w:r>
      <w:bookmarkEnd w:id="37"/>
    </w:p>
    <w:p w14:paraId="2ABF8FE2" w14:textId="56B55C81" w:rsidR="000D6347" w:rsidRPr="00133A16" w:rsidRDefault="00285BDE" w:rsidP="00F7185F">
      <w:pPr>
        <w:ind w:left="1418"/>
        <w:rPr>
          <w:color w:val="000000" w:themeColor="text1"/>
        </w:rPr>
      </w:pPr>
      <w:r w:rsidRPr="00133A16">
        <w:rPr>
          <w:color w:val="000000" w:themeColor="text1"/>
        </w:rPr>
        <w:t>GUIの選択肢が変更されたときの挙動を定義して</w:t>
      </w:r>
      <w:r w:rsidR="00CE6590" w:rsidRPr="00133A16">
        <w:rPr>
          <w:rFonts w:hint="eastAsia"/>
          <w:color w:val="000000" w:themeColor="text1"/>
        </w:rPr>
        <w:t>いる</w:t>
      </w:r>
      <w:r w:rsidRPr="00133A16">
        <w:rPr>
          <w:color w:val="000000" w:themeColor="text1"/>
        </w:rPr>
        <w:t>。</w:t>
      </w:r>
      <w:r w:rsidR="002E3CB3" w:rsidRPr="00133A16">
        <w:rPr>
          <w:rFonts w:hint="eastAsia"/>
          <w:color w:val="000000" w:themeColor="text1"/>
        </w:rPr>
        <w:t>ユーザーが</w:t>
      </w:r>
      <w:r w:rsidR="008C7F34" w:rsidRPr="00133A16">
        <w:rPr>
          <w:rFonts w:hint="eastAsia"/>
          <w:color w:val="000000" w:themeColor="text1"/>
        </w:rPr>
        <w:t>操作を行い、</w:t>
      </w:r>
      <w:r w:rsidR="002E3CB3" w:rsidRPr="00133A16">
        <w:rPr>
          <w:color w:val="000000" w:themeColor="text1"/>
        </w:rPr>
        <w:t>他の選択肢の範囲や値を適切に調整する</w:t>
      </w:r>
      <w:r w:rsidR="008C7F34" w:rsidRPr="00133A16">
        <w:rPr>
          <w:rFonts w:hint="eastAsia"/>
          <w:color w:val="000000" w:themeColor="text1"/>
        </w:rPr>
        <w:t>機能。</w:t>
      </w:r>
    </w:p>
    <w:p w14:paraId="44B1518A" w14:textId="4641C694" w:rsidR="00D4599A" w:rsidRPr="00133A16" w:rsidRDefault="00D4599A" w:rsidP="00F7185F">
      <w:pPr>
        <w:ind w:left="1418"/>
        <w:rPr>
          <w:color w:val="000000" w:themeColor="text1"/>
        </w:rPr>
      </w:pPr>
      <w:r w:rsidRPr="00133A16">
        <w:rPr>
          <w:color w:val="000000" w:themeColor="text1"/>
        </w:rPr>
        <w:t>choiceFacility.addItemListener(this);</w:t>
      </w:r>
      <w:r w:rsidR="00F7185F" w:rsidRPr="00133A16">
        <w:rPr>
          <w:rFonts w:hint="eastAsia"/>
          <w:color w:val="000000" w:themeColor="text1"/>
        </w:rPr>
        <w:t xml:space="preserve"> </w:t>
      </w:r>
      <w:r w:rsidR="00275384" w:rsidRPr="00133A16">
        <w:rPr>
          <w:rFonts w:hint="eastAsia"/>
          <w:color w:val="000000" w:themeColor="text1"/>
        </w:rPr>
        <w:t>施設選択ボックスが変更されたとき、</w:t>
      </w:r>
      <w:r w:rsidR="000D6347" w:rsidRPr="00133A16">
        <w:rPr>
          <w:rFonts w:hint="eastAsia"/>
          <w:color w:val="000000" w:themeColor="text1"/>
        </w:rPr>
        <w:t>選択された教室の利用時間に合わせ、開始時間と終了時間の選択範囲を再設定する。設定後の</w:t>
      </w:r>
      <w:r w:rsidR="00F0161C" w:rsidRPr="00133A16">
        <w:rPr>
          <w:rFonts w:hint="eastAsia"/>
          <w:color w:val="000000" w:themeColor="text1"/>
        </w:rPr>
        <w:t>時間が選択範囲外になった場合、範囲に収まるように修正する。</w:t>
      </w:r>
    </w:p>
    <w:p w14:paraId="6191F785" w14:textId="41EF7252" w:rsidR="00D4599A" w:rsidRPr="00133A16" w:rsidRDefault="00D4599A" w:rsidP="00F7185F">
      <w:pPr>
        <w:ind w:left="1418"/>
        <w:rPr>
          <w:color w:val="000000" w:themeColor="text1"/>
        </w:rPr>
      </w:pPr>
      <w:r w:rsidRPr="00133A16">
        <w:rPr>
          <w:color w:val="000000" w:themeColor="text1"/>
        </w:rPr>
        <w:t>startHour.addItemListener(this);</w:t>
      </w:r>
      <w:r w:rsidR="00F7185F" w:rsidRPr="00133A16">
        <w:rPr>
          <w:rFonts w:hint="eastAsia"/>
          <w:color w:val="000000" w:themeColor="text1"/>
        </w:rPr>
        <w:t xml:space="preserve"> </w:t>
      </w:r>
      <w:r w:rsidR="00275384" w:rsidRPr="00133A16">
        <w:rPr>
          <w:rFonts w:hint="eastAsia"/>
          <w:color w:val="000000" w:themeColor="text1"/>
        </w:rPr>
        <w:t>開始時間選択ボックスが変更されたとき、</w:t>
      </w:r>
      <w:r w:rsidR="00D55B99" w:rsidRPr="00133A16">
        <w:rPr>
          <w:rFonts w:hint="eastAsia"/>
          <w:color w:val="000000" w:themeColor="text1"/>
        </w:rPr>
        <w:t>終了時間の選択範囲を開始時間以降に再設定する。設定後の終了時間が選択範囲外になった場合、開始時間と同じに設定する。</w:t>
      </w:r>
    </w:p>
    <w:p w14:paraId="6951CD81" w14:textId="1D4673A7" w:rsidR="00D55B99" w:rsidRPr="00133A16" w:rsidRDefault="00D55B99" w:rsidP="00F7185F">
      <w:pPr>
        <w:ind w:left="1418"/>
        <w:rPr>
          <w:color w:val="000000" w:themeColor="text1"/>
        </w:rPr>
      </w:pPr>
      <w:r w:rsidRPr="00133A16">
        <w:rPr>
          <w:color w:val="000000" w:themeColor="text1"/>
        </w:rPr>
        <w:t>endHour.addItemListener(this);</w:t>
      </w:r>
      <w:r w:rsidRPr="00133A16">
        <w:rPr>
          <w:rFonts w:hint="eastAsia"/>
          <w:color w:val="000000" w:themeColor="text1"/>
        </w:rPr>
        <w:t xml:space="preserve"> 終了時間選択ボックスが変更されたとき、開始時間の選択範囲を終了時間以降に再設定する。設定後の終了時間が選択範囲外になった場合、終了時間と同じに設定する。</w:t>
      </w:r>
    </w:p>
    <w:p w14:paraId="1AC7A8BF" w14:textId="129B3811" w:rsidR="00D55B99" w:rsidRPr="00133A16" w:rsidRDefault="00C944DA" w:rsidP="00D55B99">
      <w:pPr>
        <w:pStyle w:val="ListParagraph"/>
        <w:numPr>
          <w:ilvl w:val="2"/>
          <w:numId w:val="1"/>
        </w:numPr>
        <w:ind w:leftChars="0"/>
        <w:outlineLvl w:val="1"/>
        <w:rPr>
          <w:color w:val="000000" w:themeColor="text1"/>
        </w:rPr>
      </w:pPr>
      <w:bookmarkStart w:id="38" w:name="_Toc138931272"/>
      <w:r w:rsidRPr="00133A16">
        <w:rPr>
          <w:b/>
          <w:color w:val="000000" w:themeColor="text1"/>
        </w:rPr>
        <w:t>window</w:t>
      </w:r>
      <w:r w:rsidR="00DA4EA5" w:rsidRPr="00133A16">
        <w:rPr>
          <w:b/>
          <w:color w:val="000000" w:themeColor="text1"/>
        </w:rPr>
        <w:t>Closing</w:t>
      </w:r>
      <w:r w:rsidRPr="00133A16">
        <w:rPr>
          <w:b/>
          <w:color w:val="000000" w:themeColor="text1"/>
        </w:rPr>
        <w:t>(WindowEvent)</w:t>
      </w:r>
      <w:r w:rsidRPr="00133A16">
        <w:rPr>
          <w:rFonts w:hint="eastAsia"/>
          <w:b/>
          <w:color w:val="000000" w:themeColor="text1"/>
        </w:rPr>
        <w:t xml:space="preserve"> メソッド</w:t>
      </w:r>
      <w:bookmarkEnd w:id="38"/>
    </w:p>
    <w:p w14:paraId="5F693E3B" w14:textId="0683F1DD" w:rsidR="00D5237D" w:rsidRPr="00133A16" w:rsidRDefault="00D5237D" w:rsidP="00F7185F">
      <w:pPr>
        <w:ind w:left="1418"/>
        <w:rPr>
          <w:rFonts w:hint="eastAsia"/>
          <w:color w:val="000000" w:themeColor="text1"/>
        </w:rPr>
      </w:pPr>
      <w:r w:rsidRPr="00133A16">
        <w:rPr>
          <w:color w:val="000000" w:themeColor="text1"/>
        </w:rPr>
        <w:t>ウィンドウ</w:t>
      </w:r>
      <w:r w:rsidR="00DA4EA5" w:rsidRPr="00133A16">
        <w:rPr>
          <w:rFonts w:hint="eastAsia"/>
          <w:color w:val="000000" w:themeColor="text1"/>
        </w:rPr>
        <w:t>が閉じられるとき</w:t>
      </w:r>
      <w:r w:rsidR="009E321E" w:rsidRPr="00133A16">
        <w:rPr>
          <w:rFonts w:hint="eastAsia"/>
          <w:color w:val="000000" w:themeColor="text1"/>
        </w:rPr>
        <w:t>非</w:t>
      </w:r>
      <w:r w:rsidR="00DA4EA5" w:rsidRPr="00133A16">
        <w:rPr>
          <w:rFonts w:hint="eastAsia"/>
          <w:color w:val="000000" w:themeColor="text1"/>
        </w:rPr>
        <w:t>表示にな</w:t>
      </w:r>
      <w:r w:rsidR="009E321E" w:rsidRPr="00133A16">
        <w:rPr>
          <w:rFonts w:hint="eastAsia"/>
          <w:color w:val="000000" w:themeColor="text1"/>
        </w:rPr>
        <w:t>り、</w:t>
      </w:r>
      <w:r w:rsidR="009E321E" w:rsidRPr="00133A16">
        <w:rPr>
          <w:color w:val="000000" w:themeColor="text1"/>
        </w:rPr>
        <w:t>ウィンドウとそのすべての子コンポーネントがグラフィックスリソースを解放</w:t>
      </w:r>
      <w:r w:rsidR="009E321E" w:rsidRPr="00133A16">
        <w:rPr>
          <w:rFonts w:hint="eastAsia"/>
          <w:color w:val="000000" w:themeColor="text1"/>
        </w:rPr>
        <w:t>される</w:t>
      </w:r>
      <w:r w:rsidR="009E321E" w:rsidRPr="00133A16">
        <w:rPr>
          <w:color w:val="000000" w:themeColor="text1"/>
        </w:rPr>
        <w:t>。</w:t>
      </w:r>
    </w:p>
    <w:p w14:paraId="65469B18" w14:textId="4C16ADA6" w:rsidR="00C944DA" w:rsidRPr="00133A16" w:rsidRDefault="00C3599D" w:rsidP="00D55B99">
      <w:pPr>
        <w:pStyle w:val="ListParagraph"/>
        <w:numPr>
          <w:ilvl w:val="2"/>
          <w:numId w:val="1"/>
        </w:numPr>
        <w:ind w:leftChars="0"/>
        <w:outlineLvl w:val="1"/>
        <w:rPr>
          <w:color w:val="000000" w:themeColor="text1"/>
        </w:rPr>
      </w:pPr>
      <w:bookmarkStart w:id="39" w:name="_Toc138931273"/>
      <w:r w:rsidRPr="00133A16">
        <w:rPr>
          <w:color w:val="000000" w:themeColor="text1"/>
        </w:rPr>
        <w:t xml:space="preserve">actionPerformed(ActionEvent) </w:t>
      </w:r>
      <w:r w:rsidRPr="00133A16">
        <w:rPr>
          <w:rFonts w:hint="eastAsia"/>
          <w:color w:val="000000" w:themeColor="text1"/>
        </w:rPr>
        <w:t>メソッド</w:t>
      </w:r>
      <w:bookmarkEnd w:id="39"/>
    </w:p>
    <w:p w14:paraId="2CE73FE7" w14:textId="6FA19101" w:rsidR="00953762" w:rsidRPr="00133A16" w:rsidRDefault="008D283E" w:rsidP="00F7185F">
      <w:pPr>
        <w:ind w:left="1418"/>
        <w:rPr>
          <w:color w:val="000000" w:themeColor="text1"/>
        </w:rPr>
      </w:pPr>
      <w:r w:rsidRPr="00133A16">
        <w:rPr>
          <w:color w:val="000000" w:themeColor="text1"/>
        </w:rPr>
        <w:t>GUI</w:t>
      </w:r>
      <w:r w:rsidRPr="00133A16">
        <w:rPr>
          <w:rFonts w:hint="eastAsia"/>
          <w:color w:val="000000" w:themeColor="text1"/>
        </w:rPr>
        <w:t>のOK</w:t>
      </w:r>
      <w:r w:rsidR="00953762" w:rsidRPr="00133A16">
        <w:rPr>
          <w:rFonts w:hint="eastAsia"/>
          <w:color w:val="000000" w:themeColor="text1"/>
        </w:rPr>
        <w:t>か</w:t>
      </w:r>
      <w:r w:rsidR="00953762" w:rsidRPr="00133A16">
        <w:rPr>
          <w:color w:val="000000" w:themeColor="text1"/>
        </w:rPr>
        <w:t>キャンセル</w:t>
      </w:r>
      <w:r w:rsidRPr="00133A16">
        <w:rPr>
          <w:color w:val="000000" w:themeColor="text1"/>
        </w:rPr>
        <w:t>ボタン</w:t>
      </w:r>
      <w:r w:rsidRPr="00133A16">
        <w:rPr>
          <w:rFonts w:hint="eastAsia"/>
          <w:color w:val="000000" w:themeColor="text1"/>
        </w:rPr>
        <w:t>が</w:t>
      </w:r>
      <w:r w:rsidRPr="00133A16">
        <w:rPr>
          <w:color w:val="000000" w:themeColor="text1"/>
        </w:rPr>
        <w:t>クリック</w:t>
      </w:r>
      <w:r w:rsidRPr="00133A16">
        <w:rPr>
          <w:rFonts w:hint="eastAsia"/>
          <w:color w:val="000000" w:themeColor="text1"/>
        </w:rPr>
        <w:t>された場合</w:t>
      </w:r>
      <w:r w:rsidRPr="00133A16">
        <w:rPr>
          <w:color w:val="000000" w:themeColor="text1"/>
        </w:rPr>
        <w:t>の挙動を定義してい</w:t>
      </w:r>
      <w:r w:rsidRPr="00133A16">
        <w:rPr>
          <w:rFonts w:hint="eastAsia"/>
          <w:color w:val="000000" w:themeColor="text1"/>
        </w:rPr>
        <w:t>る</w:t>
      </w:r>
      <w:r w:rsidRPr="00133A16">
        <w:rPr>
          <w:color w:val="000000" w:themeColor="text1"/>
        </w:rPr>
        <w:t>。</w:t>
      </w:r>
    </w:p>
    <w:p w14:paraId="57C75425" w14:textId="72BBE805" w:rsidR="00953762" w:rsidRPr="00133A16" w:rsidRDefault="00953762" w:rsidP="00F7185F">
      <w:pPr>
        <w:ind w:left="1418"/>
        <w:rPr>
          <w:color w:val="000000" w:themeColor="text1"/>
        </w:rPr>
      </w:pPr>
      <w:r w:rsidRPr="00133A16">
        <w:rPr>
          <w:color w:val="000000" w:themeColor="text1"/>
        </w:rPr>
        <w:t>キャンセルボタンが押された場合、予約作成をキャンセル。入力された情報をクリアし、ダイアログを</w:t>
      </w:r>
      <w:r w:rsidRPr="00133A16">
        <w:rPr>
          <w:rFonts w:hint="eastAsia"/>
          <w:color w:val="000000" w:themeColor="text1"/>
        </w:rPr>
        <w:t>閉じる</w:t>
      </w:r>
      <w:r w:rsidRPr="00133A16">
        <w:rPr>
          <w:color w:val="000000" w:themeColor="text1"/>
        </w:rPr>
        <w:t>。</w:t>
      </w:r>
    </w:p>
    <w:p w14:paraId="00E84AEE" w14:textId="5CEA1043" w:rsidR="00953762" w:rsidRPr="00133A16" w:rsidRDefault="00953762" w:rsidP="00F7185F">
      <w:pPr>
        <w:ind w:left="1418"/>
        <w:rPr>
          <w:color w:val="000000" w:themeColor="text1"/>
        </w:rPr>
      </w:pPr>
      <w:r w:rsidRPr="00133A16">
        <w:rPr>
          <w:color w:val="000000" w:themeColor="text1"/>
        </w:rPr>
        <w:t>OKボタンが押された場合</w:t>
      </w:r>
      <w:r w:rsidR="00F008E4" w:rsidRPr="00133A16">
        <w:rPr>
          <w:rFonts w:hint="eastAsia"/>
          <w:color w:val="000000" w:themeColor="text1"/>
        </w:rPr>
        <w:t>、</w:t>
      </w:r>
      <w:r w:rsidRPr="00133A16">
        <w:rPr>
          <w:color w:val="000000" w:themeColor="text1"/>
        </w:rPr>
        <w:t>予約情報の確定処理を行</w:t>
      </w:r>
      <w:r w:rsidR="00F008E4" w:rsidRPr="00133A16">
        <w:rPr>
          <w:rFonts w:hint="eastAsia"/>
          <w:color w:val="000000" w:themeColor="text1"/>
        </w:rPr>
        <w:t>う</w:t>
      </w:r>
      <w:r w:rsidRPr="00133A16">
        <w:rPr>
          <w:color w:val="000000" w:themeColor="text1"/>
        </w:rPr>
        <w:t>。選択された</w:t>
      </w:r>
      <w:r w:rsidR="00F008E4" w:rsidRPr="00133A16">
        <w:rPr>
          <w:rFonts w:hint="eastAsia"/>
          <w:color w:val="000000" w:themeColor="text1"/>
        </w:rPr>
        <w:t>教室</w:t>
      </w:r>
      <w:r w:rsidRPr="00133A16">
        <w:rPr>
          <w:color w:val="000000" w:themeColor="text1"/>
        </w:rPr>
        <w:t>、予約日、開始時間、終了時間を取得し、新しい予約をシステムに登録</w:t>
      </w:r>
      <w:r w:rsidR="00634DE0" w:rsidRPr="00133A16">
        <w:rPr>
          <w:rFonts w:hint="eastAsia"/>
          <w:color w:val="000000" w:themeColor="text1"/>
        </w:rPr>
        <w:t>する</w:t>
      </w:r>
      <w:r w:rsidRPr="00133A16">
        <w:rPr>
          <w:color w:val="000000" w:themeColor="text1"/>
        </w:rPr>
        <w:t>。</w:t>
      </w:r>
    </w:p>
    <w:p w14:paraId="432664E9" w14:textId="6130B925" w:rsidR="00C3599D" w:rsidRPr="00133A16" w:rsidRDefault="00365007" w:rsidP="00C3599D">
      <w:pPr>
        <w:pStyle w:val="ListParagraph"/>
        <w:numPr>
          <w:ilvl w:val="2"/>
          <w:numId w:val="1"/>
        </w:numPr>
        <w:ind w:leftChars="0"/>
        <w:outlineLvl w:val="1"/>
        <w:rPr>
          <w:color w:val="000000" w:themeColor="text1"/>
        </w:rPr>
      </w:pPr>
      <w:r w:rsidRPr="00133A16">
        <w:rPr>
          <w:color w:val="000000" w:themeColor="text1"/>
        </w:rPr>
        <w:t xml:space="preserve"> </w:t>
      </w:r>
      <w:bookmarkStart w:id="40" w:name="_Toc138931274"/>
      <w:r w:rsidRPr="00133A16">
        <w:rPr>
          <w:rFonts w:hint="eastAsia"/>
          <w:color w:val="000000" w:themeColor="text1"/>
        </w:rPr>
        <w:t>使用されてないメソッド</w:t>
      </w:r>
      <w:bookmarkEnd w:id="40"/>
    </w:p>
    <w:p w14:paraId="4A4E44BC" w14:textId="77777777" w:rsidR="00D8112E" w:rsidRPr="00D8112E" w:rsidRDefault="00D8112E" w:rsidP="003C6F1F">
      <w:pPr>
        <w:ind w:leftChars="700" w:left="1470"/>
        <w:rPr>
          <w:color w:val="000000" w:themeColor="text1"/>
        </w:rPr>
      </w:pPr>
      <w:r w:rsidRPr="00D8112E">
        <w:rPr>
          <w:color w:val="000000" w:themeColor="text1"/>
        </w:rPr>
        <w:t>+void windowClosed(WindowEvent)</w:t>
      </w:r>
    </w:p>
    <w:p w14:paraId="37AFAC5A" w14:textId="77777777" w:rsidR="00D8112E" w:rsidRPr="00D8112E" w:rsidRDefault="00D8112E" w:rsidP="003C6F1F">
      <w:pPr>
        <w:ind w:leftChars="700" w:left="1470"/>
        <w:rPr>
          <w:color w:val="000000" w:themeColor="text1"/>
        </w:rPr>
      </w:pPr>
      <w:r w:rsidRPr="00D8112E">
        <w:rPr>
          <w:color w:val="000000" w:themeColor="text1"/>
        </w:rPr>
        <w:t>+void windowIconified(WindowEvent)</w:t>
      </w:r>
    </w:p>
    <w:p w14:paraId="6973BA2E" w14:textId="77777777" w:rsidR="00D8112E" w:rsidRPr="00D8112E" w:rsidRDefault="00D8112E" w:rsidP="003C6F1F">
      <w:pPr>
        <w:ind w:leftChars="700" w:left="1470"/>
        <w:rPr>
          <w:color w:val="000000" w:themeColor="text1"/>
        </w:rPr>
      </w:pPr>
      <w:r w:rsidRPr="00D8112E">
        <w:rPr>
          <w:color w:val="000000" w:themeColor="text1"/>
        </w:rPr>
        <w:t>+void windowDeiconified(WindowEvent)</w:t>
      </w:r>
    </w:p>
    <w:p w14:paraId="17BA6D7A" w14:textId="77777777" w:rsidR="00D8112E" w:rsidRPr="00D8112E" w:rsidRDefault="00D8112E" w:rsidP="003C6F1F">
      <w:pPr>
        <w:ind w:leftChars="700" w:left="1470"/>
        <w:rPr>
          <w:color w:val="000000" w:themeColor="text1"/>
        </w:rPr>
      </w:pPr>
      <w:r w:rsidRPr="00D8112E">
        <w:rPr>
          <w:color w:val="000000" w:themeColor="text1"/>
        </w:rPr>
        <w:t>+void windowActivated(WindowEvent)</w:t>
      </w:r>
    </w:p>
    <w:p w14:paraId="6E524513" w14:textId="6530CCE1" w:rsidR="003C6F1F" w:rsidRDefault="00D8112E" w:rsidP="003C6F1F">
      <w:pPr>
        <w:ind w:leftChars="700" w:left="1470"/>
        <w:rPr>
          <w:color w:val="000000" w:themeColor="text1"/>
        </w:rPr>
      </w:pPr>
      <w:r w:rsidRPr="00D8112E">
        <w:rPr>
          <w:color w:val="000000" w:themeColor="text1"/>
        </w:rPr>
        <w:t>+void windowDeactivated(WindowEvent</w:t>
      </w:r>
      <w:r w:rsidR="003C6F1F">
        <w:rPr>
          <w:color w:val="000000" w:themeColor="text1"/>
        </w:rPr>
        <w:t>)</w:t>
      </w:r>
    </w:p>
    <w:p w14:paraId="5054C9BE" w14:textId="23EBA523" w:rsidR="002451FF" w:rsidRPr="00133A16" w:rsidRDefault="003C6F1F" w:rsidP="00816FF1">
      <w:pPr>
        <w:ind w:leftChars="700" w:left="1470"/>
        <w:rPr>
          <w:color w:val="000000" w:themeColor="text1"/>
        </w:rPr>
      </w:pPr>
      <w:r>
        <w:rPr>
          <w:rFonts w:hint="eastAsia"/>
          <w:color w:val="000000" w:themeColor="text1"/>
        </w:rPr>
        <w:t>+</w:t>
      </w:r>
      <w:r w:rsidRPr="00133A16">
        <w:rPr>
          <w:color w:val="000000" w:themeColor="text1"/>
        </w:rPr>
        <w:t>void windowOpened(WindowEvent)</w:t>
      </w:r>
    </w:p>
    <w:p w14:paraId="35A317A4" w14:textId="38FCD29F" w:rsidR="00BE3D47" w:rsidRPr="00133A16" w:rsidRDefault="002857EF" w:rsidP="00D23CE5">
      <w:pPr>
        <w:pStyle w:val="ListParagraph"/>
        <w:numPr>
          <w:ilvl w:val="1"/>
          <w:numId w:val="1"/>
        </w:numPr>
        <w:ind w:leftChars="0"/>
        <w:outlineLvl w:val="1"/>
        <w:rPr>
          <w:color w:val="000000" w:themeColor="text1"/>
        </w:rPr>
      </w:pPr>
      <w:bookmarkStart w:id="41" w:name="_Toc138931275"/>
      <w:r w:rsidRPr="00133A16">
        <w:rPr>
          <w:color w:val="000000" w:themeColor="text1"/>
        </w:rPr>
        <w:t>ChoiceHour</w:t>
      </w:r>
      <w:r w:rsidR="002451FF" w:rsidRPr="00133A16">
        <w:rPr>
          <w:color w:val="000000" w:themeColor="text1"/>
        </w:rPr>
        <w:t xml:space="preserve"> Cla</w:t>
      </w:r>
      <w:r w:rsidR="00F45B9B" w:rsidRPr="00133A16">
        <w:rPr>
          <w:color w:val="000000" w:themeColor="text1"/>
        </w:rPr>
        <w:t>s</w:t>
      </w:r>
      <w:r w:rsidR="002451FF" w:rsidRPr="00133A16">
        <w:rPr>
          <w:color w:val="000000" w:themeColor="text1"/>
        </w:rPr>
        <w:t>s</w:t>
      </w:r>
      <w:bookmarkEnd w:id="41"/>
    </w:p>
    <w:tbl>
      <w:tblPr>
        <w:tblStyle w:val="TableGrid"/>
        <w:tblW w:w="0" w:type="auto"/>
        <w:tblInd w:w="840" w:type="dxa"/>
        <w:tblLook w:val="04A0" w:firstRow="1" w:lastRow="0" w:firstColumn="1" w:lastColumn="0" w:noHBand="0" w:noVBand="1"/>
      </w:tblPr>
      <w:tblGrid>
        <w:gridCol w:w="2416"/>
      </w:tblGrid>
      <w:tr w:rsidR="00DD5E50" w14:paraId="42E7A261" w14:textId="77777777" w:rsidTr="00DD5E50">
        <w:tc>
          <w:tcPr>
            <w:tcW w:w="2416" w:type="dxa"/>
          </w:tcPr>
          <w:p w14:paraId="07221E0E" w14:textId="50BCA516" w:rsidR="00DD5E50" w:rsidRDefault="00DD5E50" w:rsidP="00F513EA">
            <w:pPr>
              <w:pStyle w:val="ListParagraph"/>
              <w:ind w:leftChars="0" w:left="0"/>
            </w:pPr>
            <w:r>
              <w:rPr>
                <w:rFonts w:hint="eastAsia"/>
              </w:rPr>
              <w:t>C</w:t>
            </w:r>
            <w:r>
              <w:t>hoice</w:t>
            </w:r>
            <w:r w:rsidR="004739A2">
              <w:t>Hour</w:t>
            </w:r>
          </w:p>
        </w:tc>
      </w:tr>
      <w:tr w:rsidR="00DD5E50" w14:paraId="6A9AB78D" w14:textId="77777777" w:rsidTr="00DD5E50">
        <w:tc>
          <w:tcPr>
            <w:tcW w:w="2416" w:type="dxa"/>
          </w:tcPr>
          <w:p w14:paraId="4B4D2BEB" w14:textId="77777777" w:rsidR="00DD5E50" w:rsidRDefault="00DD5E50" w:rsidP="00F513EA">
            <w:pPr>
              <w:pStyle w:val="ListParagraph"/>
              <w:ind w:leftChars="0" w:left="0"/>
            </w:pPr>
          </w:p>
        </w:tc>
      </w:tr>
      <w:tr w:rsidR="00DD5E50" w14:paraId="7A9F4E8E" w14:textId="77777777" w:rsidTr="00DD5E50">
        <w:tc>
          <w:tcPr>
            <w:tcW w:w="2416" w:type="dxa"/>
          </w:tcPr>
          <w:p w14:paraId="66F5D644" w14:textId="4CDDB884" w:rsidR="0027200A" w:rsidRPr="00133A16" w:rsidRDefault="0089267B" w:rsidP="00FB37FC">
            <w:pPr>
              <w:rPr>
                <w:color w:val="000000" w:themeColor="text1"/>
              </w:rPr>
            </w:pPr>
            <w:r w:rsidRPr="00133A16">
              <w:rPr>
                <w:rFonts w:hint="eastAsia"/>
                <w:color w:val="000000" w:themeColor="text1"/>
              </w:rPr>
              <w:t>+</w:t>
            </w:r>
            <w:r w:rsidR="00F84DDD" w:rsidRPr="00133A16">
              <w:rPr>
                <w:rFonts w:hint="eastAsia"/>
                <w:color w:val="000000" w:themeColor="text1"/>
              </w:rPr>
              <w:t>C</w:t>
            </w:r>
            <w:r w:rsidR="00F84DDD" w:rsidRPr="00133A16">
              <w:rPr>
                <w:color w:val="000000" w:themeColor="text1"/>
              </w:rPr>
              <w:t>hoi</w:t>
            </w:r>
            <w:r w:rsidRPr="00133A16">
              <w:rPr>
                <w:color w:val="000000" w:themeColor="text1"/>
              </w:rPr>
              <w:t>ceHour()</w:t>
            </w:r>
          </w:p>
          <w:p w14:paraId="11830F45" w14:textId="7098A799" w:rsidR="00FB37FC" w:rsidRPr="00133A16" w:rsidRDefault="00FB37FC" w:rsidP="00FB37FC">
            <w:pPr>
              <w:rPr>
                <w:color w:val="000000" w:themeColor="text1"/>
              </w:rPr>
            </w:pPr>
            <w:r w:rsidRPr="00133A16">
              <w:rPr>
                <w:rFonts w:hint="eastAsia"/>
                <w:color w:val="000000" w:themeColor="text1"/>
              </w:rPr>
              <w:t>+v</w:t>
            </w:r>
            <w:r w:rsidRPr="00133A16">
              <w:rPr>
                <w:color w:val="000000" w:themeColor="text1"/>
              </w:rPr>
              <w:t>oid resetRange</w:t>
            </w:r>
            <w:r w:rsidR="00DF2051" w:rsidRPr="00133A16">
              <w:rPr>
                <w:color w:val="000000" w:themeColor="text1"/>
              </w:rPr>
              <w:t>()</w:t>
            </w:r>
          </w:p>
          <w:p w14:paraId="030C9696" w14:textId="77777777" w:rsidR="00DD5E50" w:rsidRPr="00133A16" w:rsidRDefault="00872945" w:rsidP="00F513EA">
            <w:pPr>
              <w:pStyle w:val="ListParagraph"/>
              <w:ind w:leftChars="0" w:left="0"/>
              <w:rPr>
                <w:color w:val="000000" w:themeColor="text1"/>
              </w:rPr>
            </w:pPr>
            <w:r w:rsidRPr="00133A16">
              <w:rPr>
                <w:rFonts w:hint="eastAsia"/>
                <w:color w:val="000000" w:themeColor="text1"/>
              </w:rPr>
              <w:t>+</w:t>
            </w:r>
            <w:r w:rsidR="007942B6" w:rsidRPr="00133A16">
              <w:rPr>
                <w:color w:val="000000" w:themeColor="text1"/>
              </w:rPr>
              <w:t>String getFirst</w:t>
            </w:r>
            <w:r w:rsidR="00DA0096" w:rsidRPr="00133A16">
              <w:rPr>
                <w:color w:val="000000" w:themeColor="text1"/>
              </w:rPr>
              <w:t>()</w:t>
            </w:r>
          </w:p>
          <w:p w14:paraId="752C18B3" w14:textId="77777777" w:rsidR="00DA0096" w:rsidRPr="00133A16" w:rsidRDefault="00DA0096" w:rsidP="00F513EA">
            <w:pPr>
              <w:pStyle w:val="ListParagraph"/>
              <w:ind w:leftChars="0" w:left="0"/>
              <w:rPr>
                <w:color w:val="000000" w:themeColor="text1"/>
              </w:rPr>
            </w:pPr>
            <w:r w:rsidRPr="00133A16">
              <w:rPr>
                <w:rFonts w:hint="eastAsia"/>
                <w:color w:val="000000" w:themeColor="text1"/>
              </w:rPr>
              <w:t>+</w:t>
            </w:r>
            <w:r w:rsidRPr="00133A16">
              <w:rPr>
                <w:color w:val="000000" w:themeColor="text1"/>
              </w:rPr>
              <w:t xml:space="preserve">String </w:t>
            </w:r>
            <w:r w:rsidR="00B557DB" w:rsidRPr="00133A16">
              <w:rPr>
                <w:color w:val="000000" w:themeColor="text1"/>
              </w:rPr>
              <w:t>getLast()</w:t>
            </w:r>
          </w:p>
          <w:p w14:paraId="3577B551" w14:textId="36760C69" w:rsidR="00F427A6" w:rsidRPr="00133A16" w:rsidRDefault="001655A7" w:rsidP="00F513EA">
            <w:pPr>
              <w:pStyle w:val="ListParagraph"/>
              <w:ind w:leftChars="0" w:left="0"/>
              <w:rPr>
                <w:color w:val="000000" w:themeColor="text1"/>
              </w:rPr>
            </w:pPr>
            <w:r w:rsidRPr="00133A16">
              <w:rPr>
                <w:rFonts w:hint="eastAsia"/>
                <w:color w:val="000000" w:themeColor="text1"/>
              </w:rPr>
              <w:t>~</w:t>
            </w:r>
            <w:r w:rsidR="00A87596" w:rsidRPr="00133A16">
              <w:rPr>
                <w:rFonts w:hint="eastAsia"/>
                <w:color w:val="000000" w:themeColor="text1"/>
              </w:rPr>
              <w:t>g</w:t>
            </w:r>
            <w:r w:rsidR="00A87596" w:rsidRPr="00133A16">
              <w:rPr>
                <w:color w:val="000000" w:themeColor="text1"/>
              </w:rPr>
              <w:t>etItem</w:t>
            </w:r>
            <w:r w:rsidR="00091A7D" w:rsidRPr="00133A16">
              <w:rPr>
                <w:color w:val="000000" w:themeColor="text1"/>
              </w:rPr>
              <w:t>()</w:t>
            </w:r>
          </w:p>
          <w:p w14:paraId="4C808C9D" w14:textId="6774DAE4" w:rsidR="00DD5E50" w:rsidRPr="00133A16" w:rsidRDefault="001655A7" w:rsidP="00F513EA">
            <w:pPr>
              <w:pStyle w:val="ListParagraph"/>
              <w:ind w:leftChars="0" w:left="0"/>
              <w:rPr>
                <w:color w:val="000000" w:themeColor="text1"/>
              </w:rPr>
            </w:pPr>
            <w:r w:rsidRPr="00133A16">
              <w:rPr>
                <w:rFonts w:hint="eastAsia"/>
                <w:color w:val="000000" w:themeColor="text1"/>
              </w:rPr>
              <w:t>~</w:t>
            </w:r>
            <w:r w:rsidR="00091A7D" w:rsidRPr="00133A16">
              <w:rPr>
                <w:rFonts w:hint="eastAsia"/>
                <w:color w:val="000000" w:themeColor="text1"/>
              </w:rPr>
              <w:t>g</w:t>
            </w:r>
            <w:r w:rsidR="00091A7D" w:rsidRPr="00133A16">
              <w:rPr>
                <w:color w:val="000000" w:themeColor="text1"/>
              </w:rPr>
              <w:t>e</w:t>
            </w:r>
            <w:r w:rsidR="00894488" w:rsidRPr="00133A16">
              <w:rPr>
                <w:rFonts w:hint="eastAsia"/>
                <w:color w:val="000000" w:themeColor="text1"/>
              </w:rPr>
              <w:t>tItem</w:t>
            </w:r>
            <w:r w:rsidR="009C4F6D" w:rsidRPr="00133A16">
              <w:rPr>
                <w:rFonts w:hint="eastAsia"/>
                <w:color w:val="000000" w:themeColor="text1"/>
              </w:rPr>
              <w:t>Count</w:t>
            </w:r>
            <w:r w:rsidR="00257BD8" w:rsidRPr="00133A16">
              <w:rPr>
                <w:rFonts w:hint="eastAsia"/>
                <w:color w:val="000000" w:themeColor="text1"/>
              </w:rPr>
              <w:t>(</w:t>
            </w:r>
            <w:r w:rsidR="00257BD8" w:rsidRPr="00133A16">
              <w:rPr>
                <w:color w:val="000000" w:themeColor="text1"/>
              </w:rPr>
              <w:t>)</w:t>
            </w:r>
          </w:p>
        </w:tc>
      </w:tr>
    </w:tbl>
    <w:p w14:paraId="0A0E5F46" w14:textId="1E122EB6" w:rsidR="00DD5E50" w:rsidRPr="00133A16" w:rsidRDefault="004739A2" w:rsidP="00CC3C7A">
      <w:pPr>
        <w:ind w:leftChars="400" w:left="840"/>
        <w:rPr>
          <w:color w:val="000000" w:themeColor="text1"/>
        </w:rPr>
      </w:pPr>
      <w:r w:rsidRPr="00133A16">
        <w:rPr>
          <w:rFonts w:hint="eastAsia"/>
          <w:color w:val="000000" w:themeColor="text1"/>
        </w:rPr>
        <w:t>C</w:t>
      </w:r>
      <w:r w:rsidRPr="00133A16">
        <w:rPr>
          <w:color w:val="000000" w:themeColor="text1"/>
        </w:rPr>
        <w:t>hoiceHour Class</w:t>
      </w:r>
      <w:r w:rsidRPr="00133A16">
        <w:rPr>
          <w:rFonts w:hint="eastAsia"/>
          <w:color w:val="000000" w:themeColor="text1"/>
        </w:rPr>
        <w:t>は</w:t>
      </w:r>
      <w:r w:rsidR="008D72F9" w:rsidRPr="00133A16">
        <w:rPr>
          <w:rFonts w:hint="eastAsia"/>
          <w:color w:val="000000" w:themeColor="text1"/>
        </w:rPr>
        <w:t>choiceクラスの派生</w:t>
      </w:r>
      <w:r w:rsidR="00D9072F" w:rsidRPr="00133A16">
        <w:rPr>
          <w:rFonts w:hint="eastAsia"/>
          <w:color w:val="000000" w:themeColor="text1"/>
        </w:rPr>
        <w:t>クラス</w:t>
      </w:r>
      <w:r w:rsidR="008D72F9" w:rsidRPr="00133A16">
        <w:rPr>
          <w:rFonts w:hint="eastAsia"/>
          <w:color w:val="000000" w:themeColor="text1"/>
        </w:rPr>
        <w:t>で</w:t>
      </w:r>
      <w:r w:rsidR="00F30859" w:rsidRPr="00133A16">
        <w:rPr>
          <w:rFonts w:hint="eastAsia"/>
          <w:color w:val="000000" w:themeColor="text1"/>
        </w:rPr>
        <w:t>、予約時を指定するChoiceに</w:t>
      </w:r>
      <w:r w:rsidR="00CB42DD" w:rsidRPr="00133A16">
        <w:rPr>
          <w:rFonts w:hint="eastAsia"/>
          <w:color w:val="000000" w:themeColor="text1"/>
        </w:rPr>
        <w:t>9～21</w:t>
      </w:r>
      <w:r w:rsidR="00F30859" w:rsidRPr="00133A16">
        <w:rPr>
          <w:rFonts w:hint="eastAsia"/>
          <w:color w:val="000000" w:themeColor="text1"/>
        </w:rPr>
        <w:t>を登録する</w:t>
      </w:r>
      <w:r w:rsidR="00C0735D" w:rsidRPr="00133A16">
        <w:rPr>
          <w:rFonts w:hint="eastAsia"/>
          <w:color w:val="000000" w:themeColor="text1"/>
        </w:rPr>
        <w:t>．</w:t>
      </w:r>
    </w:p>
    <w:p w14:paraId="058EDDA8" w14:textId="67FD9CBF" w:rsidR="0054174B" w:rsidRPr="00133A16" w:rsidRDefault="0054174B" w:rsidP="00CC3C7A">
      <w:pPr>
        <w:ind w:leftChars="400" w:left="840"/>
        <w:rPr>
          <w:rFonts w:hint="eastAsia"/>
          <w:color w:val="000000" w:themeColor="text1"/>
        </w:rPr>
      </w:pPr>
      <w:r w:rsidRPr="00133A16">
        <w:rPr>
          <w:rFonts w:hint="eastAsia"/>
          <w:color w:val="000000" w:themeColor="text1"/>
        </w:rPr>
        <w:t>登録</w:t>
      </w:r>
      <w:r w:rsidR="00783E0D" w:rsidRPr="00133A16">
        <w:rPr>
          <w:rFonts w:hint="eastAsia"/>
          <w:color w:val="000000" w:themeColor="text1"/>
        </w:rPr>
        <w:t>した</w:t>
      </w:r>
      <w:r w:rsidRPr="00133A16">
        <w:rPr>
          <w:rFonts w:hint="eastAsia"/>
          <w:color w:val="000000" w:themeColor="text1"/>
        </w:rPr>
        <w:t>中から</w:t>
      </w:r>
      <w:r w:rsidR="003421FB" w:rsidRPr="00133A16">
        <w:rPr>
          <w:rFonts w:hint="eastAsia"/>
          <w:color w:val="000000" w:themeColor="text1"/>
        </w:rPr>
        <w:t>選択された</w:t>
      </w:r>
      <w:r w:rsidR="003D2653" w:rsidRPr="00133A16">
        <w:rPr>
          <w:rFonts w:hint="eastAsia"/>
          <w:color w:val="000000" w:themeColor="text1"/>
        </w:rPr>
        <w:t>ものを文字列として</w:t>
      </w:r>
      <w:r w:rsidR="00FE1143" w:rsidRPr="00133A16">
        <w:rPr>
          <w:rFonts w:hint="eastAsia"/>
          <w:color w:val="000000" w:themeColor="text1"/>
        </w:rPr>
        <w:t>選択ボックスに追加する</w:t>
      </w:r>
      <w:r w:rsidR="00C0735D" w:rsidRPr="00133A16">
        <w:rPr>
          <w:rFonts w:hint="eastAsia"/>
          <w:color w:val="000000" w:themeColor="text1"/>
        </w:rPr>
        <w:t>．</w:t>
      </w:r>
    </w:p>
    <w:p w14:paraId="5F015A4C" w14:textId="575CF5CA" w:rsidR="00F513EA" w:rsidRPr="00133A16" w:rsidRDefault="003B60C0" w:rsidP="00CC3C7A">
      <w:pPr>
        <w:pStyle w:val="ListParagraph"/>
        <w:numPr>
          <w:ilvl w:val="2"/>
          <w:numId w:val="1"/>
        </w:numPr>
        <w:ind w:leftChars="0"/>
        <w:outlineLvl w:val="1"/>
        <w:rPr>
          <w:color w:val="000000" w:themeColor="text1"/>
        </w:rPr>
      </w:pPr>
      <w:bookmarkStart w:id="42" w:name="_Toc138931276"/>
      <w:r w:rsidRPr="00133A16">
        <w:rPr>
          <w:color w:val="000000" w:themeColor="text1"/>
        </w:rPr>
        <w:t>ChoiceHour</w:t>
      </w:r>
      <w:r w:rsidR="00A265A2" w:rsidRPr="00133A16">
        <w:rPr>
          <w:rFonts w:hint="eastAsia"/>
          <w:color w:val="000000" w:themeColor="text1"/>
        </w:rPr>
        <w:t>コンストラクタ</w:t>
      </w:r>
      <w:bookmarkEnd w:id="42"/>
    </w:p>
    <w:p w14:paraId="35DC9DA2" w14:textId="73EBE985" w:rsidR="00F50C3B" w:rsidRPr="00133A16" w:rsidRDefault="00F50C3B" w:rsidP="00F50C3B">
      <w:pPr>
        <w:ind w:left="578" w:firstLine="840"/>
        <w:rPr>
          <w:rFonts w:hint="eastAsia"/>
          <w:color w:val="000000" w:themeColor="text1"/>
        </w:rPr>
      </w:pPr>
      <w:r w:rsidRPr="00133A16">
        <w:rPr>
          <w:rFonts w:hint="eastAsia"/>
          <w:color w:val="000000" w:themeColor="text1"/>
        </w:rPr>
        <w:t>選択できる時刻の範囲を9～21とする</w:t>
      </w:r>
    </w:p>
    <w:p w14:paraId="6BA14FC0" w14:textId="3379C255" w:rsidR="00705AF5" w:rsidRPr="00133A16" w:rsidRDefault="00F50C3B" w:rsidP="00705AF5">
      <w:pPr>
        <w:pStyle w:val="ListParagraph"/>
        <w:numPr>
          <w:ilvl w:val="2"/>
          <w:numId w:val="1"/>
        </w:numPr>
        <w:ind w:leftChars="0"/>
        <w:outlineLvl w:val="1"/>
        <w:rPr>
          <w:color w:val="000000" w:themeColor="text1"/>
        </w:rPr>
      </w:pPr>
      <w:bookmarkStart w:id="43" w:name="_Toc138931277"/>
      <w:r w:rsidRPr="00133A16">
        <w:rPr>
          <w:color w:val="000000" w:themeColor="text1"/>
        </w:rPr>
        <w:t>resetRange</w:t>
      </w:r>
      <w:r w:rsidRPr="00133A16">
        <w:rPr>
          <w:rFonts w:hint="eastAsia"/>
          <w:color w:val="000000" w:themeColor="text1"/>
        </w:rPr>
        <w:t>メソッド</w:t>
      </w:r>
      <w:bookmarkEnd w:id="43"/>
    </w:p>
    <w:p w14:paraId="28C622A2" w14:textId="65927503" w:rsidR="00F50C3B" w:rsidRPr="00133A16" w:rsidRDefault="00F50C3B" w:rsidP="00F50C3B">
      <w:pPr>
        <w:ind w:leftChars="675" w:left="1418"/>
        <w:rPr>
          <w:rFonts w:hint="eastAsia"/>
          <w:color w:val="000000" w:themeColor="text1"/>
        </w:rPr>
      </w:pPr>
      <w:r w:rsidRPr="00133A16">
        <w:rPr>
          <w:rFonts w:hint="eastAsia"/>
          <w:color w:val="000000" w:themeColor="text1"/>
        </w:rPr>
        <w:t>変数S</w:t>
      </w:r>
      <w:r w:rsidRPr="00133A16">
        <w:rPr>
          <w:color w:val="000000" w:themeColor="text1"/>
        </w:rPr>
        <w:t>tart</w:t>
      </w:r>
      <w:r w:rsidRPr="00133A16">
        <w:rPr>
          <w:rFonts w:hint="eastAsia"/>
          <w:color w:val="000000" w:themeColor="text1"/>
        </w:rPr>
        <w:t>と変数e</w:t>
      </w:r>
      <w:r w:rsidRPr="00133A16">
        <w:rPr>
          <w:color w:val="000000" w:themeColor="text1"/>
        </w:rPr>
        <w:t>nd</w:t>
      </w:r>
      <w:r w:rsidRPr="00133A16">
        <w:rPr>
          <w:rFonts w:hint="eastAsia"/>
          <w:color w:val="000000" w:themeColor="text1"/>
        </w:rPr>
        <w:t>に登録されている項目を全削除後、変数startをLoop変数として＋１しながらe</w:t>
      </w:r>
      <w:r w:rsidRPr="00133A16">
        <w:rPr>
          <w:color w:val="000000" w:themeColor="text1"/>
        </w:rPr>
        <w:t>nd</w:t>
      </w:r>
      <w:r w:rsidRPr="00133A16">
        <w:rPr>
          <w:rFonts w:hint="eastAsia"/>
          <w:color w:val="000000" w:themeColor="text1"/>
        </w:rPr>
        <w:t>と同値になるまで項目に文字列として登録する．この時、変数</w:t>
      </w:r>
      <w:r w:rsidRPr="00133A16">
        <w:rPr>
          <w:color w:val="000000" w:themeColor="text1"/>
        </w:rPr>
        <w:t>Start</w:t>
      </w:r>
      <w:r w:rsidRPr="00133A16">
        <w:rPr>
          <w:rFonts w:hint="eastAsia"/>
          <w:color w:val="000000" w:themeColor="text1"/>
        </w:rPr>
        <w:t>はs</w:t>
      </w:r>
      <w:r w:rsidRPr="00133A16">
        <w:rPr>
          <w:color w:val="000000" w:themeColor="text1"/>
        </w:rPr>
        <w:t>tring</w:t>
      </w:r>
      <w:r w:rsidRPr="00133A16">
        <w:rPr>
          <w:rFonts w:hint="eastAsia"/>
          <w:color w:val="000000" w:themeColor="text1"/>
        </w:rPr>
        <w:t>型変数hに格納され、その値が一桁である時、数字の前に0を付加する．</w:t>
      </w:r>
    </w:p>
    <w:p w14:paraId="77A5D3D8" w14:textId="541F6518" w:rsidR="00705AF5" w:rsidRPr="00133A16" w:rsidRDefault="00F50C3B" w:rsidP="00705AF5">
      <w:pPr>
        <w:pStyle w:val="ListParagraph"/>
        <w:numPr>
          <w:ilvl w:val="2"/>
          <w:numId w:val="1"/>
        </w:numPr>
        <w:ind w:leftChars="0"/>
        <w:outlineLvl w:val="1"/>
        <w:rPr>
          <w:color w:val="000000" w:themeColor="text1"/>
        </w:rPr>
      </w:pPr>
      <w:bookmarkStart w:id="44" w:name="_Toc138931278"/>
      <w:r w:rsidRPr="00133A16">
        <w:rPr>
          <w:color w:val="000000" w:themeColor="text1"/>
        </w:rPr>
        <w:t>getFirst</w:t>
      </w:r>
      <w:r w:rsidRPr="00133A16">
        <w:rPr>
          <w:rFonts w:hint="eastAsia"/>
          <w:color w:val="000000" w:themeColor="text1"/>
        </w:rPr>
        <w:t>メソッド</w:t>
      </w:r>
      <w:bookmarkEnd w:id="44"/>
    </w:p>
    <w:p w14:paraId="578EA05B" w14:textId="74683955" w:rsidR="002E7662" w:rsidRPr="00133A16" w:rsidRDefault="002E7662" w:rsidP="002E7662">
      <w:pPr>
        <w:ind w:left="578" w:firstLine="840"/>
        <w:rPr>
          <w:rFonts w:hint="eastAsia"/>
          <w:color w:val="000000" w:themeColor="text1"/>
        </w:rPr>
      </w:pPr>
      <w:r w:rsidRPr="00133A16">
        <w:rPr>
          <w:rFonts w:hint="eastAsia"/>
          <w:color w:val="000000" w:themeColor="text1"/>
        </w:rPr>
        <w:t>登録されている時間の中で一番早い時間、つまり0番目のデータを返す</w:t>
      </w:r>
    </w:p>
    <w:p w14:paraId="24AFF1B3" w14:textId="0EE24405" w:rsidR="00F50C3B" w:rsidRPr="00133A16" w:rsidRDefault="002E7662" w:rsidP="00705AF5">
      <w:pPr>
        <w:pStyle w:val="ListParagraph"/>
        <w:numPr>
          <w:ilvl w:val="2"/>
          <w:numId w:val="1"/>
        </w:numPr>
        <w:ind w:leftChars="0"/>
        <w:outlineLvl w:val="1"/>
        <w:rPr>
          <w:color w:val="000000" w:themeColor="text1"/>
        </w:rPr>
      </w:pPr>
      <w:bookmarkStart w:id="45" w:name="_Toc138931279"/>
      <w:r w:rsidRPr="00133A16">
        <w:rPr>
          <w:color w:val="000000" w:themeColor="text1"/>
        </w:rPr>
        <w:t>getLast</w:t>
      </w:r>
      <w:r w:rsidRPr="00133A16">
        <w:rPr>
          <w:rFonts w:hint="eastAsia"/>
          <w:color w:val="000000" w:themeColor="text1"/>
        </w:rPr>
        <w:t>メソッド</w:t>
      </w:r>
      <w:bookmarkEnd w:id="45"/>
    </w:p>
    <w:p w14:paraId="0A5CFCB0" w14:textId="11BF2D77" w:rsidR="002E7662" w:rsidRPr="00133A16" w:rsidRDefault="007C77C7" w:rsidP="002E7662">
      <w:pPr>
        <w:ind w:left="578" w:firstLine="840"/>
        <w:rPr>
          <w:rFonts w:hint="eastAsia"/>
          <w:color w:val="000000" w:themeColor="text1"/>
        </w:rPr>
      </w:pPr>
      <w:r w:rsidRPr="00133A16">
        <w:rPr>
          <w:rFonts w:hint="eastAsia"/>
          <w:color w:val="000000" w:themeColor="text1"/>
        </w:rPr>
        <w:t>登録されている時間の中で一番遅い時間を返す</w:t>
      </w:r>
    </w:p>
    <w:p w14:paraId="4F75E173" w14:textId="62184939" w:rsidR="00F50C3B" w:rsidRPr="00133A16" w:rsidRDefault="0049377F" w:rsidP="00705AF5">
      <w:pPr>
        <w:pStyle w:val="ListParagraph"/>
        <w:numPr>
          <w:ilvl w:val="2"/>
          <w:numId w:val="1"/>
        </w:numPr>
        <w:ind w:leftChars="0"/>
        <w:outlineLvl w:val="1"/>
        <w:rPr>
          <w:color w:val="000000" w:themeColor="text1"/>
        </w:rPr>
      </w:pPr>
      <w:bookmarkStart w:id="46" w:name="_Toc138931280"/>
      <w:r w:rsidRPr="00133A16">
        <w:rPr>
          <w:rFonts w:hint="eastAsia"/>
          <w:color w:val="000000" w:themeColor="text1"/>
        </w:rPr>
        <w:t>g</w:t>
      </w:r>
      <w:r w:rsidRPr="00133A16">
        <w:rPr>
          <w:color w:val="000000" w:themeColor="text1"/>
        </w:rPr>
        <w:t>etItem</w:t>
      </w:r>
      <w:r w:rsidRPr="00133A16">
        <w:rPr>
          <w:rFonts w:hint="eastAsia"/>
          <w:color w:val="000000" w:themeColor="text1"/>
        </w:rPr>
        <w:t>メソッド</w:t>
      </w:r>
      <w:bookmarkEnd w:id="46"/>
    </w:p>
    <w:p w14:paraId="42722154" w14:textId="7F4285B2" w:rsidR="0049377F" w:rsidRPr="00133A16" w:rsidRDefault="0049377F" w:rsidP="0049377F">
      <w:pPr>
        <w:ind w:left="578" w:firstLine="840"/>
        <w:rPr>
          <w:rFonts w:hint="eastAsia"/>
          <w:color w:val="000000" w:themeColor="text1"/>
        </w:rPr>
      </w:pPr>
      <w:r w:rsidRPr="00133A16">
        <w:rPr>
          <w:color w:val="000000" w:themeColor="text1"/>
        </w:rPr>
        <w:t>引数で指定した項番のデータを 返す．この場合は先頭データを返す．</w:t>
      </w:r>
    </w:p>
    <w:p w14:paraId="45AE7D1A" w14:textId="5230399D" w:rsidR="00794A44" w:rsidRPr="00133A16" w:rsidRDefault="0049377F" w:rsidP="0049377F">
      <w:pPr>
        <w:pStyle w:val="ListParagraph"/>
        <w:numPr>
          <w:ilvl w:val="2"/>
          <w:numId w:val="1"/>
        </w:numPr>
        <w:ind w:leftChars="0"/>
        <w:outlineLvl w:val="1"/>
        <w:rPr>
          <w:rFonts w:hint="eastAsia"/>
          <w:color w:val="000000" w:themeColor="text1"/>
        </w:rPr>
      </w:pPr>
      <w:bookmarkStart w:id="47" w:name="_Toc138931281"/>
      <w:r w:rsidRPr="00133A16">
        <w:rPr>
          <w:rFonts w:hint="eastAsia"/>
          <w:color w:val="000000" w:themeColor="text1"/>
        </w:rPr>
        <w:t>g</w:t>
      </w:r>
      <w:r w:rsidRPr="00133A16">
        <w:rPr>
          <w:color w:val="000000" w:themeColor="text1"/>
        </w:rPr>
        <w:t>etItemCount</w:t>
      </w:r>
      <w:r w:rsidRPr="00133A16">
        <w:rPr>
          <w:rFonts w:hint="eastAsia"/>
          <w:color w:val="000000" w:themeColor="text1"/>
        </w:rPr>
        <w:t>メソッド</w:t>
      </w:r>
      <w:bookmarkEnd w:id="47"/>
    </w:p>
    <w:p w14:paraId="23FED3F1" w14:textId="6992C45D" w:rsidR="0049377F" w:rsidRPr="00133A16" w:rsidRDefault="0049377F" w:rsidP="00297632">
      <w:pPr>
        <w:ind w:left="578" w:firstLine="273"/>
        <w:rPr>
          <w:rFonts w:hint="eastAsia"/>
          <w:color w:val="000000" w:themeColor="text1"/>
        </w:rPr>
      </w:pPr>
      <w:r w:rsidRPr="00133A16">
        <w:rPr>
          <w:rFonts w:hint="eastAsia"/>
          <w:color w:val="000000" w:themeColor="text1"/>
        </w:rPr>
        <w:t xml:space="preserve">　　</w:t>
      </w:r>
      <w:r w:rsidR="00297632" w:rsidRPr="00133A16">
        <w:rPr>
          <w:rFonts w:hint="eastAsia"/>
          <w:color w:val="000000" w:themeColor="text1"/>
        </w:rPr>
        <w:t xml:space="preserve"> </w:t>
      </w:r>
      <w:r w:rsidRPr="00133A16">
        <w:rPr>
          <w:color w:val="000000" w:themeColor="text1"/>
        </w:rPr>
        <w:t>項⽬の個数を返す</w:t>
      </w:r>
    </w:p>
    <w:p w14:paraId="6C4CF761" w14:textId="6D3DBC2C" w:rsidR="00F43394" w:rsidRPr="00133A16" w:rsidRDefault="00F43394" w:rsidP="00070BC2">
      <w:pPr>
        <w:pStyle w:val="ListParagraph"/>
        <w:numPr>
          <w:ilvl w:val="1"/>
          <w:numId w:val="16"/>
        </w:numPr>
        <w:ind w:leftChars="0"/>
        <w:outlineLvl w:val="1"/>
        <w:rPr>
          <w:color w:val="000000" w:themeColor="text1"/>
        </w:rPr>
      </w:pPr>
      <w:bookmarkStart w:id="48" w:name="_Toc138931282"/>
      <w:r w:rsidRPr="00133A16">
        <w:rPr>
          <w:color w:val="000000" w:themeColor="text1"/>
        </w:rPr>
        <w:t>ChoiseMinute</w:t>
      </w:r>
      <w:r w:rsidR="00670B9D" w:rsidRPr="00133A16">
        <w:rPr>
          <w:color w:val="000000" w:themeColor="text1"/>
        </w:rPr>
        <w:t xml:space="preserve"> Class</w:t>
      </w:r>
      <w:bookmarkEnd w:id="48"/>
    </w:p>
    <w:tbl>
      <w:tblPr>
        <w:tblStyle w:val="TableGrid"/>
        <w:tblW w:w="0" w:type="auto"/>
        <w:tblInd w:w="840" w:type="dxa"/>
        <w:tblLook w:val="04A0" w:firstRow="1" w:lastRow="0" w:firstColumn="1" w:lastColumn="0" w:noHBand="0" w:noVBand="1"/>
      </w:tblPr>
      <w:tblGrid>
        <w:gridCol w:w="2416"/>
      </w:tblGrid>
      <w:tr w:rsidR="0032733B" w14:paraId="54FE3D27" w14:textId="77777777">
        <w:tc>
          <w:tcPr>
            <w:tcW w:w="2416" w:type="dxa"/>
          </w:tcPr>
          <w:p w14:paraId="5B89EAB6" w14:textId="77777777" w:rsidR="0032733B" w:rsidRPr="00133A16" w:rsidRDefault="0032733B">
            <w:pPr>
              <w:pStyle w:val="ListParagraph"/>
              <w:ind w:leftChars="0" w:left="0"/>
              <w:rPr>
                <w:color w:val="000000" w:themeColor="text1"/>
              </w:rPr>
            </w:pPr>
            <w:r w:rsidRPr="00133A16">
              <w:rPr>
                <w:rFonts w:hint="eastAsia"/>
                <w:color w:val="000000" w:themeColor="text1"/>
              </w:rPr>
              <w:t>C</w:t>
            </w:r>
            <w:r w:rsidRPr="00133A16">
              <w:rPr>
                <w:color w:val="000000" w:themeColor="text1"/>
              </w:rPr>
              <w:t>hoice</w:t>
            </w:r>
            <w:r w:rsidRPr="00133A16">
              <w:rPr>
                <w:rFonts w:hint="eastAsia"/>
                <w:color w:val="000000" w:themeColor="text1"/>
              </w:rPr>
              <w:t>Minute</w:t>
            </w:r>
          </w:p>
        </w:tc>
      </w:tr>
      <w:tr w:rsidR="0032733B" w14:paraId="2D123D8D" w14:textId="77777777">
        <w:tc>
          <w:tcPr>
            <w:tcW w:w="2416" w:type="dxa"/>
          </w:tcPr>
          <w:p w14:paraId="387CF6BB" w14:textId="77777777" w:rsidR="0032733B" w:rsidRPr="00133A16" w:rsidRDefault="0032733B">
            <w:pPr>
              <w:pStyle w:val="ListParagraph"/>
              <w:ind w:leftChars="0" w:left="0"/>
              <w:rPr>
                <w:color w:val="000000" w:themeColor="text1"/>
              </w:rPr>
            </w:pPr>
          </w:p>
        </w:tc>
      </w:tr>
      <w:tr w:rsidR="0032733B" w14:paraId="5AA8FDA9" w14:textId="77777777">
        <w:tc>
          <w:tcPr>
            <w:tcW w:w="2416" w:type="dxa"/>
          </w:tcPr>
          <w:p w14:paraId="2FD006FE" w14:textId="77777777" w:rsidR="0032733B" w:rsidRPr="00133A16" w:rsidRDefault="001655A7" w:rsidP="0032733B">
            <w:pPr>
              <w:rPr>
                <w:rFonts w:hint="eastAsia"/>
                <w:color w:val="000000" w:themeColor="text1"/>
              </w:rPr>
            </w:pPr>
            <w:r w:rsidRPr="00133A16">
              <w:rPr>
                <w:rFonts w:hint="eastAsia"/>
                <w:color w:val="000000" w:themeColor="text1"/>
              </w:rPr>
              <w:t>+</w:t>
            </w:r>
            <w:r w:rsidR="009A7C7A" w:rsidRPr="00133A16">
              <w:rPr>
                <w:rFonts w:hint="eastAsia"/>
                <w:color w:val="000000" w:themeColor="text1"/>
              </w:rPr>
              <w:t>C</w:t>
            </w:r>
            <w:r w:rsidR="009A7C7A" w:rsidRPr="00133A16">
              <w:rPr>
                <w:color w:val="000000" w:themeColor="text1"/>
              </w:rPr>
              <w:t>h</w:t>
            </w:r>
            <w:r w:rsidR="009A7C7A" w:rsidRPr="00133A16">
              <w:rPr>
                <w:rFonts w:hint="eastAsia"/>
                <w:color w:val="000000" w:themeColor="text1"/>
              </w:rPr>
              <w:t>oiceMinute()</w:t>
            </w:r>
          </w:p>
        </w:tc>
      </w:tr>
    </w:tbl>
    <w:p w14:paraId="785861C3" w14:textId="316B0E9C" w:rsidR="00131D2A" w:rsidRPr="00133A16" w:rsidRDefault="00131D2A" w:rsidP="00131D2A">
      <w:pPr>
        <w:pStyle w:val="ListParagraph"/>
        <w:numPr>
          <w:ilvl w:val="2"/>
          <w:numId w:val="16"/>
        </w:numPr>
        <w:ind w:leftChars="0"/>
        <w:outlineLvl w:val="1"/>
        <w:rPr>
          <w:rFonts w:hint="eastAsia"/>
          <w:color w:val="000000" w:themeColor="text1"/>
        </w:rPr>
      </w:pPr>
      <w:bookmarkStart w:id="49" w:name="_Toc138931283"/>
      <w:r w:rsidRPr="00133A16">
        <w:rPr>
          <w:color w:val="000000" w:themeColor="text1"/>
        </w:rPr>
        <w:t>ChoiceMinute</w:t>
      </w:r>
      <w:r w:rsidRPr="00133A16">
        <w:rPr>
          <w:rFonts w:hint="eastAsia"/>
          <w:color w:val="000000" w:themeColor="text1"/>
        </w:rPr>
        <w:t>コンストラクタ</w:t>
      </w:r>
      <w:bookmarkEnd w:id="49"/>
    </w:p>
    <w:p w14:paraId="6E923DBF" w14:textId="71D41A9A" w:rsidR="003B4BDC" w:rsidRPr="00133A16" w:rsidRDefault="00B43036" w:rsidP="003B4BDC">
      <w:pPr>
        <w:ind w:firstLineChars="650" w:firstLine="1365"/>
        <w:rPr>
          <w:rFonts w:hint="eastAsia"/>
          <w:color w:val="000000" w:themeColor="text1"/>
        </w:rPr>
      </w:pPr>
      <w:r w:rsidRPr="00133A16">
        <w:rPr>
          <w:rFonts w:hint="eastAsia"/>
          <w:color w:val="000000" w:themeColor="text1"/>
        </w:rPr>
        <w:t xml:space="preserve">　</w:t>
      </w:r>
      <w:r w:rsidR="003B4BDC" w:rsidRPr="00133A16">
        <w:rPr>
          <w:rFonts w:hint="eastAsia"/>
          <w:color w:val="000000" w:themeColor="text1"/>
        </w:rPr>
        <w:t>Choiceクラスの派生クラスで、「0</w:t>
      </w:r>
      <w:r w:rsidR="003B4BDC" w:rsidRPr="00133A16">
        <w:rPr>
          <w:color w:val="000000" w:themeColor="text1"/>
        </w:rPr>
        <w:t>0</w:t>
      </w:r>
      <w:r w:rsidR="003B4BDC" w:rsidRPr="00133A16">
        <w:rPr>
          <w:rFonts w:hint="eastAsia"/>
          <w:color w:val="000000" w:themeColor="text1"/>
        </w:rPr>
        <w:t>」「1</w:t>
      </w:r>
      <w:r w:rsidR="003B4BDC" w:rsidRPr="00133A16">
        <w:rPr>
          <w:color w:val="000000" w:themeColor="text1"/>
        </w:rPr>
        <w:t>5</w:t>
      </w:r>
      <w:r w:rsidR="003B4BDC" w:rsidRPr="00133A16">
        <w:rPr>
          <w:rFonts w:hint="eastAsia"/>
          <w:color w:val="000000" w:themeColor="text1"/>
        </w:rPr>
        <w:t>」「3</w:t>
      </w:r>
      <w:r w:rsidR="003B4BDC" w:rsidRPr="00133A16">
        <w:rPr>
          <w:color w:val="000000" w:themeColor="text1"/>
        </w:rPr>
        <w:t>0</w:t>
      </w:r>
      <w:r w:rsidR="003B4BDC" w:rsidRPr="00133A16">
        <w:rPr>
          <w:rFonts w:hint="eastAsia"/>
          <w:color w:val="000000" w:themeColor="text1"/>
        </w:rPr>
        <w:t>」「4</w:t>
      </w:r>
      <w:r w:rsidR="003B4BDC" w:rsidRPr="00133A16">
        <w:rPr>
          <w:color w:val="000000" w:themeColor="text1"/>
        </w:rPr>
        <w:t>5</w:t>
      </w:r>
      <w:r w:rsidR="003B4BDC" w:rsidRPr="00133A16">
        <w:rPr>
          <w:rFonts w:hint="eastAsia"/>
          <w:color w:val="000000" w:themeColor="text1"/>
        </w:rPr>
        <w:t>」という値を項目に追加する</w:t>
      </w:r>
    </w:p>
    <w:p w14:paraId="00BDF48A" w14:textId="35009A1F" w:rsidR="004902DB" w:rsidRPr="00133A16" w:rsidRDefault="003F575B" w:rsidP="004902DB">
      <w:pPr>
        <w:pStyle w:val="ListParagraph"/>
        <w:numPr>
          <w:ilvl w:val="1"/>
          <w:numId w:val="16"/>
        </w:numPr>
        <w:ind w:leftChars="0"/>
        <w:outlineLvl w:val="1"/>
        <w:rPr>
          <w:color w:val="000000" w:themeColor="text1"/>
        </w:rPr>
      </w:pPr>
      <w:bookmarkStart w:id="50" w:name="_Toc138931284"/>
      <w:r w:rsidRPr="00133A16">
        <w:rPr>
          <w:rFonts w:hint="eastAsia"/>
          <w:color w:val="000000" w:themeColor="text1"/>
        </w:rPr>
        <w:t>ReservationStatusDialog</w:t>
      </w:r>
      <w:r w:rsidR="002B0E92" w:rsidRPr="00133A16">
        <w:rPr>
          <w:color w:val="000000" w:themeColor="text1"/>
        </w:rPr>
        <w:t xml:space="preserve"> Class</w:t>
      </w:r>
      <w:bookmarkEnd w:id="50"/>
    </w:p>
    <w:p w14:paraId="454E0BEF" w14:textId="76B210A4" w:rsidR="002B0E92" w:rsidRPr="00133A16" w:rsidRDefault="004A7ABE" w:rsidP="004A7ABE">
      <w:pPr>
        <w:ind w:left="785"/>
        <w:rPr>
          <w:color w:val="000000" w:themeColor="text1"/>
        </w:rPr>
      </w:pPr>
      <w:r w:rsidRPr="00133A16">
        <w:rPr>
          <w:rFonts w:hint="eastAsia"/>
          <w:color w:val="000000" w:themeColor="text1"/>
        </w:rPr>
        <w:t>時間</w:t>
      </w:r>
      <w:r w:rsidR="00E13D30" w:rsidRPr="00133A16">
        <w:rPr>
          <w:rFonts w:hint="eastAsia"/>
          <w:color w:val="000000" w:themeColor="text1"/>
        </w:rPr>
        <w:t>入力が入っていないこと以外は</w:t>
      </w:r>
      <w:r w:rsidR="00035499" w:rsidRPr="00133A16">
        <w:rPr>
          <w:rFonts w:hint="eastAsia"/>
          <w:color w:val="000000" w:themeColor="text1"/>
        </w:rPr>
        <w:t>ReservationDialog</w:t>
      </w:r>
      <w:r w:rsidR="009E07AC" w:rsidRPr="00133A16">
        <w:rPr>
          <w:rFonts w:hint="eastAsia"/>
          <w:color w:val="000000" w:themeColor="text1"/>
        </w:rPr>
        <w:t>と同じため</w:t>
      </w:r>
      <w:r w:rsidR="00CE2653" w:rsidRPr="00133A16">
        <w:rPr>
          <w:rFonts w:hint="eastAsia"/>
          <w:color w:val="000000" w:themeColor="text1"/>
        </w:rPr>
        <w:t>一部</w:t>
      </w:r>
      <w:r w:rsidR="009E07AC" w:rsidRPr="00133A16">
        <w:rPr>
          <w:rFonts w:hint="eastAsia"/>
          <w:color w:val="000000" w:themeColor="text1"/>
        </w:rPr>
        <w:t>割愛</w:t>
      </w:r>
    </w:p>
    <w:tbl>
      <w:tblPr>
        <w:tblStyle w:val="TableGrid"/>
        <w:tblW w:w="0" w:type="auto"/>
        <w:tblInd w:w="840" w:type="dxa"/>
        <w:tblLook w:val="04A0" w:firstRow="1" w:lastRow="0" w:firstColumn="1" w:lastColumn="0" w:noHBand="0" w:noVBand="1"/>
      </w:tblPr>
      <w:tblGrid>
        <w:gridCol w:w="3975"/>
      </w:tblGrid>
      <w:tr w:rsidR="00133A16" w:rsidRPr="00133A16" w14:paraId="38898485" w14:textId="77777777" w:rsidTr="00C73715">
        <w:tc>
          <w:tcPr>
            <w:tcW w:w="3975" w:type="dxa"/>
          </w:tcPr>
          <w:p w14:paraId="5565AC22" w14:textId="4A2E0A4A" w:rsidR="00B70EA7" w:rsidRPr="00133A16" w:rsidRDefault="00390E83" w:rsidP="00F21CFD">
            <w:pPr>
              <w:pStyle w:val="ListParagraph"/>
              <w:ind w:leftChars="0" w:left="0"/>
              <w:rPr>
                <w:color w:val="000000" w:themeColor="text1"/>
              </w:rPr>
            </w:pPr>
            <w:r w:rsidRPr="00133A16">
              <w:rPr>
                <w:rFonts w:hint="eastAsia"/>
                <w:color w:val="000000" w:themeColor="text1"/>
              </w:rPr>
              <w:t>ReservationStatusDialog</w:t>
            </w:r>
          </w:p>
        </w:tc>
      </w:tr>
      <w:tr w:rsidR="00133A16" w:rsidRPr="00133A16" w14:paraId="399C81C4" w14:textId="77777777" w:rsidTr="00C73715">
        <w:tc>
          <w:tcPr>
            <w:tcW w:w="3975" w:type="dxa"/>
          </w:tcPr>
          <w:p w14:paraId="0EADB8F0" w14:textId="77777777" w:rsidR="00B70EA7" w:rsidRPr="00133A16" w:rsidRDefault="00B70EA7" w:rsidP="00F21CFD">
            <w:pPr>
              <w:pStyle w:val="ListParagraph"/>
              <w:ind w:leftChars="0" w:left="0"/>
              <w:rPr>
                <w:color w:val="000000" w:themeColor="text1"/>
              </w:rPr>
            </w:pPr>
          </w:p>
        </w:tc>
      </w:tr>
      <w:tr w:rsidR="00133A16" w:rsidRPr="00133A16" w14:paraId="41B7AFAA" w14:textId="77777777" w:rsidTr="00C73715">
        <w:tc>
          <w:tcPr>
            <w:tcW w:w="3975" w:type="dxa"/>
          </w:tcPr>
          <w:p w14:paraId="442B06FB" w14:textId="0C826A5A" w:rsidR="00B70EA7" w:rsidRPr="00133A16" w:rsidRDefault="00DF340D" w:rsidP="00F21CFD">
            <w:pPr>
              <w:rPr>
                <w:color w:val="000000" w:themeColor="text1"/>
              </w:rPr>
            </w:pPr>
            <w:r w:rsidRPr="00133A16">
              <w:rPr>
                <w:rFonts w:hint="eastAsia"/>
                <w:color w:val="000000" w:themeColor="text1"/>
              </w:rPr>
              <w:t>-</w:t>
            </w:r>
            <w:r w:rsidR="001C720D" w:rsidRPr="00133A16">
              <w:rPr>
                <w:color w:val="000000" w:themeColor="text1"/>
              </w:rPr>
              <w:t xml:space="preserve">void </w:t>
            </w:r>
            <w:r w:rsidR="004A7DD8" w:rsidRPr="00133A16">
              <w:rPr>
                <w:color w:val="000000" w:themeColor="text1"/>
              </w:rPr>
              <w:t>itemstateChanged</w:t>
            </w:r>
            <w:r w:rsidR="00086CB1" w:rsidRPr="00133A16">
              <w:rPr>
                <w:color w:val="000000" w:themeColor="text1"/>
              </w:rPr>
              <w:t>(Item</w:t>
            </w:r>
            <w:r w:rsidR="00C73715" w:rsidRPr="00133A16">
              <w:rPr>
                <w:color w:val="000000" w:themeColor="text1"/>
              </w:rPr>
              <w:t>Event e</w:t>
            </w:r>
            <w:r w:rsidR="00086CB1" w:rsidRPr="00133A16">
              <w:rPr>
                <w:color w:val="000000" w:themeColor="text1"/>
              </w:rPr>
              <w:t>)</w:t>
            </w:r>
          </w:p>
        </w:tc>
      </w:tr>
    </w:tbl>
    <w:p w14:paraId="58DB4DA4" w14:textId="5B65FEC4" w:rsidR="00C339FF" w:rsidRPr="00133A16" w:rsidRDefault="00FB406F" w:rsidP="00C339FF">
      <w:pPr>
        <w:pStyle w:val="ListParagraph"/>
        <w:numPr>
          <w:ilvl w:val="2"/>
          <w:numId w:val="16"/>
        </w:numPr>
        <w:ind w:leftChars="0"/>
        <w:outlineLvl w:val="1"/>
        <w:rPr>
          <w:color w:val="000000" w:themeColor="text1"/>
        </w:rPr>
      </w:pPr>
      <w:bookmarkStart w:id="51" w:name="_Toc138931285"/>
      <w:r w:rsidRPr="00133A16">
        <w:rPr>
          <w:rFonts w:hint="eastAsia"/>
          <w:color w:val="000000" w:themeColor="text1"/>
        </w:rPr>
        <w:t>i</w:t>
      </w:r>
      <w:r w:rsidRPr="00133A16">
        <w:rPr>
          <w:color w:val="000000" w:themeColor="text1"/>
        </w:rPr>
        <w:t>temsta</w:t>
      </w:r>
      <w:r w:rsidR="00F81B2C" w:rsidRPr="00133A16">
        <w:rPr>
          <w:color w:val="000000" w:themeColor="text1"/>
        </w:rPr>
        <w:t>teChange</w:t>
      </w:r>
      <w:bookmarkEnd w:id="51"/>
    </w:p>
    <w:p w14:paraId="3F65A617" w14:textId="6727FE6C" w:rsidR="004902DB" w:rsidRPr="00133A16" w:rsidRDefault="00607FBF" w:rsidP="00F81B2C">
      <w:pPr>
        <w:ind w:left="730" w:firstLine="840"/>
        <w:rPr>
          <w:color w:val="000000" w:themeColor="text1"/>
        </w:rPr>
      </w:pPr>
      <w:r w:rsidRPr="00133A16">
        <w:rPr>
          <w:rFonts w:hint="eastAsia"/>
          <w:color w:val="000000" w:themeColor="text1"/>
        </w:rPr>
        <w:t>自動生成された</w:t>
      </w:r>
      <w:r w:rsidR="00832EF7" w:rsidRPr="00133A16">
        <w:rPr>
          <w:rFonts w:hint="eastAsia"/>
          <w:color w:val="000000" w:themeColor="text1"/>
        </w:rPr>
        <w:t>メソッド・スタブ</w:t>
      </w:r>
    </w:p>
    <w:p w14:paraId="072107CA" w14:textId="77777777" w:rsidR="004902DB" w:rsidRDefault="004902DB" w:rsidP="002B0E92">
      <w:pPr>
        <w:rPr>
          <w:color w:val="FF0000"/>
        </w:rPr>
      </w:pPr>
    </w:p>
    <w:p w14:paraId="0E4BE541" w14:textId="77777777" w:rsidR="004902DB" w:rsidRDefault="004902DB" w:rsidP="002B0E92">
      <w:pPr>
        <w:rPr>
          <w:color w:val="FF0000"/>
        </w:rPr>
      </w:pPr>
    </w:p>
    <w:p w14:paraId="62D06798" w14:textId="77777777" w:rsidR="004902DB" w:rsidRPr="001156B2" w:rsidRDefault="004902DB" w:rsidP="002B0E92">
      <w:pPr>
        <w:rPr>
          <w:color w:val="FF0000"/>
        </w:rPr>
      </w:pPr>
    </w:p>
    <w:p w14:paraId="61BCE8B7" w14:textId="341DE95C" w:rsidR="00B43036" w:rsidRDefault="00B43036" w:rsidP="00B43036">
      <w:pPr>
        <w:pStyle w:val="ListParagraph"/>
        <w:rPr>
          <w:rFonts w:hint="eastAsia"/>
        </w:rPr>
      </w:pPr>
    </w:p>
    <w:p w14:paraId="7EEC820C" w14:textId="5179234A" w:rsidR="00D777BE" w:rsidRDefault="007772D7" w:rsidP="00070BC2">
      <w:pPr>
        <w:pStyle w:val="ListParagraph"/>
        <w:numPr>
          <w:ilvl w:val="0"/>
          <w:numId w:val="16"/>
        </w:numPr>
        <w:ind w:leftChars="0"/>
        <w:outlineLvl w:val="0"/>
      </w:pPr>
      <w:bookmarkStart w:id="52" w:name="_Toc138931286"/>
      <w:r>
        <w:rPr>
          <w:rFonts w:hint="eastAsia"/>
        </w:rPr>
        <w:t>シーケンス図</w:t>
      </w:r>
      <w:bookmarkEnd w:id="52"/>
    </w:p>
    <w:p w14:paraId="075A9555" w14:textId="0CA507B8" w:rsidR="0002240A" w:rsidRDefault="00A50640" w:rsidP="0002240A">
      <w:pPr>
        <w:pStyle w:val="ListParagraph"/>
        <w:ind w:leftChars="0" w:left="425"/>
      </w:pPr>
      <w:r>
        <w:rPr>
          <w:rFonts w:hint="eastAsia"/>
        </w:rPr>
        <w:t>以下にシーケンスのパターンを列挙し，次ページよりシーケンス図を示す．</w:t>
      </w:r>
    </w:p>
    <w:p w14:paraId="6E01BDCC" w14:textId="663196B0" w:rsidR="00A50640" w:rsidRDefault="00A50640" w:rsidP="0002240A">
      <w:pPr>
        <w:pStyle w:val="ListParagraph"/>
        <w:ind w:leftChars="0" w:left="425"/>
      </w:pPr>
    </w:p>
    <w:p w14:paraId="09FC7396" w14:textId="7F7A3F9A" w:rsidR="00347FD5" w:rsidRDefault="00053C5C" w:rsidP="00170474">
      <w:pPr>
        <w:ind w:firstLine="425"/>
        <w:rPr>
          <w:rFonts w:hint="eastAsia"/>
        </w:rPr>
      </w:pPr>
      <w:r>
        <w:t>4.1</w:t>
      </w:r>
      <w:r w:rsidR="00EB78DD">
        <w:rPr>
          <w:rFonts w:hint="eastAsia"/>
        </w:rPr>
        <w:t>起動</w:t>
      </w:r>
    </w:p>
    <w:p w14:paraId="0C8832D3" w14:textId="5B6C1DE3" w:rsidR="00A50640" w:rsidRDefault="00EB78DD" w:rsidP="00170474">
      <w:pPr>
        <w:ind w:firstLine="425"/>
      </w:pPr>
      <w:r>
        <w:rPr>
          <w:rFonts w:hint="eastAsia"/>
        </w:rPr>
        <w:t>4.2</w:t>
      </w:r>
      <w:r>
        <w:t xml:space="preserve"> </w:t>
      </w:r>
      <w:r w:rsidR="00106872">
        <w:rPr>
          <w:rFonts w:hint="eastAsia"/>
        </w:rPr>
        <w:t>ログイン機能</w:t>
      </w:r>
    </w:p>
    <w:p w14:paraId="0C9B60DB" w14:textId="42ECA71D" w:rsidR="00A50640" w:rsidRDefault="00F4140F" w:rsidP="00F4140F">
      <w:pPr>
        <w:pStyle w:val="ListParagraph"/>
        <w:ind w:leftChars="402" w:left="844"/>
      </w:pPr>
      <w:r>
        <w:rPr>
          <w:rFonts w:hint="eastAsia"/>
        </w:rPr>
        <w:t>4</w:t>
      </w:r>
      <w:r>
        <w:t xml:space="preserve">.2.1 </w:t>
      </w:r>
      <w:r>
        <w:rPr>
          <w:rFonts w:hint="eastAsia"/>
        </w:rPr>
        <w:t>ログインダイアログ表示</w:t>
      </w:r>
    </w:p>
    <w:p w14:paraId="2DBDE229" w14:textId="1E2D5A84" w:rsidR="00A50640" w:rsidRDefault="00F4140F" w:rsidP="00F4140F">
      <w:pPr>
        <w:pStyle w:val="ListParagraph"/>
        <w:ind w:leftChars="402" w:left="844"/>
      </w:pPr>
      <w:r>
        <w:rPr>
          <w:rFonts w:hint="eastAsia"/>
        </w:rPr>
        <w:t>4.2.2</w:t>
      </w:r>
      <w:r>
        <w:t xml:space="preserve"> </w:t>
      </w:r>
      <w:r w:rsidR="00F706DD">
        <w:rPr>
          <w:rFonts w:hint="eastAsia"/>
        </w:rPr>
        <w:t>ID,パスワード入力～認証完了</w:t>
      </w:r>
    </w:p>
    <w:p w14:paraId="76D65F83" w14:textId="0E6B36C6" w:rsidR="00A50640" w:rsidRDefault="00101A71" w:rsidP="00101A71">
      <w:pPr>
        <w:pStyle w:val="ListParagraph"/>
        <w:ind w:leftChars="402" w:left="844"/>
      </w:pPr>
      <w:r>
        <w:rPr>
          <w:rFonts w:hint="eastAsia"/>
        </w:rPr>
        <w:t>4.2.3</w:t>
      </w:r>
      <w:r>
        <w:t xml:space="preserve"> </w:t>
      </w:r>
      <w:r>
        <w:rPr>
          <w:rFonts w:hint="eastAsia"/>
        </w:rPr>
        <w:t>ID，パスワード入力～ユーザID未登録</w:t>
      </w:r>
    </w:p>
    <w:p w14:paraId="657DC066" w14:textId="5A02FD7B" w:rsidR="00551C76" w:rsidRDefault="00551C76" w:rsidP="00101A71">
      <w:pPr>
        <w:pStyle w:val="ListParagraph"/>
        <w:ind w:leftChars="402" w:left="844"/>
      </w:pPr>
      <w:r>
        <w:rPr>
          <w:rFonts w:hint="eastAsia"/>
        </w:rPr>
        <w:t>4</w:t>
      </w:r>
      <w:r>
        <w:t xml:space="preserve">.2.4 </w:t>
      </w:r>
      <w:r>
        <w:rPr>
          <w:rFonts w:hint="eastAsia"/>
        </w:rPr>
        <w:t>ID，パスワード入力～パスワード不一致</w:t>
      </w:r>
    </w:p>
    <w:p w14:paraId="280D990E" w14:textId="7F3A557A" w:rsidR="00551C76" w:rsidRDefault="00551C76" w:rsidP="00101A71">
      <w:pPr>
        <w:pStyle w:val="ListParagraph"/>
        <w:ind w:leftChars="402" w:left="844"/>
      </w:pPr>
      <w:r>
        <w:rPr>
          <w:rFonts w:hint="eastAsia"/>
        </w:rPr>
        <w:t>4.2.5</w:t>
      </w:r>
      <w:r>
        <w:t xml:space="preserve"> </w:t>
      </w:r>
      <w:r>
        <w:rPr>
          <w:rFonts w:hint="eastAsia"/>
        </w:rPr>
        <w:t>認証中止</w:t>
      </w:r>
    </w:p>
    <w:p w14:paraId="1BDE2220" w14:textId="34E25FC4" w:rsidR="00551C76" w:rsidRDefault="00551C76" w:rsidP="0011177C">
      <w:pPr>
        <w:ind w:firstLineChars="200" w:firstLine="420"/>
      </w:pPr>
      <w:r>
        <w:rPr>
          <w:rFonts w:hint="eastAsia"/>
        </w:rPr>
        <w:t>4.3</w:t>
      </w:r>
      <w:r>
        <w:t xml:space="preserve"> </w:t>
      </w:r>
      <w:r>
        <w:rPr>
          <w:rFonts w:hint="eastAsia"/>
        </w:rPr>
        <w:t>教室概要表示</w:t>
      </w:r>
    </w:p>
    <w:p w14:paraId="505E2AFB" w14:textId="3170F725" w:rsidR="00A10376" w:rsidRDefault="00A10376" w:rsidP="0011177C">
      <w:pPr>
        <w:ind w:firstLineChars="200" w:firstLine="420"/>
      </w:pPr>
      <w:r>
        <w:rPr>
          <w:rFonts w:hint="eastAsia"/>
        </w:rPr>
        <w:t>4.4 予約機能</w:t>
      </w:r>
    </w:p>
    <w:p w14:paraId="2ED57F82" w14:textId="11F48513" w:rsidR="005736C7" w:rsidRDefault="00F845CD" w:rsidP="005736C7">
      <w:pPr>
        <w:pStyle w:val="ListParagraph"/>
        <w:ind w:leftChars="0" w:left="425"/>
      </w:pPr>
      <w:r>
        <w:rPr>
          <w:rFonts w:hint="eastAsia"/>
        </w:rPr>
        <w:t>4.5 教室予約状況確認</w:t>
      </w:r>
    </w:p>
    <w:p w14:paraId="661B4FF4" w14:textId="4A5C0D8F" w:rsidR="0040392B" w:rsidRDefault="00070D8A" w:rsidP="005B2E83">
      <w:pPr>
        <w:pStyle w:val="ListParagraph"/>
        <w:ind w:leftChars="402" w:left="844"/>
      </w:pPr>
      <w:r>
        <w:rPr>
          <w:noProof/>
        </w:rPr>
        <mc:AlternateContent>
          <mc:Choice Requires="wps">
            <w:drawing>
              <wp:anchor distT="0" distB="0" distL="114300" distR="114300" simplePos="0" relativeHeight="251658634" behindDoc="0" locked="0" layoutInCell="1" allowOverlap="1" wp14:anchorId="3C5F6E27" wp14:editId="03A59932">
                <wp:simplePos x="0" y="0"/>
                <wp:positionH relativeFrom="column">
                  <wp:posOffset>4711065</wp:posOffset>
                </wp:positionH>
                <wp:positionV relativeFrom="paragraph">
                  <wp:posOffset>180340</wp:posOffset>
                </wp:positionV>
                <wp:extent cx="1013460" cy="274320"/>
                <wp:effectExtent l="0" t="0" r="0" b="0"/>
                <wp:wrapNone/>
                <wp:docPr id="1661022273" name="Text Box 1661022273"/>
                <wp:cNvGraphicFramePr/>
                <a:graphic xmlns:a="http://schemas.openxmlformats.org/drawingml/2006/main">
                  <a:graphicData uri="http://schemas.microsoft.com/office/word/2010/wordprocessingShape">
                    <wps:wsp>
                      <wps:cNvSpPr txBox="1"/>
                      <wps:spPr>
                        <a:xfrm>
                          <a:off x="0" y="0"/>
                          <a:ext cx="1013460" cy="274320"/>
                        </a:xfrm>
                        <a:prstGeom prst="rect">
                          <a:avLst/>
                        </a:prstGeom>
                        <a:noFill/>
                        <a:ln w="6350">
                          <a:noFill/>
                        </a:ln>
                      </wps:spPr>
                      <wps:txbx>
                        <w:txbxContent>
                          <w:p w14:paraId="6A8B5236" w14:textId="77777777" w:rsidR="00070D8A" w:rsidRDefault="00070D8A" w:rsidP="00070D8A">
                            <w:pPr>
                              <w:spacing w:line="240" w:lineRule="atLeast"/>
                              <w:rPr>
                                <w:sz w:val="16"/>
                                <w:szCs w:val="16"/>
                              </w:rPr>
                            </w:pPr>
                            <w:r>
                              <w:rPr>
                                <w:rFonts w:hint="eastAsia"/>
                                <w:sz w:val="16"/>
                                <w:szCs w:val="16"/>
                              </w:rPr>
                              <w:t>ログイン状態</w:t>
                            </w:r>
                          </w:p>
                          <w:p w14:paraId="7DDDC831" w14:textId="77777777" w:rsidR="00070D8A" w:rsidRPr="0056731F" w:rsidRDefault="00070D8A" w:rsidP="00070D8A">
                            <w:pPr>
                              <w:spacing w:line="240" w:lineRule="atLeast"/>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F6E27" id="Text Box 1661022273" o:spid="_x0000_s1062" type="#_x0000_t202" style="position:absolute;left:0;text-align:left;margin-left:370.95pt;margin-top:14.2pt;width:79.8pt;height:21.6pt;z-index:2516586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" filled="f" stroked="f" strokeweight=".5pt">
                <v:textbox>
                  <w:txbxContent>
                    <w:p w14:paraId="6A8B5236" w14:textId="77777777" w:rsidR="00070D8A" w:rsidRDefault="00070D8A" w:rsidP="00070D8A">
                      <w:pPr>
                        <w:spacing w:line="240" w:lineRule="atLeast"/>
                        <w:rPr>
                          <w:sz w:val="16"/>
                          <w:szCs w:val="16"/>
                        </w:rPr>
                      </w:pPr>
                      <w:r>
                        <w:rPr>
                          <w:rFonts w:hint="eastAsia"/>
                          <w:sz w:val="16"/>
                          <w:szCs w:val="16"/>
                        </w:rPr>
                        <w:t>ログイン状態</w:t>
                      </w:r>
                    </w:p>
                    <w:p w14:paraId="7DDDC831" w14:textId="77777777" w:rsidR="00070D8A" w:rsidRPr="0056731F" w:rsidRDefault="00070D8A" w:rsidP="00070D8A">
                      <w:pPr>
                        <w:spacing w:line="240" w:lineRule="atLeast"/>
                        <w:rPr>
                          <w:sz w:val="16"/>
                          <w:szCs w:val="16"/>
                        </w:rPr>
                      </w:pPr>
                    </w:p>
                  </w:txbxContent>
                </v:textbox>
              </v:shape>
            </w:pict>
          </mc:Fallback>
        </mc:AlternateContent>
      </w:r>
      <w:r>
        <w:rPr>
          <w:noProof/>
        </w:rPr>
        <mc:AlternateContent>
          <mc:Choice Requires="wps">
            <w:drawing>
              <wp:anchor distT="0" distB="0" distL="114300" distR="114300" simplePos="0" relativeHeight="251658633" behindDoc="0" locked="0" layoutInCell="1" allowOverlap="1" wp14:anchorId="1021DDB3" wp14:editId="6B3FA4E3">
                <wp:simplePos x="0" y="0"/>
                <wp:positionH relativeFrom="margin">
                  <wp:align>right</wp:align>
                </wp:positionH>
                <wp:positionV relativeFrom="paragraph">
                  <wp:posOffset>165100</wp:posOffset>
                </wp:positionV>
                <wp:extent cx="1013460" cy="274320"/>
                <wp:effectExtent l="0" t="0" r="0" b="0"/>
                <wp:wrapNone/>
                <wp:docPr id="156652552" name="Text Box 156652552"/>
                <wp:cNvGraphicFramePr/>
                <a:graphic xmlns:a="http://schemas.openxmlformats.org/drawingml/2006/main">
                  <a:graphicData uri="http://schemas.microsoft.com/office/word/2010/wordprocessingShape">
                    <wps:wsp>
                      <wps:cNvSpPr txBox="1"/>
                      <wps:spPr>
                        <a:xfrm>
                          <a:off x="0" y="0"/>
                          <a:ext cx="1013460" cy="274320"/>
                        </a:xfrm>
                        <a:prstGeom prst="rect">
                          <a:avLst/>
                        </a:prstGeom>
                        <a:noFill/>
                        <a:ln w="6350">
                          <a:noFill/>
                        </a:ln>
                      </wps:spPr>
                      <wps:txbx>
                        <w:txbxContent>
                          <w:p w14:paraId="17962CE7" w14:textId="77777777" w:rsidR="00070D8A" w:rsidRDefault="00070D8A" w:rsidP="00070D8A">
                            <w:pPr>
                              <w:spacing w:line="240" w:lineRule="atLeast"/>
                              <w:rPr>
                                <w:sz w:val="16"/>
                                <w:szCs w:val="16"/>
                              </w:rPr>
                            </w:pPr>
                            <w:r>
                              <w:rPr>
                                <w:rFonts w:hint="eastAsia"/>
                                <w:sz w:val="16"/>
                                <w:szCs w:val="16"/>
                              </w:rPr>
                              <w:t>未ログイン状態</w:t>
                            </w:r>
                          </w:p>
                          <w:p w14:paraId="77454599" w14:textId="77777777" w:rsidR="00070D8A" w:rsidRPr="0056731F" w:rsidRDefault="00070D8A" w:rsidP="00070D8A">
                            <w:pPr>
                              <w:spacing w:line="240" w:lineRule="atLeast"/>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1DDB3" id="Text Box 156652552" o:spid="_x0000_s1063" type="#_x0000_t202" style="position:absolute;left:0;text-align:left;margin-left:28.6pt;margin-top:13pt;width:79.8pt;height:21.6pt;z-index:25165863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" filled="f" stroked="f" strokeweight=".5pt">
                <v:textbox>
                  <w:txbxContent>
                    <w:p w14:paraId="17962CE7" w14:textId="77777777" w:rsidR="00070D8A" w:rsidRDefault="00070D8A" w:rsidP="00070D8A">
                      <w:pPr>
                        <w:spacing w:line="240" w:lineRule="atLeast"/>
                        <w:rPr>
                          <w:sz w:val="16"/>
                          <w:szCs w:val="16"/>
                        </w:rPr>
                      </w:pPr>
                      <w:r>
                        <w:rPr>
                          <w:rFonts w:hint="eastAsia"/>
                          <w:sz w:val="16"/>
                          <w:szCs w:val="16"/>
                        </w:rPr>
                        <w:t>未ログイン状態</w:t>
                      </w:r>
                    </w:p>
                    <w:p w14:paraId="77454599" w14:textId="77777777" w:rsidR="00070D8A" w:rsidRPr="0056731F" w:rsidRDefault="00070D8A" w:rsidP="00070D8A">
                      <w:pPr>
                        <w:spacing w:line="240" w:lineRule="atLeast"/>
                        <w:rPr>
                          <w:sz w:val="16"/>
                          <w:szCs w:val="16"/>
                        </w:rPr>
                      </w:pPr>
                    </w:p>
                  </w:txbxContent>
                </v:textbox>
                <w10:wrap anchorx="margin"/>
              </v:shape>
            </w:pict>
          </mc:Fallback>
        </mc:AlternateContent>
      </w:r>
      <w:r>
        <w:rPr>
          <w:noProof/>
        </w:rPr>
        <mc:AlternateContent>
          <mc:Choice Requires="wps">
            <w:drawing>
              <wp:anchor distT="0" distB="0" distL="114300" distR="114300" simplePos="0" relativeHeight="251658630" behindDoc="0" locked="0" layoutInCell="1" allowOverlap="1" wp14:anchorId="5A99C468" wp14:editId="388804B6">
                <wp:simplePos x="0" y="0"/>
                <wp:positionH relativeFrom="column">
                  <wp:posOffset>3284220</wp:posOffset>
                </wp:positionH>
                <wp:positionV relativeFrom="paragraph">
                  <wp:posOffset>172720</wp:posOffset>
                </wp:positionV>
                <wp:extent cx="1203960" cy="274320"/>
                <wp:effectExtent l="0" t="0" r="0" b="0"/>
                <wp:wrapNone/>
                <wp:docPr id="111169972" name="Text Box 111169972"/>
                <wp:cNvGraphicFramePr/>
                <a:graphic xmlns:a="http://schemas.openxmlformats.org/drawingml/2006/main">
                  <a:graphicData uri="http://schemas.microsoft.com/office/word/2010/wordprocessingShape">
                    <wps:wsp>
                      <wps:cNvSpPr txBox="1"/>
                      <wps:spPr>
                        <a:xfrm>
                          <a:off x="0" y="0"/>
                          <a:ext cx="1203960" cy="274320"/>
                        </a:xfrm>
                        <a:prstGeom prst="rect">
                          <a:avLst/>
                        </a:prstGeom>
                        <a:noFill/>
                        <a:ln w="6350">
                          <a:noFill/>
                        </a:ln>
                      </wps:spPr>
                      <wps:txbx>
                        <w:txbxContent>
                          <w:p w14:paraId="4806BED3" w14:textId="4E0EF3AA" w:rsidR="00070D8A" w:rsidRDefault="00070D8A" w:rsidP="00070D8A">
                            <w:pPr>
                              <w:spacing w:line="240" w:lineRule="atLeast"/>
                              <w:rPr>
                                <w:sz w:val="16"/>
                                <w:szCs w:val="16"/>
                              </w:rPr>
                            </w:pPr>
                            <w:r>
                              <w:rPr>
                                <w:rFonts w:hint="eastAsia"/>
                                <w:sz w:val="16"/>
                                <w:szCs w:val="16"/>
                              </w:rPr>
                              <w:t>予約状況ボタン押下</w:t>
                            </w:r>
                          </w:p>
                          <w:p w14:paraId="45D37739" w14:textId="77777777" w:rsidR="00070D8A" w:rsidRPr="0056731F" w:rsidRDefault="00070D8A" w:rsidP="00070D8A">
                            <w:pPr>
                              <w:spacing w:line="240" w:lineRule="atLeast"/>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9C468" id="Text Box 111169972" o:spid="_x0000_s1064" type="#_x0000_t202" style="position:absolute;left:0;text-align:left;margin-left:258.6pt;margin-top:13.6pt;width:94.8pt;height:21.6pt;z-index:2516586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" filled="f" stroked="f" strokeweight=".5pt">
                <v:textbox>
                  <w:txbxContent>
                    <w:p w14:paraId="4806BED3" w14:textId="4E0EF3AA" w:rsidR="00070D8A" w:rsidRDefault="00070D8A" w:rsidP="00070D8A">
                      <w:pPr>
                        <w:spacing w:line="240" w:lineRule="atLeast"/>
                        <w:rPr>
                          <w:sz w:val="16"/>
                          <w:szCs w:val="16"/>
                        </w:rPr>
                      </w:pPr>
                      <w:r>
                        <w:rPr>
                          <w:rFonts w:hint="eastAsia"/>
                          <w:sz w:val="16"/>
                          <w:szCs w:val="16"/>
                        </w:rPr>
                        <w:t>予約状況ボタン押下</w:t>
                      </w:r>
                    </w:p>
                    <w:p w14:paraId="45D37739" w14:textId="77777777" w:rsidR="00070D8A" w:rsidRPr="0056731F" w:rsidRDefault="00070D8A" w:rsidP="00070D8A">
                      <w:pPr>
                        <w:spacing w:line="240" w:lineRule="atLeast"/>
                        <w:rPr>
                          <w:sz w:val="16"/>
                          <w:szCs w:val="16"/>
                        </w:rPr>
                      </w:pPr>
                    </w:p>
                  </w:txbxContent>
                </v:textbox>
              </v:shape>
            </w:pict>
          </mc:Fallback>
        </mc:AlternateContent>
      </w:r>
      <w:r w:rsidR="005B2E83">
        <w:rPr>
          <w:rFonts w:hint="eastAsia"/>
        </w:rPr>
        <w:t>各シーケンス間の繋がりを以下に示す．</w:t>
      </w:r>
    </w:p>
    <w:p w14:paraId="7768EE02" w14:textId="76D6032C" w:rsidR="0040392B" w:rsidRDefault="00A22051" w:rsidP="005736C7">
      <w:r>
        <w:rPr>
          <w:noProof/>
        </w:rPr>
        <w:drawing>
          <wp:anchor distT="0" distB="0" distL="114300" distR="114300" simplePos="0" relativeHeight="251658638" behindDoc="0" locked="0" layoutInCell="1" allowOverlap="1" wp14:anchorId="44964ECC" wp14:editId="62D15A4B">
            <wp:simplePos x="0" y="0"/>
            <wp:positionH relativeFrom="column">
              <wp:posOffset>236220</wp:posOffset>
            </wp:positionH>
            <wp:positionV relativeFrom="paragraph">
              <wp:posOffset>5080</wp:posOffset>
            </wp:positionV>
            <wp:extent cx="6454140" cy="3975735"/>
            <wp:effectExtent l="0" t="0" r="3810" b="5715"/>
            <wp:wrapNone/>
            <wp:docPr id="3913631" name="Picture 3913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54182" cy="39757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6E12">
        <w:rPr>
          <w:noProof/>
        </w:rPr>
        <mc:AlternateContent>
          <mc:Choice Requires="wps">
            <w:drawing>
              <wp:anchor distT="0" distB="0" distL="114300" distR="114300" simplePos="0" relativeHeight="251658636" behindDoc="0" locked="0" layoutInCell="1" allowOverlap="1" wp14:anchorId="0B44B662" wp14:editId="37174F1D">
                <wp:simplePos x="0" y="0"/>
                <wp:positionH relativeFrom="column">
                  <wp:posOffset>5173980</wp:posOffset>
                </wp:positionH>
                <wp:positionV relativeFrom="paragraph">
                  <wp:posOffset>195580</wp:posOffset>
                </wp:positionV>
                <wp:extent cx="0" cy="350520"/>
                <wp:effectExtent l="76200" t="0" r="76200" b="49530"/>
                <wp:wrapNone/>
                <wp:docPr id="833323556" name="Straight Arrow Connector 833323556"/>
                <wp:cNvGraphicFramePr/>
                <a:graphic xmlns:a="http://schemas.openxmlformats.org/drawingml/2006/main">
                  <a:graphicData uri="http://schemas.microsoft.com/office/word/2010/wordprocessingShape">
                    <wps:wsp>
                      <wps:cNvCnPr/>
                      <wps:spPr>
                        <a:xfrm>
                          <a:off x="0" y="0"/>
                          <a:ext cx="0" cy="3505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w:pict>
              <v:shape id="直線矢印コネクタ 833323556" style="position:absolute;left:0;text-align:left;margin-left:407.4pt;margin-top:15.4pt;width:0;height:27.6pt;z-index:25165761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" w14:anchorId="153949F3">
                <v:stroke joinstyle="miter" endarrow="block"/>
              </v:shape>
            </w:pict>
          </mc:Fallback>
        </mc:AlternateContent>
      </w:r>
      <w:r w:rsidR="00070D8A">
        <w:rPr>
          <w:noProof/>
        </w:rPr>
        <mc:AlternateContent>
          <mc:Choice Requires="wps">
            <w:drawing>
              <wp:anchor distT="0" distB="0" distL="114300" distR="114300" simplePos="0" relativeHeight="251658631" behindDoc="0" locked="0" layoutInCell="1" allowOverlap="1" wp14:anchorId="4B33DEE8" wp14:editId="55298EB6">
                <wp:simplePos x="0" y="0"/>
                <wp:positionH relativeFrom="column">
                  <wp:posOffset>5135880</wp:posOffset>
                </wp:positionH>
                <wp:positionV relativeFrom="paragraph">
                  <wp:posOffset>180340</wp:posOffset>
                </wp:positionV>
                <wp:extent cx="739140" cy="0"/>
                <wp:effectExtent l="0" t="0" r="0" b="0"/>
                <wp:wrapNone/>
                <wp:docPr id="1131317156" name="Straight Connector 1131317156"/>
                <wp:cNvGraphicFramePr/>
                <a:graphic xmlns:a="http://schemas.openxmlformats.org/drawingml/2006/main">
                  <a:graphicData uri="http://schemas.microsoft.com/office/word/2010/wordprocessingShape">
                    <wps:wsp>
                      <wps:cNvCnPr/>
                      <wps:spPr>
                        <a:xfrm>
                          <a:off x="0" y="0"/>
                          <a:ext cx="7391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w:pict>
              <v:line id="直線コネクタ 1131317156" style="position:absolute;left:0;text-align:left;z-index:2516576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from="404.4pt,14.2pt" to="462.6pt,14.2pt" w14:anchorId="71E18BF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">
                <v:stroke joinstyle="miter"/>
              </v:line>
            </w:pict>
          </mc:Fallback>
        </mc:AlternateContent>
      </w:r>
      <w:r w:rsidR="00070D8A">
        <w:rPr>
          <w:noProof/>
        </w:rPr>
        <mc:AlternateContent>
          <mc:Choice Requires="wps">
            <w:drawing>
              <wp:anchor distT="0" distB="0" distL="114300" distR="114300" simplePos="0" relativeHeight="251658632" behindDoc="0" locked="0" layoutInCell="1" allowOverlap="1" wp14:anchorId="2CC74D4D" wp14:editId="3654B8BB">
                <wp:simplePos x="0" y="0"/>
                <wp:positionH relativeFrom="column">
                  <wp:posOffset>5867400</wp:posOffset>
                </wp:positionH>
                <wp:positionV relativeFrom="paragraph">
                  <wp:posOffset>187960</wp:posOffset>
                </wp:positionV>
                <wp:extent cx="7620" cy="350520"/>
                <wp:effectExtent l="76200" t="0" r="68580" b="49530"/>
                <wp:wrapNone/>
                <wp:docPr id="96718124" name="Straight Arrow Connector 96718124"/>
                <wp:cNvGraphicFramePr/>
                <a:graphic xmlns:a="http://schemas.openxmlformats.org/drawingml/2006/main">
                  <a:graphicData uri="http://schemas.microsoft.com/office/word/2010/wordprocessingShape">
                    <wps:wsp>
                      <wps:cNvCnPr/>
                      <wps:spPr>
                        <a:xfrm>
                          <a:off x="0" y="0"/>
                          <a:ext cx="7620" cy="3505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w:pict>
              <v:shape id="直線矢印コネクタ 96718124" style="position:absolute;left:0;text-align:left;margin-left:462pt;margin-top:14.8pt;width:.6pt;height:27.6pt;z-index:25165761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" w14:anchorId="4254B674">
                <v:stroke joinstyle="miter" endarrow="block"/>
              </v:shape>
            </w:pict>
          </mc:Fallback>
        </mc:AlternateContent>
      </w:r>
      <w:r w:rsidR="00300712">
        <w:rPr>
          <w:noProof/>
        </w:rPr>
        <mc:AlternateContent>
          <mc:Choice Requires="wps">
            <w:drawing>
              <wp:anchor distT="0" distB="0" distL="114300" distR="114300" simplePos="0" relativeHeight="251658629" behindDoc="0" locked="0" layoutInCell="1" allowOverlap="1" wp14:anchorId="7ADA4ACF" wp14:editId="61453ED3">
                <wp:simplePos x="0" y="0"/>
                <wp:positionH relativeFrom="column">
                  <wp:posOffset>3253740</wp:posOffset>
                </wp:positionH>
                <wp:positionV relativeFrom="paragraph">
                  <wp:posOffset>180340</wp:posOffset>
                </wp:positionV>
                <wp:extent cx="1889760" cy="0"/>
                <wp:effectExtent l="0" t="0" r="0" b="0"/>
                <wp:wrapNone/>
                <wp:docPr id="1597155725" name="Straight Connector 1597155725"/>
                <wp:cNvGraphicFramePr/>
                <a:graphic xmlns:a="http://schemas.openxmlformats.org/drawingml/2006/main">
                  <a:graphicData uri="http://schemas.microsoft.com/office/word/2010/wordprocessingShape">
                    <wps:wsp>
                      <wps:cNvCnPr/>
                      <wps:spPr>
                        <a:xfrm>
                          <a:off x="0" y="0"/>
                          <a:ext cx="18897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w:pict>
              <v:line id="直線コネクタ 1597155725" style="position:absolute;left:0;text-align:left;z-index:251657607;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from="256.2pt,14.2pt" to="405pt,14.2pt" w14:anchorId="7B3AB6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">
                <v:stroke joinstyle="miter"/>
              </v:line>
            </w:pict>
          </mc:Fallback>
        </mc:AlternateContent>
      </w:r>
      <w:r w:rsidR="0040392B">
        <w:rPr>
          <w:noProof/>
        </w:rPr>
        <mc:AlternateContent>
          <mc:Choice Requires="wps">
            <w:drawing>
              <wp:anchor distT="0" distB="0" distL="114300" distR="114300" simplePos="0" relativeHeight="251658536" behindDoc="0" locked="0" layoutInCell="1" allowOverlap="1" wp14:anchorId="6D0698B4" wp14:editId="203FA37D">
                <wp:simplePos x="0" y="0"/>
                <wp:positionH relativeFrom="column">
                  <wp:posOffset>2346070</wp:posOffset>
                </wp:positionH>
                <wp:positionV relativeFrom="paragraph">
                  <wp:posOffset>50058</wp:posOffset>
                </wp:positionV>
                <wp:extent cx="904388" cy="437177"/>
                <wp:effectExtent l="0" t="0" r="10160" b="20320"/>
                <wp:wrapNone/>
                <wp:docPr id="458" name="Rectangle 458"/>
                <wp:cNvGraphicFramePr/>
                <a:graphic xmlns:a="http://schemas.openxmlformats.org/drawingml/2006/main">
                  <a:graphicData uri="http://schemas.microsoft.com/office/word/2010/wordprocessingShape">
                    <wps:wsp>
                      <wps:cNvSpPr/>
                      <wps:spPr>
                        <a:xfrm>
                          <a:off x="0" y="0"/>
                          <a:ext cx="904388" cy="437177"/>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E41EA5" w14:textId="5E39B965" w:rsidR="0040392B" w:rsidRPr="00C2634F" w:rsidRDefault="00C2634F" w:rsidP="000C48B4">
                            <w:pPr>
                              <w:spacing w:line="180" w:lineRule="exact"/>
                              <w:contextualSpacing/>
                              <w:jc w:val="center"/>
                              <w:rPr>
                                <w:color w:val="000000" w:themeColor="text1"/>
                                <w:sz w:val="16"/>
                                <w:szCs w:val="16"/>
                              </w:rPr>
                            </w:pPr>
                            <w:r w:rsidRPr="00C2634F">
                              <w:rPr>
                                <w:rFonts w:hint="eastAsia"/>
                                <w:color w:val="000000" w:themeColor="text1"/>
                                <w:sz w:val="16"/>
                                <w:szCs w:val="16"/>
                              </w:rPr>
                              <w:t>4.1</w:t>
                            </w:r>
                          </w:p>
                          <w:p w14:paraId="3F4CB588" w14:textId="695AA338" w:rsidR="00C2634F" w:rsidRPr="00C2634F" w:rsidRDefault="00C2634F" w:rsidP="000C48B4">
                            <w:pPr>
                              <w:spacing w:line="180" w:lineRule="exact"/>
                              <w:contextualSpacing/>
                              <w:jc w:val="center"/>
                              <w:rPr>
                                <w:color w:val="000000" w:themeColor="text1"/>
                                <w:sz w:val="16"/>
                                <w:szCs w:val="16"/>
                              </w:rPr>
                            </w:pPr>
                            <w:r w:rsidRPr="00C2634F">
                              <w:rPr>
                                <w:rFonts w:hint="eastAsia"/>
                                <w:color w:val="000000" w:themeColor="text1"/>
                                <w:sz w:val="16"/>
                                <w:szCs w:val="16"/>
                              </w:rPr>
                              <w:t>起動</w:t>
                            </w:r>
                          </w:p>
                        </w:txbxContent>
                      </wps:txbx>
                      <wps:bodyPr rot="0" spcFirstLastPara="0" vertOverflow="overflow" horzOverflow="overflow" vert="horz" wrap="square" lIns="0" tIns="0" rIns="0" bIns="45720" numCol="1" spcCol="0" rtlCol="0" fromWordArt="0" anchor="ctr" anchorCtr="0" forceAA="0" compatLnSpc="1">
                        <a:prstTxWarp prst="textNoShape">
                          <a:avLst/>
                        </a:prstTxWarp>
                        <a:noAutofit/>
                      </wps:bodyPr>
                    </wps:wsp>
                  </a:graphicData>
                </a:graphic>
              </wp:anchor>
            </w:drawing>
          </mc:Choice>
          <mc:Fallback>
            <w:pict>
              <v:rect w14:anchorId="6D0698B4" id="Rectangle 458" o:spid="_x0000_s1065" style="position:absolute;left:0;text-align:left;margin-left:184.75pt;margin-top:3.95pt;width:71.2pt;height:34.4pt;z-index:251658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" filled="f" strokecolor="black [3213]" strokeweight=".5pt">
                <v:textbox inset="0,0,0">
                  <w:txbxContent>
                    <w:p w14:paraId="2BE41EA5" w14:textId="5E39B965" w:rsidR="0040392B" w:rsidRPr="00C2634F" w:rsidRDefault="00C2634F" w:rsidP="000C48B4">
                      <w:pPr>
                        <w:spacing w:line="180" w:lineRule="exact"/>
                        <w:contextualSpacing/>
                        <w:jc w:val="center"/>
                        <w:rPr>
                          <w:color w:val="000000" w:themeColor="text1"/>
                          <w:sz w:val="16"/>
                          <w:szCs w:val="16"/>
                        </w:rPr>
                      </w:pPr>
                      <w:r w:rsidRPr="00C2634F">
                        <w:rPr>
                          <w:rFonts w:hint="eastAsia"/>
                          <w:color w:val="000000" w:themeColor="text1"/>
                          <w:sz w:val="16"/>
                          <w:szCs w:val="16"/>
                        </w:rPr>
                        <w:t>4.1</w:t>
                      </w:r>
                    </w:p>
                    <w:p w14:paraId="3F4CB588" w14:textId="695AA338" w:rsidR="00C2634F" w:rsidRPr="00C2634F" w:rsidRDefault="00C2634F" w:rsidP="000C48B4">
                      <w:pPr>
                        <w:spacing w:line="180" w:lineRule="exact"/>
                        <w:contextualSpacing/>
                        <w:jc w:val="center"/>
                        <w:rPr>
                          <w:color w:val="000000" w:themeColor="text1"/>
                          <w:sz w:val="16"/>
                          <w:szCs w:val="16"/>
                        </w:rPr>
                      </w:pPr>
                      <w:r w:rsidRPr="00C2634F">
                        <w:rPr>
                          <w:rFonts w:hint="eastAsia"/>
                          <w:color w:val="000000" w:themeColor="text1"/>
                          <w:sz w:val="16"/>
                          <w:szCs w:val="16"/>
                        </w:rPr>
                        <w:t>起動</w:t>
                      </w:r>
                    </w:p>
                  </w:txbxContent>
                </v:textbox>
              </v:rect>
            </w:pict>
          </mc:Fallback>
        </mc:AlternateContent>
      </w:r>
    </w:p>
    <w:p w14:paraId="30245BB7" w14:textId="40F69FC9" w:rsidR="0040392B" w:rsidRDefault="00300712" w:rsidP="0002240A">
      <w:pPr>
        <w:pStyle w:val="ListParagraph"/>
        <w:ind w:leftChars="0" w:left="425"/>
      </w:pPr>
      <w:r>
        <w:rPr>
          <w:noProof/>
        </w:rPr>
        <mc:AlternateContent>
          <mc:Choice Requires="wps">
            <w:drawing>
              <wp:anchor distT="0" distB="0" distL="114300" distR="114300" simplePos="0" relativeHeight="251658544" behindDoc="0" locked="0" layoutInCell="1" allowOverlap="1" wp14:anchorId="59CC64FC" wp14:editId="7E710DC7">
                <wp:simplePos x="0" y="0"/>
                <wp:positionH relativeFrom="margin">
                  <wp:posOffset>3253740</wp:posOffset>
                </wp:positionH>
                <wp:positionV relativeFrom="paragraph">
                  <wp:posOffset>210820</wp:posOffset>
                </wp:positionV>
                <wp:extent cx="342900" cy="2278380"/>
                <wp:effectExtent l="0" t="0" r="1009650" b="102870"/>
                <wp:wrapNone/>
                <wp:docPr id="483" name="Connector: Elbow 483"/>
                <wp:cNvGraphicFramePr/>
                <a:graphic xmlns:a="http://schemas.openxmlformats.org/drawingml/2006/main">
                  <a:graphicData uri="http://schemas.microsoft.com/office/word/2010/wordprocessingShape">
                    <wps:wsp>
                      <wps:cNvCnPr/>
                      <wps:spPr>
                        <a:xfrm>
                          <a:off x="0" y="0"/>
                          <a:ext cx="342900" cy="2278380"/>
                        </a:xfrm>
                        <a:prstGeom prst="bentConnector3">
                          <a:avLst>
                            <a:gd name="adj1" fmla="val 38734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w:pict>
              <v:shapetype id="_x0000_t34" coordsize="21600,21600" o:oned="t" filled="f" o:spt="34" adj="10800" path="m,l@0,0@0,21600,21600,21600e" w14:anchorId="3579E26E">
                <v:stroke joinstyle="miter"/>
                <v:formulas>
                  <v:f eqn="val #0"/>
                </v:formulas>
                <v:path fillok="f" arrowok="t" o:connecttype="none"/>
                <v:handles>
                  <v:h position="#0,center"/>
                </v:handles>
                <o:lock v:ext="edit" shapetype="t"/>
              </v:shapetype>
              <v:shape id="コネクタ: カギ線 483" style="position:absolute;left:0;text-align:left;margin-left:256.2pt;margin-top:16.6pt;width:27pt;height:179.4pt;z-index:25165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black [3200]" strokeweight=".5pt" type="#_x0000_t34" adj="83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">
                <v:stroke endarrow="block"/>
                <w10:wrap anchorx="margin"/>
              </v:shape>
            </w:pict>
          </mc:Fallback>
        </mc:AlternateContent>
      </w:r>
      <w:r w:rsidR="00F57766">
        <w:rPr>
          <w:noProof/>
        </w:rPr>
        <mc:AlternateContent>
          <mc:Choice Requires="wps">
            <w:drawing>
              <wp:anchor distT="0" distB="0" distL="114300" distR="114300" simplePos="0" relativeHeight="251658598" behindDoc="0" locked="0" layoutInCell="1" allowOverlap="1" wp14:anchorId="584D197C" wp14:editId="41F9B7E4">
                <wp:simplePos x="0" y="0"/>
                <wp:positionH relativeFrom="column">
                  <wp:posOffset>320040</wp:posOffset>
                </wp:positionH>
                <wp:positionV relativeFrom="paragraph">
                  <wp:posOffset>43180</wp:posOffset>
                </wp:positionV>
                <wp:extent cx="15240" cy="2644140"/>
                <wp:effectExtent l="0" t="0" r="22860" b="22860"/>
                <wp:wrapNone/>
                <wp:docPr id="479" name="Straight Connector 479"/>
                <wp:cNvGraphicFramePr/>
                <a:graphic xmlns:a="http://schemas.openxmlformats.org/drawingml/2006/main">
                  <a:graphicData uri="http://schemas.microsoft.com/office/word/2010/wordprocessingShape">
                    <wps:wsp>
                      <wps:cNvCnPr/>
                      <wps:spPr>
                        <a:xfrm flipV="1">
                          <a:off x="0" y="0"/>
                          <a:ext cx="15240" cy="26441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w:pict>
              <v:line id="直線コネクタ 479" style="position:absolute;left:0;text-align:left;flip:y;z-index:251657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5.2pt,3.4pt" to="26.4pt,211.6pt" w14:anchorId="0E01F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">
                <v:stroke joinstyle="miter"/>
              </v:line>
            </w:pict>
          </mc:Fallback>
        </mc:AlternateContent>
      </w:r>
      <w:r w:rsidR="00B614DA">
        <w:rPr>
          <w:noProof/>
        </w:rPr>
        <mc:AlternateContent>
          <mc:Choice Requires="wps">
            <w:drawing>
              <wp:anchor distT="0" distB="0" distL="114300" distR="114300" simplePos="0" relativeHeight="251658624" behindDoc="0" locked="0" layoutInCell="1" allowOverlap="1" wp14:anchorId="33A68D9D" wp14:editId="59B08BFD">
                <wp:simplePos x="0" y="0"/>
                <wp:positionH relativeFrom="column">
                  <wp:posOffset>342900</wp:posOffset>
                </wp:positionH>
                <wp:positionV relativeFrom="paragraph">
                  <wp:posOffset>50800</wp:posOffset>
                </wp:positionV>
                <wp:extent cx="2004060" cy="0"/>
                <wp:effectExtent l="0" t="76200" r="15240" b="95250"/>
                <wp:wrapNone/>
                <wp:docPr id="1786789905" name="Straight Arrow Connector 1786789905"/>
                <wp:cNvGraphicFramePr/>
                <a:graphic xmlns:a="http://schemas.openxmlformats.org/drawingml/2006/main">
                  <a:graphicData uri="http://schemas.microsoft.com/office/word/2010/wordprocessingShape">
                    <wps:wsp>
                      <wps:cNvCnPr/>
                      <wps:spPr>
                        <a:xfrm>
                          <a:off x="0" y="0"/>
                          <a:ext cx="20040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w:pict>
              <v:shape id="直線矢印コネクタ 1786789905" style="position:absolute;left:0;text-align:left;margin-left:27pt;margin-top:4pt;width:157.8pt;height:0;z-index:25165760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" w14:anchorId="6E861716">
                <v:stroke joinstyle="miter" endarrow="block"/>
              </v:shape>
            </w:pict>
          </mc:Fallback>
        </mc:AlternateContent>
      </w:r>
    </w:p>
    <w:p w14:paraId="77F38955" w14:textId="102CD4C6" w:rsidR="0040392B" w:rsidRDefault="00782E93" w:rsidP="0002240A">
      <w:pPr>
        <w:pStyle w:val="ListParagraph"/>
        <w:ind w:leftChars="0" w:left="425"/>
      </w:pPr>
      <w:r>
        <w:rPr>
          <w:noProof/>
        </w:rPr>
        <mc:AlternateContent>
          <mc:Choice Requires="wps">
            <w:drawing>
              <wp:anchor distT="0" distB="0" distL="114300" distR="114300" simplePos="0" relativeHeight="251658615" behindDoc="0" locked="0" layoutInCell="1" allowOverlap="1" wp14:anchorId="0E13D8B6" wp14:editId="5C1DE37C">
                <wp:simplePos x="0" y="0"/>
                <wp:positionH relativeFrom="column">
                  <wp:posOffset>1627505</wp:posOffset>
                </wp:positionH>
                <wp:positionV relativeFrom="paragraph">
                  <wp:posOffset>5080</wp:posOffset>
                </wp:positionV>
                <wp:extent cx="1143000" cy="285115"/>
                <wp:effectExtent l="0" t="0" r="0" b="635"/>
                <wp:wrapNone/>
                <wp:docPr id="41207577" name="Text Box 41207577"/>
                <wp:cNvGraphicFramePr/>
                <a:graphic xmlns:a="http://schemas.openxmlformats.org/drawingml/2006/main">
                  <a:graphicData uri="http://schemas.microsoft.com/office/word/2010/wordprocessingShape">
                    <wps:wsp>
                      <wps:cNvSpPr txBox="1"/>
                      <wps:spPr>
                        <a:xfrm>
                          <a:off x="0" y="0"/>
                          <a:ext cx="1143000" cy="285115"/>
                        </a:xfrm>
                        <a:prstGeom prst="rect">
                          <a:avLst/>
                        </a:prstGeom>
                        <a:noFill/>
                        <a:ln w="6350">
                          <a:noFill/>
                        </a:ln>
                      </wps:spPr>
                      <wps:txbx>
                        <w:txbxContent>
                          <w:p w14:paraId="505CB8DD" w14:textId="77777777" w:rsidR="0056731F" w:rsidRPr="0056731F" w:rsidRDefault="004C767B">
                            <w:pPr>
                              <w:rPr>
                                <w:sz w:val="16"/>
                                <w:szCs w:val="16"/>
                              </w:rPr>
                            </w:pPr>
                            <w:r>
                              <w:rPr>
                                <w:rFonts w:hint="eastAsia"/>
                                <w:sz w:val="16"/>
                                <w:szCs w:val="16"/>
                              </w:rPr>
                              <w:t>ログインボタン押下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3D8B6" id="Text Box 41207577" o:spid="_x0000_s1066" type="#_x0000_t202" style="position:absolute;left:0;text-align:left;margin-left:128.15pt;margin-top:.4pt;width:90pt;height:22.45pt;z-index:2516586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" filled="f" stroked="f" strokeweight=".5pt">
                <v:textbox>
                  <w:txbxContent>
                    <w:p w14:paraId="505CB8DD" w14:textId="77777777" w:rsidR="0056731F" w:rsidRPr="0056731F" w:rsidRDefault="004C767B">
                      <w:pPr>
                        <w:rPr>
                          <w:sz w:val="16"/>
                          <w:szCs w:val="16"/>
                        </w:rPr>
                      </w:pPr>
                      <w:r>
                        <w:rPr>
                          <w:rFonts w:hint="eastAsia"/>
                          <w:sz w:val="16"/>
                          <w:szCs w:val="16"/>
                        </w:rPr>
                        <w:t>ログインボタン押下</w:t>
                      </w:r>
                    </w:p>
                  </w:txbxContent>
                </v:textbox>
              </v:shape>
            </w:pict>
          </mc:Fallback>
        </mc:AlternateContent>
      </w:r>
      <w:r w:rsidR="00C76E12">
        <w:rPr>
          <w:noProof/>
        </w:rPr>
        <mc:AlternateContent>
          <mc:Choice Requires="wps">
            <w:drawing>
              <wp:anchor distT="0" distB="0" distL="114300" distR="114300" simplePos="0" relativeHeight="251658635" behindDoc="0" locked="0" layoutInCell="1" allowOverlap="1" wp14:anchorId="23526555" wp14:editId="02F2C90B">
                <wp:simplePos x="0" y="0"/>
                <wp:positionH relativeFrom="column">
                  <wp:posOffset>4733925</wp:posOffset>
                </wp:positionH>
                <wp:positionV relativeFrom="paragraph">
                  <wp:posOffset>88900</wp:posOffset>
                </wp:positionV>
                <wp:extent cx="1379855" cy="436880"/>
                <wp:effectExtent l="0" t="0" r="10795" b="20320"/>
                <wp:wrapNone/>
                <wp:docPr id="682746685" name="Rectangle 682746685"/>
                <wp:cNvGraphicFramePr/>
                <a:graphic xmlns:a="http://schemas.openxmlformats.org/drawingml/2006/main">
                  <a:graphicData uri="http://schemas.microsoft.com/office/word/2010/wordprocessingShape">
                    <wps:wsp>
                      <wps:cNvSpPr/>
                      <wps:spPr>
                        <a:xfrm>
                          <a:off x="0" y="0"/>
                          <a:ext cx="1379855" cy="43688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2853C9" w14:textId="502F4EBA" w:rsidR="00C76E12" w:rsidRDefault="00C76E12" w:rsidP="00C76E12">
                            <w:pPr>
                              <w:spacing w:line="180" w:lineRule="exact"/>
                              <w:contextualSpacing/>
                              <w:jc w:val="center"/>
                              <w:rPr>
                                <w:color w:val="000000" w:themeColor="text1"/>
                                <w:sz w:val="16"/>
                                <w:szCs w:val="16"/>
                              </w:rPr>
                            </w:pPr>
                            <w:r>
                              <w:rPr>
                                <w:rFonts w:hint="eastAsia"/>
                                <w:color w:val="000000" w:themeColor="text1"/>
                                <w:sz w:val="16"/>
                                <w:szCs w:val="16"/>
                              </w:rPr>
                              <w:t>教室番号/年月日入力</w:t>
                            </w:r>
                          </w:p>
                          <w:p w14:paraId="1623221C" w14:textId="77777777" w:rsidR="00C76E12" w:rsidRPr="00C2634F" w:rsidRDefault="00C76E12" w:rsidP="00C76E12">
                            <w:pPr>
                              <w:spacing w:line="180" w:lineRule="exact"/>
                              <w:contextualSpacing/>
                              <w:jc w:val="center"/>
                              <w:rPr>
                                <w:color w:val="000000" w:themeColor="text1"/>
                                <w:sz w:val="16"/>
                                <w:szCs w:val="16"/>
                              </w:rPr>
                            </w:pPr>
                            <w:r>
                              <w:rPr>
                                <w:rFonts w:hint="eastAsia"/>
                                <w:color w:val="000000" w:themeColor="text1"/>
                                <w:sz w:val="16"/>
                                <w:szCs w:val="16"/>
                              </w:rPr>
                              <w:t>ダイアログ表示</w:t>
                            </w:r>
                          </w:p>
                        </w:txbxContent>
                      </wps:txbx>
                      <wps:bodyPr rot="0" spcFirstLastPara="0" vertOverflow="overflow" horzOverflow="overflow" vert="horz" wrap="square" lIns="0" tIns="0" rIns="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526555" id="Rectangle 682746685" o:spid="_x0000_s1067" style="position:absolute;left:0;text-align:left;margin-left:372.75pt;margin-top:7pt;width:108.65pt;height:34.4pt;z-index:25165863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" filled="f" strokecolor="black [3213]" strokeweight=".5pt">
                <v:textbox inset="0,0,0">
                  <w:txbxContent>
                    <w:p w14:paraId="302853C9" w14:textId="502F4EBA" w:rsidR="00C76E12" w:rsidRDefault="00C76E12" w:rsidP="00C76E12">
                      <w:pPr>
                        <w:spacing w:line="180" w:lineRule="exact"/>
                        <w:contextualSpacing/>
                        <w:jc w:val="center"/>
                        <w:rPr>
                          <w:color w:val="000000" w:themeColor="text1"/>
                          <w:sz w:val="16"/>
                          <w:szCs w:val="16"/>
                        </w:rPr>
                      </w:pPr>
                      <w:r>
                        <w:rPr>
                          <w:rFonts w:hint="eastAsia"/>
                          <w:color w:val="000000" w:themeColor="text1"/>
                          <w:sz w:val="16"/>
                          <w:szCs w:val="16"/>
                        </w:rPr>
                        <w:t>教室番号/年月日入力</w:t>
                      </w:r>
                    </w:p>
                    <w:p w14:paraId="1623221C" w14:textId="77777777" w:rsidR="00C76E12" w:rsidRPr="00C2634F" w:rsidRDefault="00C76E12" w:rsidP="00C76E12">
                      <w:pPr>
                        <w:spacing w:line="180" w:lineRule="exact"/>
                        <w:contextualSpacing/>
                        <w:jc w:val="center"/>
                        <w:rPr>
                          <w:color w:val="000000" w:themeColor="text1"/>
                          <w:sz w:val="16"/>
                          <w:szCs w:val="16"/>
                        </w:rPr>
                      </w:pPr>
                      <w:r>
                        <w:rPr>
                          <w:rFonts w:hint="eastAsia"/>
                          <w:color w:val="000000" w:themeColor="text1"/>
                          <w:sz w:val="16"/>
                          <w:szCs w:val="16"/>
                        </w:rPr>
                        <w:t>ダイアログ表示</w:t>
                      </w:r>
                    </w:p>
                  </w:txbxContent>
                </v:textbox>
              </v:rect>
            </w:pict>
          </mc:Fallback>
        </mc:AlternateContent>
      </w:r>
      <w:r w:rsidR="004C767B">
        <w:rPr>
          <w:noProof/>
        </w:rPr>
        <mc:AlternateContent>
          <mc:Choice Requires="wps">
            <w:drawing>
              <wp:anchor distT="0" distB="0" distL="114300" distR="114300" simplePos="0" relativeHeight="251658616" behindDoc="0" locked="0" layoutInCell="1" allowOverlap="1" wp14:anchorId="70418353" wp14:editId="01ACF58D">
                <wp:simplePos x="0" y="0"/>
                <wp:positionH relativeFrom="column">
                  <wp:posOffset>3014345</wp:posOffset>
                </wp:positionH>
                <wp:positionV relativeFrom="paragraph">
                  <wp:posOffset>69215</wp:posOffset>
                </wp:positionV>
                <wp:extent cx="1278467" cy="285538"/>
                <wp:effectExtent l="0" t="0" r="0" b="635"/>
                <wp:wrapNone/>
                <wp:docPr id="1067542929" name="Text Box 1067542929"/>
                <wp:cNvGraphicFramePr/>
                <a:graphic xmlns:a="http://schemas.openxmlformats.org/drawingml/2006/main">
                  <a:graphicData uri="http://schemas.microsoft.com/office/word/2010/wordprocessingShape">
                    <wps:wsp>
                      <wps:cNvSpPr txBox="1"/>
                      <wps:spPr>
                        <a:xfrm>
                          <a:off x="0" y="0"/>
                          <a:ext cx="1278467" cy="285538"/>
                        </a:xfrm>
                        <a:prstGeom prst="rect">
                          <a:avLst/>
                        </a:prstGeom>
                        <a:noFill/>
                        <a:ln w="6350">
                          <a:noFill/>
                        </a:ln>
                      </wps:spPr>
                      <wps:txbx>
                        <w:txbxContent>
                          <w:p w14:paraId="7BC30F4C" w14:textId="00543306" w:rsidR="004C767B" w:rsidRPr="0056731F" w:rsidRDefault="004C767B" w:rsidP="004C767B">
                            <w:pPr>
                              <w:rPr>
                                <w:sz w:val="16"/>
                                <w:szCs w:val="16"/>
                              </w:rPr>
                            </w:pPr>
                            <w:r>
                              <w:rPr>
                                <w:rFonts w:hint="eastAsia"/>
                                <w:sz w:val="16"/>
                                <w:szCs w:val="16"/>
                              </w:rPr>
                              <w:t>キャンセルボタン押下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18353" id="Text Box 1067542929" o:spid="_x0000_s1068" type="#_x0000_t202" style="position:absolute;left:0;text-align:left;margin-left:237.35pt;margin-top:5.45pt;width:100.65pt;height:22.5pt;z-index:251658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" filled="f" stroked="f" strokeweight=".5pt">
                <v:textbox>
                  <w:txbxContent>
                    <w:p w14:paraId="7BC30F4C" w14:textId="00543306" w:rsidR="004C767B" w:rsidRPr="0056731F" w:rsidRDefault="004C767B" w:rsidP="004C767B">
                      <w:pPr>
                        <w:rPr>
                          <w:sz w:val="16"/>
                          <w:szCs w:val="16"/>
                        </w:rPr>
                      </w:pPr>
                      <w:r>
                        <w:rPr>
                          <w:rFonts w:hint="eastAsia"/>
                          <w:sz w:val="16"/>
                          <w:szCs w:val="16"/>
                        </w:rPr>
                        <w:t>キャンセルボタン押下</w:t>
                      </w:r>
                    </w:p>
                  </w:txbxContent>
                </v:textbox>
              </v:shape>
            </w:pict>
          </mc:Fallback>
        </mc:AlternateContent>
      </w:r>
      <w:r w:rsidR="00056E84">
        <w:rPr>
          <w:noProof/>
        </w:rPr>
        <mc:AlternateContent>
          <mc:Choice Requires="wps">
            <w:drawing>
              <wp:anchor distT="0" distB="0" distL="114300" distR="114300" simplePos="0" relativeHeight="251658611" behindDoc="0" locked="0" layoutInCell="1" allowOverlap="1" wp14:anchorId="21F230C9" wp14:editId="7877BF15">
                <wp:simplePos x="0" y="0"/>
                <wp:positionH relativeFrom="column">
                  <wp:posOffset>3064510</wp:posOffset>
                </wp:positionH>
                <wp:positionV relativeFrom="paragraph">
                  <wp:posOffset>32173</wp:posOffset>
                </wp:positionV>
                <wp:extent cx="0" cy="387138"/>
                <wp:effectExtent l="76200" t="38100" r="57150" b="13335"/>
                <wp:wrapNone/>
                <wp:docPr id="1924416910" name="Straight Arrow Connector 1924416910"/>
                <wp:cNvGraphicFramePr/>
                <a:graphic xmlns:a="http://schemas.openxmlformats.org/drawingml/2006/main">
                  <a:graphicData uri="http://schemas.microsoft.com/office/word/2010/wordprocessingShape">
                    <wps:wsp>
                      <wps:cNvCnPr/>
                      <wps:spPr>
                        <a:xfrm flipV="1">
                          <a:off x="0" y="0"/>
                          <a:ext cx="0" cy="38713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w:pict>
              <v:shape id="直線矢印コネクタ 1924416910" style="position:absolute;left:0;text-align:left;margin-left:241.3pt;margin-top:2.55pt;width:0;height:30.5pt;flip:y;z-index:251657589;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" w14:anchorId="02DABA84">
                <v:stroke joinstyle="miter" endarrow="block"/>
              </v:shape>
            </w:pict>
          </mc:Fallback>
        </mc:AlternateContent>
      </w:r>
      <w:r w:rsidR="00A05E7A">
        <w:rPr>
          <w:noProof/>
        </w:rPr>
        <mc:AlternateContent>
          <mc:Choice Requires="wps">
            <w:drawing>
              <wp:anchor distT="0" distB="0" distL="114300" distR="114300" simplePos="0" relativeHeight="251658543" behindDoc="0" locked="0" layoutInCell="1" allowOverlap="1" wp14:anchorId="1C18AA47" wp14:editId="446FBFE3">
                <wp:simplePos x="0" y="0"/>
                <wp:positionH relativeFrom="column">
                  <wp:posOffset>2783247</wp:posOffset>
                </wp:positionH>
                <wp:positionV relativeFrom="paragraph">
                  <wp:posOffset>29738</wp:posOffset>
                </wp:positionV>
                <wp:extent cx="0" cy="370729"/>
                <wp:effectExtent l="76200" t="0" r="76200" b="48895"/>
                <wp:wrapNone/>
                <wp:docPr id="465" name="Straight Arrow Connector 465"/>
                <wp:cNvGraphicFramePr/>
                <a:graphic xmlns:a="http://schemas.openxmlformats.org/drawingml/2006/main">
                  <a:graphicData uri="http://schemas.microsoft.com/office/word/2010/wordprocessingShape">
                    <wps:wsp>
                      <wps:cNvCnPr/>
                      <wps:spPr>
                        <a:xfrm>
                          <a:off x="0" y="0"/>
                          <a:ext cx="0" cy="3707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1B4742A2" id="直線矢印コネクタ 465" o:spid="_x0000_s1026" type="#_x0000_t32" style="position:absolute;left:0;text-align:left;margin-left:219.15pt;margin-top:2.35pt;width:0;height:29.2pt;z-index:25235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" strokecolor="black [3200]" strokeweight=".5pt">
                <v:stroke endarrow="block" joinstyle="miter"/>
              </v:shape>
            </w:pict>
          </mc:Fallback>
        </mc:AlternateContent>
      </w:r>
    </w:p>
    <w:p w14:paraId="785A1FC9" w14:textId="7EBE084A" w:rsidR="0040392B" w:rsidRDefault="00894209" w:rsidP="0002240A">
      <w:pPr>
        <w:pStyle w:val="ListParagraph"/>
        <w:ind w:leftChars="0" w:left="425"/>
      </w:pPr>
      <w:r>
        <w:rPr>
          <w:noProof/>
        </w:rPr>
        <mc:AlternateContent>
          <mc:Choice Requires="wps">
            <w:drawing>
              <wp:anchor distT="0" distB="0" distL="114300" distR="114300" simplePos="0" relativeHeight="251658541" behindDoc="0" locked="0" layoutInCell="1" allowOverlap="1" wp14:anchorId="321BA52A" wp14:editId="27050AC6">
                <wp:simplePos x="0" y="0"/>
                <wp:positionH relativeFrom="column">
                  <wp:posOffset>2362199</wp:posOffset>
                </wp:positionH>
                <wp:positionV relativeFrom="paragraph">
                  <wp:posOffset>169333</wp:posOffset>
                </wp:positionV>
                <wp:extent cx="1380067" cy="436880"/>
                <wp:effectExtent l="0" t="0" r="10795" b="20320"/>
                <wp:wrapNone/>
                <wp:docPr id="463" name="Rectangle 463"/>
                <wp:cNvGraphicFramePr/>
                <a:graphic xmlns:a="http://schemas.openxmlformats.org/drawingml/2006/main">
                  <a:graphicData uri="http://schemas.microsoft.com/office/word/2010/wordprocessingShape">
                    <wps:wsp>
                      <wps:cNvSpPr/>
                      <wps:spPr>
                        <a:xfrm>
                          <a:off x="0" y="0"/>
                          <a:ext cx="1380067" cy="43688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9682EA" w14:textId="77777777" w:rsidR="00894209" w:rsidRPr="00C2634F" w:rsidRDefault="00894209" w:rsidP="00894209">
                            <w:pPr>
                              <w:spacing w:line="180" w:lineRule="exact"/>
                              <w:contextualSpacing/>
                              <w:jc w:val="center"/>
                              <w:rPr>
                                <w:color w:val="000000" w:themeColor="text1"/>
                                <w:sz w:val="16"/>
                                <w:szCs w:val="16"/>
                              </w:rPr>
                            </w:pPr>
                            <w:r w:rsidRPr="00C2634F">
                              <w:rPr>
                                <w:rFonts w:hint="eastAsia"/>
                                <w:color w:val="000000" w:themeColor="text1"/>
                                <w:sz w:val="16"/>
                                <w:szCs w:val="16"/>
                              </w:rPr>
                              <w:t>4.</w:t>
                            </w:r>
                            <w:r>
                              <w:rPr>
                                <w:color w:val="000000" w:themeColor="text1"/>
                                <w:sz w:val="16"/>
                                <w:szCs w:val="16"/>
                              </w:rPr>
                              <w:t>2.</w:t>
                            </w:r>
                            <w:r w:rsidRPr="00C2634F">
                              <w:rPr>
                                <w:rFonts w:hint="eastAsia"/>
                                <w:color w:val="000000" w:themeColor="text1"/>
                                <w:sz w:val="16"/>
                                <w:szCs w:val="16"/>
                              </w:rPr>
                              <w:t>1</w:t>
                            </w:r>
                          </w:p>
                          <w:p w14:paraId="1F58559F" w14:textId="77777777" w:rsidR="00D644DD" w:rsidRDefault="00D644DD" w:rsidP="00894209">
                            <w:pPr>
                              <w:spacing w:line="180" w:lineRule="exact"/>
                              <w:contextualSpacing/>
                              <w:jc w:val="center"/>
                              <w:rPr>
                                <w:color w:val="000000" w:themeColor="text1"/>
                                <w:sz w:val="16"/>
                                <w:szCs w:val="16"/>
                              </w:rPr>
                            </w:pPr>
                            <w:r>
                              <w:rPr>
                                <w:rFonts w:hint="eastAsia"/>
                                <w:color w:val="000000" w:themeColor="text1"/>
                                <w:sz w:val="16"/>
                                <w:szCs w:val="16"/>
                              </w:rPr>
                              <w:t>ログイン</w:t>
                            </w:r>
                          </w:p>
                          <w:p w14:paraId="25279C2B" w14:textId="542EB811" w:rsidR="00894209" w:rsidRPr="00C2634F" w:rsidRDefault="00D644DD" w:rsidP="00894209">
                            <w:pPr>
                              <w:spacing w:line="180" w:lineRule="exact"/>
                              <w:contextualSpacing/>
                              <w:jc w:val="center"/>
                              <w:rPr>
                                <w:color w:val="000000" w:themeColor="text1"/>
                                <w:sz w:val="16"/>
                                <w:szCs w:val="16"/>
                              </w:rPr>
                            </w:pPr>
                            <w:r>
                              <w:rPr>
                                <w:rFonts w:hint="eastAsia"/>
                                <w:color w:val="000000" w:themeColor="text1"/>
                                <w:sz w:val="16"/>
                                <w:szCs w:val="16"/>
                              </w:rPr>
                              <w:t>ダイアログ表示</w:t>
                            </w:r>
                          </w:p>
                        </w:txbxContent>
                      </wps:txbx>
                      <wps:bodyPr rot="0" spcFirstLastPara="0" vertOverflow="overflow" horzOverflow="overflow" vert="horz" wrap="square" lIns="0" tIns="0" rIns="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1BA52A" id="Rectangle 463" o:spid="_x0000_s1069" style="position:absolute;left:0;text-align:left;margin-left:186pt;margin-top:13.35pt;width:108.65pt;height:34.4pt;z-index:2516585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" filled="f" strokecolor="black [3213]" strokeweight=".5pt">
                <v:textbox inset="0,0,0">
                  <w:txbxContent>
                    <w:p w14:paraId="079682EA" w14:textId="77777777" w:rsidR="00894209" w:rsidRPr="00C2634F" w:rsidRDefault="00894209" w:rsidP="00894209">
                      <w:pPr>
                        <w:spacing w:line="180" w:lineRule="exact"/>
                        <w:contextualSpacing/>
                        <w:jc w:val="center"/>
                        <w:rPr>
                          <w:color w:val="000000" w:themeColor="text1"/>
                          <w:sz w:val="16"/>
                          <w:szCs w:val="16"/>
                        </w:rPr>
                      </w:pPr>
                      <w:r w:rsidRPr="00C2634F">
                        <w:rPr>
                          <w:rFonts w:hint="eastAsia"/>
                          <w:color w:val="000000" w:themeColor="text1"/>
                          <w:sz w:val="16"/>
                          <w:szCs w:val="16"/>
                        </w:rPr>
                        <w:t>4.</w:t>
                      </w:r>
                      <w:r>
                        <w:rPr>
                          <w:color w:val="000000" w:themeColor="text1"/>
                          <w:sz w:val="16"/>
                          <w:szCs w:val="16"/>
                        </w:rPr>
                        <w:t>2.</w:t>
                      </w:r>
                      <w:r w:rsidRPr="00C2634F">
                        <w:rPr>
                          <w:rFonts w:hint="eastAsia"/>
                          <w:color w:val="000000" w:themeColor="text1"/>
                          <w:sz w:val="16"/>
                          <w:szCs w:val="16"/>
                        </w:rPr>
                        <w:t>1</w:t>
                      </w:r>
                    </w:p>
                    <w:p w14:paraId="1F58559F" w14:textId="77777777" w:rsidR="00D644DD" w:rsidRDefault="00D644DD" w:rsidP="00894209">
                      <w:pPr>
                        <w:spacing w:line="180" w:lineRule="exact"/>
                        <w:contextualSpacing/>
                        <w:jc w:val="center"/>
                        <w:rPr>
                          <w:color w:val="000000" w:themeColor="text1"/>
                          <w:sz w:val="16"/>
                          <w:szCs w:val="16"/>
                        </w:rPr>
                      </w:pPr>
                      <w:r>
                        <w:rPr>
                          <w:rFonts w:hint="eastAsia"/>
                          <w:color w:val="000000" w:themeColor="text1"/>
                          <w:sz w:val="16"/>
                          <w:szCs w:val="16"/>
                        </w:rPr>
                        <w:t>ログイン</w:t>
                      </w:r>
                    </w:p>
                    <w:p w14:paraId="25279C2B" w14:textId="542EB811" w:rsidR="00894209" w:rsidRPr="00C2634F" w:rsidRDefault="00D644DD" w:rsidP="00894209">
                      <w:pPr>
                        <w:spacing w:line="180" w:lineRule="exact"/>
                        <w:contextualSpacing/>
                        <w:jc w:val="center"/>
                        <w:rPr>
                          <w:color w:val="000000" w:themeColor="text1"/>
                          <w:sz w:val="16"/>
                          <w:szCs w:val="16"/>
                        </w:rPr>
                      </w:pPr>
                      <w:r>
                        <w:rPr>
                          <w:rFonts w:hint="eastAsia"/>
                          <w:color w:val="000000" w:themeColor="text1"/>
                          <w:sz w:val="16"/>
                          <w:szCs w:val="16"/>
                        </w:rPr>
                        <w:t>ダイアログ表示</w:t>
                      </w:r>
                    </w:p>
                  </w:txbxContent>
                </v:textbox>
              </v:rect>
            </w:pict>
          </mc:Fallback>
        </mc:AlternateContent>
      </w:r>
    </w:p>
    <w:p w14:paraId="067833A2" w14:textId="0E593850" w:rsidR="0040392B" w:rsidRDefault="0040392B" w:rsidP="0002240A">
      <w:pPr>
        <w:pStyle w:val="ListParagraph"/>
        <w:ind w:leftChars="0" w:left="425"/>
      </w:pPr>
    </w:p>
    <w:p w14:paraId="50EB04DF" w14:textId="25E66254" w:rsidR="0040392B" w:rsidRDefault="00BB0D5C" w:rsidP="0002240A">
      <w:pPr>
        <w:pStyle w:val="ListParagraph"/>
        <w:ind w:leftChars="0" w:left="425"/>
      </w:pPr>
      <w:r>
        <w:rPr>
          <w:noProof/>
        </w:rPr>
        <mc:AlternateContent>
          <mc:Choice Requires="wps">
            <w:drawing>
              <wp:anchor distT="0" distB="0" distL="114300" distR="114300" simplePos="0" relativeHeight="251658625" behindDoc="0" locked="0" layoutInCell="1" allowOverlap="1" wp14:anchorId="39CA1037" wp14:editId="64F75BB3">
                <wp:simplePos x="0" y="0"/>
                <wp:positionH relativeFrom="column">
                  <wp:posOffset>2392680</wp:posOffset>
                </wp:positionH>
                <wp:positionV relativeFrom="paragraph">
                  <wp:posOffset>152400</wp:posOffset>
                </wp:positionV>
                <wp:extent cx="556260" cy="363220"/>
                <wp:effectExtent l="76200" t="0" r="15240" b="55880"/>
                <wp:wrapNone/>
                <wp:docPr id="429950391" name="Connector: Elbow 429950391"/>
                <wp:cNvGraphicFramePr/>
                <a:graphic xmlns:a="http://schemas.openxmlformats.org/drawingml/2006/main">
                  <a:graphicData uri="http://schemas.microsoft.com/office/word/2010/wordprocessingShape">
                    <wps:wsp>
                      <wps:cNvCnPr/>
                      <wps:spPr>
                        <a:xfrm flipH="1">
                          <a:off x="0" y="0"/>
                          <a:ext cx="556260" cy="363220"/>
                        </a:xfrm>
                        <a:prstGeom prst="bentConnector3">
                          <a:avLst>
                            <a:gd name="adj1" fmla="val 10053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w:pict>
              <v:shape id="コネクタ: カギ線 429950391" style="position:absolute;left:0;text-align:left;margin-left:188.4pt;margin-top:12pt;width:43.8pt;height:28.6pt;flip:x;z-index:2516576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type="#_x0000_t34" adj="2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" w14:anchorId="68457606">
                <v:stroke endarrow="block"/>
              </v:shape>
            </w:pict>
          </mc:Fallback>
        </mc:AlternateContent>
      </w:r>
    </w:p>
    <w:p w14:paraId="6151A090" w14:textId="12BCAAD1" w:rsidR="0040392B" w:rsidRDefault="0040392B" w:rsidP="0002240A">
      <w:pPr>
        <w:pStyle w:val="ListParagraph"/>
        <w:ind w:leftChars="0" w:left="425"/>
      </w:pPr>
    </w:p>
    <w:p w14:paraId="1FD457B2" w14:textId="642B54A6" w:rsidR="0040392B" w:rsidRDefault="00BB0D5C" w:rsidP="0002240A">
      <w:pPr>
        <w:pStyle w:val="ListParagraph"/>
        <w:ind w:leftChars="0" w:left="425"/>
      </w:pPr>
      <w:r>
        <w:rPr>
          <w:noProof/>
        </w:rPr>
        <mc:AlternateContent>
          <mc:Choice Requires="wpg">
            <w:drawing>
              <wp:anchor distT="0" distB="0" distL="114300" distR="114300" simplePos="0" relativeHeight="251658600" behindDoc="0" locked="0" layoutInCell="1" allowOverlap="1" wp14:anchorId="5A673A1D" wp14:editId="27D9367A">
                <wp:simplePos x="0" y="0"/>
                <wp:positionH relativeFrom="column">
                  <wp:posOffset>899160</wp:posOffset>
                </wp:positionH>
                <wp:positionV relativeFrom="paragraph">
                  <wp:posOffset>43180</wp:posOffset>
                </wp:positionV>
                <wp:extent cx="3030201" cy="184150"/>
                <wp:effectExtent l="76200" t="0" r="75565" b="44450"/>
                <wp:wrapNone/>
                <wp:docPr id="1744546167" name="Group 1744546167"/>
                <wp:cNvGraphicFramePr/>
                <a:graphic xmlns:a="http://schemas.openxmlformats.org/drawingml/2006/main">
                  <a:graphicData uri="http://schemas.microsoft.com/office/word/2010/wordprocessingGroup">
                    <wpg:wgp>
                      <wpg:cNvGrpSpPr/>
                      <wpg:grpSpPr>
                        <a:xfrm>
                          <a:off x="0" y="0"/>
                          <a:ext cx="3030201" cy="184150"/>
                          <a:chOff x="0" y="0"/>
                          <a:chExt cx="3030201" cy="184150"/>
                        </a:xfrm>
                      </wpg:grpSpPr>
                      <wps:wsp>
                        <wps:cNvPr id="468" name="直線コネクタ 19"/>
                        <wps:cNvCnPr/>
                        <wps:spPr>
                          <a:xfrm>
                            <a:off x="0" y="0"/>
                            <a:ext cx="3030201" cy="0"/>
                          </a:xfrm>
                          <a:prstGeom prst="line">
                            <a:avLst/>
                          </a:prstGeom>
                        </wps:spPr>
                        <wps:style>
                          <a:lnRef idx="1">
                            <a:schemeClr val="dk1"/>
                          </a:lnRef>
                          <a:fillRef idx="0">
                            <a:schemeClr val="dk1"/>
                          </a:fillRef>
                          <a:effectRef idx="0">
                            <a:schemeClr val="dk1"/>
                          </a:effectRef>
                          <a:fontRef idx="minor">
                            <a:schemeClr val="tx1"/>
                          </a:fontRef>
                        </wps:style>
                        <wps:bodyPr/>
                      </wps:wsp>
                      <wps:wsp>
                        <wps:cNvPr id="469" name="直線矢印コネクタ 20"/>
                        <wps:cNvCnPr/>
                        <wps:spPr>
                          <a:xfrm>
                            <a:off x="0" y="0"/>
                            <a:ext cx="0" cy="1768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0" name="直線矢印コネクタ 21"/>
                        <wps:cNvCnPr/>
                        <wps:spPr>
                          <a:xfrm>
                            <a:off x="998220" y="0"/>
                            <a:ext cx="0" cy="176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直線矢印コネクタ 22"/>
                        <wps:cNvCnPr/>
                        <wps:spPr>
                          <a:xfrm>
                            <a:off x="2019300" y="0"/>
                            <a:ext cx="0" cy="1768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2" name="直線矢印コネクタ 23"/>
                        <wps:cNvCnPr/>
                        <wps:spPr>
                          <a:xfrm>
                            <a:off x="3025140" y="7620"/>
                            <a:ext cx="0" cy="176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w:pict>
              <v:group id="グループ化 1744546167" style="position:absolute;left:0;text-align:left;margin-left:70.8pt;margin-top:3.4pt;width:238.6pt;height:14.5pt;z-index:251657577" coordsize="30302,1841" o:spid="_x0000_s1026" w14:anchorId="5B50310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">
                <v:line id="直線コネクタ 19" style="position:absolute;visibility:visible;mso-wrap-style:square" o:spid="_x0000_s1027" strokecolor="black [3200]" strokeweight=".5pt" o:connectortype="straight" from="0,0" to="30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">
                  <v:stroke joinstyle="miter"/>
                </v:line>
                <v:shape id="直線矢印コネクタ 20" style="position:absolute;width:0;height:1768;visibility:visible;mso-wrap-style:square" o:spid="_x0000_s1028" strokecolor="black [3200]"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">
                  <v:stroke joinstyle="miter" endarrow="block"/>
                </v:shape>
                <v:shape id="直線矢印コネクタ 21" style="position:absolute;left:9982;width:0;height:1765;visibility:visible;mso-wrap-style:square" o:spid="_x0000_s1029" strokecolor="black [3200]"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v:stroke joinstyle="miter" endarrow="block"/>
                </v:shape>
                <v:shape id="直線矢印コネクタ 22" style="position:absolute;left:20193;width:0;height:1768;visibility:visible;mso-wrap-style:square" o:spid="_x0000_s1030" strokecolor="black [3200]"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">
                  <v:stroke joinstyle="miter" endarrow="block"/>
                </v:shape>
                <v:shape id="直線矢印コネクタ 23" style="position:absolute;left:30251;top:76;width:0;height:1765;visibility:visible;mso-wrap-style:square" o:spid="_x0000_s1031" strokecolor="black [3200]" strokeweight=".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v:stroke joinstyle="miter" endarrow="block"/>
                </v:shape>
              </v:group>
            </w:pict>
          </mc:Fallback>
        </mc:AlternateContent>
      </w:r>
    </w:p>
    <w:p w14:paraId="7CD83722" w14:textId="3ED1661E" w:rsidR="0040392B" w:rsidRDefault="00BB0D5C" w:rsidP="0002240A">
      <w:pPr>
        <w:pStyle w:val="ListParagraph"/>
        <w:ind w:leftChars="0" w:left="425"/>
      </w:pPr>
      <w:r>
        <w:rPr>
          <w:rFonts w:hint="eastAsia"/>
          <w:noProof/>
        </w:rPr>
        <mc:AlternateContent>
          <mc:Choice Requires="wps">
            <w:drawing>
              <wp:anchor distT="0" distB="0" distL="114300" distR="114300" simplePos="0" relativeHeight="251658599" behindDoc="0" locked="0" layoutInCell="1" allowOverlap="1" wp14:anchorId="05444BDA" wp14:editId="24107EB2">
                <wp:simplePos x="0" y="0"/>
                <wp:positionH relativeFrom="column">
                  <wp:posOffset>914400</wp:posOffset>
                </wp:positionH>
                <wp:positionV relativeFrom="paragraph">
                  <wp:posOffset>447040</wp:posOffset>
                </wp:positionV>
                <wp:extent cx="0" cy="163195"/>
                <wp:effectExtent l="0" t="0" r="38100" b="27305"/>
                <wp:wrapNone/>
                <wp:docPr id="478" name="Straight Connector 478"/>
                <wp:cNvGraphicFramePr/>
                <a:graphic xmlns:a="http://schemas.openxmlformats.org/drawingml/2006/main">
                  <a:graphicData uri="http://schemas.microsoft.com/office/word/2010/wordprocessingShape">
                    <wps:wsp>
                      <wps:cNvCnPr/>
                      <wps:spPr>
                        <a:xfrm flipV="1">
                          <a:off x="0" y="0"/>
                          <a:ext cx="0" cy="1631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w:pict>
              <v:line id="直線コネクタ 478" style="position:absolute;left:0;text-align:left;flip:y;z-index:25165757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1in,35.2pt" to="1in,48.05pt" w14:anchorId="7DECC2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">
                <v:stroke joinstyle="miter"/>
              </v:line>
            </w:pict>
          </mc:Fallback>
        </mc:AlternateContent>
      </w:r>
      <w:r>
        <w:rPr>
          <w:rFonts w:hint="eastAsia"/>
          <w:noProof/>
        </w:rPr>
        <mc:AlternateContent>
          <mc:Choice Requires="wps">
            <w:drawing>
              <wp:anchor distT="0" distB="0" distL="114300" distR="114300" simplePos="0" relativeHeight="251658597" behindDoc="0" locked="0" layoutInCell="1" allowOverlap="1" wp14:anchorId="0D85FE6D" wp14:editId="4C89150F">
                <wp:simplePos x="0" y="0"/>
                <wp:positionH relativeFrom="column">
                  <wp:posOffset>1943100</wp:posOffset>
                </wp:positionH>
                <wp:positionV relativeFrom="paragraph">
                  <wp:posOffset>447040</wp:posOffset>
                </wp:positionV>
                <wp:extent cx="0" cy="163195"/>
                <wp:effectExtent l="0" t="0" r="38100" b="27305"/>
                <wp:wrapNone/>
                <wp:docPr id="477" name="Straight Connector 477"/>
                <wp:cNvGraphicFramePr/>
                <a:graphic xmlns:a="http://schemas.openxmlformats.org/drawingml/2006/main">
                  <a:graphicData uri="http://schemas.microsoft.com/office/word/2010/wordprocessingShape">
                    <wps:wsp>
                      <wps:cNvCnPr/>
                      <wps:spPr>
                        <a:xfrm flipV="1">
                          <a:off x="0" y="0"/>
                          <a:ext cx="0" cy="1631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w:pict>
              <v:line id="直線コネクタ 477" style="position:absolute;left:0;text-align:left;flip:y;z-index:25165757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153pt,35.2pt" to="153pt,48.05pt" w14:anchorId="076B02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">
                <v:stroke joinstyle="miter"/>
              </v:line>
            </w:pict>
          </mc:Fallback>
        </mc:AlternateContent>
      </w:r>
      <w:r>
        <w:rPr>
          <w:rFonts w:hint="eastAsia"/>
          <w:noProof/>
        </w:rPr>
        <mc:AlternateContent>
          <mc:Choice Requires="wps">
            <w:drawing>
              <wp:anchor distT="0" distB="0" distL="114300" distR="114300" simplePos="0" relativeHeight="251658596" behindDoc="0" locked="0" layoutInCell="1" allowOverlap="1" wp14:anchorId="59F94890" wp14:editId="62D97C79">
                <wp:simplePos x="0" y="0"/>
                <wp:positionH relativeFrom="column">
                  <wp:posOffset>2948940</wp:posOffset>
                </wp:positionH>
                <wp:positionV relativeFrom="paragraph">
                  <wp:posOffset>447040</wp:posOffset>
                </wp:positionV>
                <wp:extent cx="0" cy="163195"/>
                <wp:effectExtent l="0" t="0" r="38100" b="27305"/>
                <wp:wrapNone/>
                <wp:docPr id="476" name="Straight Connector 476"/>
                <wp:cNvGraphicFramePr/>
                <a:graphic xmlns:a="http://schemas.openxmlformats.org/drawingml/2006/main">
                  <a:graphicData uri="http://schemas.microsoft.com/office/word/2010/wordprocessingShape">
                    <wps:wsp>
                      <wps:cNvCnPr/>
                      <wps:spPr>
                        <a:xfrm flipV="1">
                          <a:off x="0" y="0"/>
                          <a:ext cx="0" cy="1631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w:pict>
              <v:line id="直線コネクタ 476" style="position:absolute;left:0;text-align:left;flip:y;z-index:251657573;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232.2pt,35.2pt" to="232.2pt,48.05pt" w14:anchorId="596703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">
                <v:stroke joinstyle="miter"/>
              </v:line>
            </w:pict>
          </mc:Fallback>
        </mc:AlternateContent>
      </w:r>
      <w:r>
        <w:rPr>
          <w:noProof/>
        </w:rPr>
        <mc:AlternateContent>
          <mc:Choice Requires="wps">
            <w:drawing>
              <wp:anchor distT="0" distB="0" distL="114300" distR="114300" simplePos="0" relativeHeight="251658540" behindDoc="0" locked="0" layoutInCell="1" allowOverlap="1" wp14:anchorId="5EF77593" wp14:editId="0D6CEE77">
                <wp:simplePos x="0" y="0"/>
                <wp:positionH relativeFrom="column">
                  <wp:posOffset>3482340</wp:posOffset>
                </wp:positionH>
                <wp:positionV relativeFrom="paragraph">
                  <wp:posOffset>12700</wp:posOffset>
                </wp:positionV>
                <wp:extent cx="904240" cy="436880"/>
                <wp:effectExtent l="0" t="0" r="10160" b="20320"/>
                <wp:wrapNone/>
                <wp:docPr id="462" name="Rectangle 462"/>
                <wp:cNvGraphicFramePr/>
                <a:graphic xmlns:a="http://schemas.openxmlformats.org/drawingml/2006/main">
                  <a:graphicData uri="http://schemas.microsoft.com/office/word/2010/wordprocessingShape">
                    <wps:wsp>
                      <wps:cNvSpPr/>
                      <wps:spPr>
                        <a:xfrm>
                          <a:off x="0" y="0"/>
                          <a:ext cx="904240" cy="43688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9E8DA1" w14:textId="6EAB5CE4" w:rsidR="00A91E4F" w:rsidRPr="00C2634F" w:rsidRDefault="00A91E4F" w:rsidP="00A91E4F">
                            <w:pPr>
                              <w:spacing w:line="180" w:lineRule="exact"/>
                              <w:contextualSpacing/>
                              <w:jc w:val="center"/>
                              <w:rPr>
                                <w:color w:val="000000" w:themeColor="text1"/>
                                <w:sz w:val="16"/>
                                <w:szCs w:val="16"/>
                              </w:rPr>
                            </w:pPr>
                            <w:r w:rsidRPr="00C2634F">
                              <w:rPr>
                                <w:rFonts w:hint="eastAsia"/>
                                <w:color w:val="000000" w:themeColor="text1"/>
                                <w:sz w:val="16"/>
                                <w:szCs w:val="16"/>
                              </w:rPr>
                              <w:t>4.</w:t>
                            </w:r>
                            <w:r>
                              <w:rPr>
                                <w:color w:val="000000" w:themeColor="text1"/>
                                <w:sz w:val="16"/>
                                <w:szCs w:val="16"/>
                              </w:rPr>
                              <w:t>2.</w:t>
                            </w:r>
                            <w:r w:rsidR="00D644DD">
                              <w:rPr>
                                <w:color w:val="000000" w:themeColor="text1"/>
                                <w:sz w:val="16"/>
                                <w:szCs w:val="16"/>
                              </w:rPr>
                              <w:t>5</w:t>
                            </w:r>
                          </w:p>
                          <w:p w14:paraId="4E2801EC" w14:textId="05E5AAC9" w:rsidR="00A91E4F" w:rsidRPr="00C2634F" w:rsidRDefault="00D644DD" w:rsidP="00A91E4F">
                            <w:pPr>
                              <w:spacing w:line="180" w:lineRule="exact"/>
                              <w:contextualSpacing/>
                              <w:jc w:val="center"/>
                              <w:rPr>
                                <w:color w:val="000000" w:themeColor="text1"/>
                                <w:sz w:val="16"/>
                                <w:szCs w:val="16"/>
                              </w:rPr>
                            </w:pPr>
                            <w:r>
                              <w:rPr>
                                <w:rFonts w:hint="eastAsia"/>
                                <w:color w:val="000000" w:themeColor="text1"/>
                                <w:sz w:val="16"/>
                                <w:szCs w:val="16"/>
                              </w:rPr>
                              <w:t>認証中止</w:t>
                            </w:r>
                          </w:p>
                        </w:txbxContent>
                      </wps:txbx>
                      <wps:bodyPr rot="0" spcFirstLastPara="0" vertOverflow="overflow" horzOverflow="overflow" vert="horz" wrap="square" lIns="0" tIns="0" rIns="0" bIns="45720" numCol="1" spcCol="0" rtlCol="0" fromWordArt="0" anchor="ctr" anchorCtr="0" forceAA="0" compatLnSpc="1">
                        <a:prstTxWarp prst="textNoShape">
                          <a:avLst/>
                        </a:prstTxWarp>
                        <a:noAutofit/>
                      </wps:bodyPr>
                    </wps:wsp>
                  </a:graphicData>
                </a:graphic>
              </wp:anchor>
            </w:drawing>
          </mc:Choice>
          <mc:Fallback>
            <w:pict>
              <v:rect w14:anchorId="5EF77593" id="Rectangle 462" o:spid="_x0000_s1070" style="position:absolute;left:0;text-align:left;margin-left:274.2pt;margin-top:1pt;width:71.2pt;height:34.4pt;z-index:2516585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" filled="f" strokecolor="black [3213]" strokeweight=".5pt">
                <v:textbox inset="0,0,0">
                  <w:txbxContent>
                    <w:p w14:paraId="589E8DA1" w14:textId="6EAB5CE4" w:rsidR="00A91E4F" w:rsidRPr="00C2634F" w:rsidRDefault="00A91E4F" w:rsidP="00A91E4F">
                      <w:pPr>
                        <w:spacing w:line="180" w:lineRule="exact"/>
                        <w:contextualSpacing/>
                        <w:jc w:val="center"/>
                        <w:rPr>
                          <w:color w:val="000000" w:themeColor="text1"/>
                          <w:sz w:val="16"/>
                          <w:szCs w:val="16"/>
                        </w:rPr>
                      </w:pPr>
                      <w:r w:rsidRPr="00C2634F">
                        <w:rPr>
                          <w:rFonts w:hint="eastAsia"/>
                          <w:color w:val="000000" w:themeColor="text1"/>
                          <w:sz w:val="16"/>
                          <w:szCs w:val="16"/>
                        </w:rPr>
                        <w:t>4.</w:t>
                      </w:r>
                      <w:r>
                        <w:rPr>
                          <w:color w:val="000000" w:themeColor="text1"/>
                          <w:sz w:val="16"/>
                          <w:szCs w:val="16"/>
                        </w:rPr>
                        <w:t>2.</w:t>
                      </w:r>
                      <w:r w:rsidR="00D644DD">
                        <w:rPr>
                          <w:color w:val="000000" w:themeColor="text1"/>
                          <w:sz w:val="16"/>
                          <w:szCs w:val="16"/>
                        </w:rPr>
                        <w:t>5</w:t>
                      </w:r>
                    </w:p>
                    <w:p w14:paraId="4E2801EC" w14:textId="05E5AAC9" w:rsidR="00A91E4F" w:rsidRPr="00C2634F" w:rsidRDefault="00D644DD" w:rsidP="00A91E4F">
                      <w:pPr>
                        <w:spacing w:line="180" w:lineRule="exact"/>
                        <w:contextualSpacing/>
                        <w:jc w:val="center"/>
                        <w:rPr>
                          <w:color w:val="000000" w:themeColor="text1"/>
                          <w:sz w:val="16"/>
                          <w:szCs w:val="16"/>
                        </w:rPr>
                      </w:pPr>
                      <w:r>
                        <w:rPr>
                          <w:rFonts w:hint="eastAsia"/>
                          <w:color w:val="000000" w:themeColor="text1"/>
                          <w:sz w:val="16"/>
                          <w:szCs w:val="16"/>
                        </w:rPr>
                        <w:t>認証中止</w:t>
                      </w:r>
                    </w:p>
                  </w:txbxContent>
                </v:textbox>
              </v:rect>
            </w:pict>
          </mc:Fallback>
        </mc:AlternateContent>
      </w:r>
      <w:r>
        <w:rPr>
          <w:noProof/>
        </w:rPr>
        <mc:AlternateContent>
          <mc:Choice Requires="wps">
            <w:drawing>
              <wp:anchor distT="0" distB="0" distL="114300" distR="114300" simplePos="0" relativeHeight="251658537" behindDoc="0" locked="0" layoutInCell="1" allowOverlap="1" wp14:anchorId="67A8AB6D" wp14:editId="2A717ED2">
                <wp:simplePos x="0" y="0"/>
                <wp:positionH relativeFrom="column">
                  <wp:posOffset>449580</wp:posOffset>
                </wp:positionH>
                <wp:positionV relativeFrom="paragraph">
                  <wp:posOffset>5080</wp:posOffset>
                </wp:positionV>
                <wp:extent cx="904240" cy="436880"/>
                <wp:effectExtent l="0" t="0" r="10160" b="20320"/>
                <wp:wrapNone/>
                <wp:docPr id="459" name="Rectangle 459"/>
                <wp:cNvGraphicFramePr/>
                <a:graphic xmlns:a="http://schemas.openxmlformats.org/drawingml/2006/main">
                  <a:graphicData uri="http://schemas.microsoft.com/office/word/2010/wordprocessingShape">
                    <wps:wsp>
                      <wps:cNvSpPr/>
                      <wps:spPr>
                        <a:xfrm>
                          <a:off x="0" y="0"/>
                          <a:ext cx="904240" cy="43688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5AFE67" w14:textId="02BB8D33" w:rsidR="00FB182D" w:rsidRPr="00C2634F" w:rsidRDefault="00FB182D" w:rsidP="00FB182D">
                            <w:pPr>
                              <w:spacing w:line="180" w:lineRule="exact"/>
                              <w:contextualSpacing/>
                              <w:jc w:val="center"/>
                              <w:rPr>
                                <w:color w:val="000000" w:themeColor="text1"/>
                                <w:sz w:val="16"/>
                                <w:szCs w:val="16"/>
                              </w:rPr>
                            </w:pPr>
                            <w:r w:rsidRPr="00C2634F">
                              <w:rPr>
                                <w:rFonts w:hint="eastAsia"/>
                                <w:color w:val="000000" w:themeColor="text1"/>
                                <w:sz w:val="16"/>
                                <w:szCs w:val="16"/>
                              </w:rPr>
                              <w:t>4.</w:t>
                            </w:r>
                            <w:r w:rsidR="00A91E4F">
                              <w:rPr>
                                <w:color w:val="000000" w:themeColor="text1"/>
                                <w:sz w:val="16"/>
                                <w:szCs w:val="16"/>
                              </w:rPr>
                              <w:t>2.</w:t>
                            </w:r>
                            <w:r w:rsidR="00D644DD">
                              <w:rPr>
                                <w:color w:val="000000" w:themeColor="text1"/>
                                <w:sz w:val="16"/>
                                <w:szCs w:val="16"/>
                              </w:rPr>
                              <w:t>2</w:t>
                            </w:r>
                          </w:p>
                          <w:p w14:paraId="79437647" w14:textId="77777777" w:rsidR="00A91E4F" w:rsidRDefault="00A91E4F" w:rsidP="00FB182D">
                            <w:pPr>
                              <w:spacing w:line="180" w:lineRule="exact"/>
                              <w:contextualSpacing/>
                              <w:jc w:val="center"/>
                              <w:rPr>
                                <w:color w:val="000000" w:themeColor="text1"/>
                                <w:sz w:val="16"/>
                                <w:szCs w:val="16"/>
                              </w:rPr>
                            </w:pPr>
                            <w:r>
                              <w:rPr>
                                <w:rFonts w:hint="eastAsia"/>
                                <w:color w:val="000000" w:themeColor="text1"/>
                                <w:sz w:val="16"/>
                                <w:szCs w:val="16"/>
                              </w:rPr>
                              <w:t>パスワード入力</w:t>
                            </w:r>
                          </w:p>
                          <w:p w14:paraId="57DEAE20" w14:textId="0DA7CBD6" w:rsidR="00FB182D" w:rsidRPr="00C2634F" w:rsidRDefault="00A91E4F" w:rsidP="00FB182D">
                            <w:pPr>
                              <w:spacing w:line="180" w:lineRule="exact"/>
                              <w:contextualSpacing/>
                              <w:jc w:val="center"/>
                              <w:rPr>
                                <w:color w:val="000000" w:themeColor="text1"/>
                                <w:sz w:val="16"/>
                                <w:szCs w:val="16"/>
                              </w:rPr>
                            </w:pPr>
                            <w:r>
                              <w:rPr>
                                <w:rFonts w:hint="eastAsia"/>
                                <w:color w:val="000000" w:themeColor="text1"/>
                                <w:sz w:val="16"/>
                                <w:szCs w:val="16"/>
                              </w:rPr>
                              <w:t>～認証完了</w:t>
                            </w:r>
                          </w:p>
                        </w:txbxContent>
                      </wps:txbx>
                      <wps:bodyPr rot="0" spcFirstLastPara="0" vertOverflow="overflow" horzOverflow="overflow" vert="horz" wrap="square" lIns="0" tIns="0" rIns="0" bIns="45720" numCol="1" spcCol="0" rtlCol="0" fromWordArt="0" anchor="ctr" anchorCtr="0" forceAA="0" compatLnSpc="1">
                        <a:prstTxWarp prst="textNoShape">
                          <a:avLst/>
                        </a:prstTxWarp>
                        <a:noAutofit/>
                      </wps:bodyPr>
                    </wps:wsp>
                  </a:graphicData>
                </a:graphic>
              </wp:anchor>
            </w:drawing>
          </mc:Choice>
          <mc:Fallback>
            <w:pict>
              <v:rect w14:anchorId="67A8AB6D" id="Rectangle 459" o:spid="_x0000_s1071" style="position:absolute;left:0;text-align:left;margin-left:35.4pt;margin-top:.4pt;width:71.2pt;height:34.4pt;z-index:25165853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" filled="f" strokecolor="black [3213]" strokeweight=".5pt">
                <v:textbox inset="0,0,0">
                  <w:txbxContent>
                    <w:p w14:paraId="625AFE67" w14:textId="02BB8D33" w:rsidR="00FB182D" w:rsidRPr="00C2634F" w:rsidRDefault="00FB182D" w:rsidP="00FB182D">
                      <w:pPr>
                        <w:spacing w:line="180" w:lineRule="exact"/>
                        <w:contextualSpacing/>
                        <w:jc w:val="center"/>
                        <w:rPr>
                          <w:color w:val="000000" w:themeColor="text1"/>
                          <w:sz w:val="16"/>
                          <w:szCs w:val="16"/>
                        </w:rPr>
                      </w:pPr>
                      <w:r w:rsidRPr="00C2634F">
                        <w:rPr>
                          <w:rFonts w:hint="eastAsia"/>
                          <w:color w:val="000000" w:themeColor="text1"/>
                          <w:sz w:val="16"/>
                          <w:szCs w:val="16"/>
                        </w:rPr>
                        <w:t>4.</w:t>
                      </w:r>
                      <w:r w:rsidR="00A91E4F">
                        <w:rPr>
                          <w:color w:val="000000" w:themeColor="text1"/>
                          <w:sz w:val="16"/>
                          <w:szCs w:val="16"/>
                        </w:rPr>
                        <w:t>2.</w:t>
                      </w:r>
                      <w:r w:rsidR="00D644DD">
                        <w:rPr>
                          <w:color w:val="000000" w:themeColor="text1"/>
                          <w:sz w:val="16"/>
                          <w:szCs w:val="16"/>
                        </w:rPr>
                        <w:t>2</w:t>
                      </w:r>
                    </w:p>
                    <w:p w14:paraId="79437647" w14:textId="77777777" w:rsidR="00A91E4F" w:rsidRDefault="00A91E4F" w:rsidP="00FB182D">
                      <w:pPr>
                        <w:spacing w:line="180" w:lineRule="exact"/>
                        <w:contextualSpacing/>
                        <w:jc w:val="center"/>
                        <w:rPr>
                          <w:color w:val="000000" w:themeColor="text1"/>
                          <w:sz w:val="16"/>
                          <w:szCs w:val="16"/>
                        </w:rPr>
                      </w:pPr>
                      <w:r>
                        <w:rPr>
                          <w:rFonts w:hint="eastAsia"/>
                          <w:color w:val="000000" w:themeColor="text1"/>
                          <w:sz w:val="16"/>
                          <w:szCs w:val="16"/>
                        </w:rPr>
                        <w:t>パスワード入力</w:t>
                      </w:r>
                    </w:p>
                    <w:p w14:paraId="57DEAE20" w14:textId="0DA7CBD6" w:rsidR="00FB182D" w:rsidRPr="00C2634F" w:rsidRDefault="00A91E4F" w:rsidP="00FB182D">
                      <w:pPr>
                        <w:spacing w:line="180" w:lineRule="exact"/>
                        <w:contextualSpacing/>
                        <w:jc w:val="center"/>
                        <w:rPr>
                          <w:color w:val="000000" w:themeColor="text1"/>
                          <w:sz w:val="16"/>
                          <w:szCs w:val="16"/>
                        </w:rPr>
                      </w:pPr>
                      <w:r>
                        <w:rPr>
                          <w:rFonts w:hint="eastAsia"/>
                          <w:color w:val="000000" w:themeColor="text1"/>
                          <w:sz w:val="16"/>
                          <w:szCs w:val="16"/>
                        </w:rPr>
                        <w:t>～認証完了</w:t>
                      </w:r>
                    </w:p>
                  </w:txbxContent>
                </v:textbox>
              </v:rect>
            </w:pict>
          </mc:Fallback>
        </mc:AlternateContent>
      </w:r>
      <w:r>
        <w:rPr>
          <w:noProof/>
        </w:rPr>
        <mc:AlternateContent>
          <mc:Choice Requires="wps">
            <w:drawing>
              <wp:anchor distT="0" distB="0" distL="114300" distR="114300" simplePos="0" relativeHeight="251658538" behindDoc="0" locked="0" layoutInCell="1" allowOverlap="1" wp14:anchorId="2E905FCA" wp14:editId="5F1B05D8">
                <wp:simplePos x="0" y="0"/>
                <wp:positionH relativeFrom="column">
                  <wp:posOffset>2476500</wp:posOffset>
                </wp:positionH>
                <wp:positionV relativeFrom="paragraph">
                  <wp:posOffset>5080</wp:posOffset>
                </wp:positionV>
                <wp:extent cx="904240" cy="436880"/>
                <wp:effectExtent l="0" t="0" r="10160" b="20320"/>
                <wp:wrapNone/>
                <wp:docPr id="460" name="Rectangle 460"/>
                <wp:cNvGraphicFramePr/>
                <a:graphic xmlns:a="http://schemas.openxmlformats.org/drawingml/2006/main">
                  <a:graphicData uri="http://schemas.microsoft.com/office/word/2010/wordprocessingShape">
                    <wps:wsp>
                      <wps:cNvSpPr/>
                      <wps:spPr>
                        <a:xfrm>
                          <a:off x="0" y="0"/>
                          <a:ext cx="904240" cy="43688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562200" w14:textId="0A4D3CFD" w:rsidR="00A91E4F" w:rsidRPr="00C2634F" w:rsidRDefault="00A91E4F" w:rsidP="00A91E4F">
                            <w:pPr>
                              <w:spacing w:line="180" w:lineRule="exact"/>
                              <w:contextualSpacing/>
                              <w:jc w:val="center"/>
                              <w:rPr>
                                <w:color w:val="000000" w:themeColor="text1"/>
                                <w:sz w:val="16"/>
                                <w:szCs w:val="16"/>
                              </w:rPr>
                            </w:pPr>
                            <w:r w:rsidRPr="00C2634F">
                              <w:rPr>
                                <w:rFonts w:hint="eastAsia"/>
                                <w:color w:val="000000" w:themeColor="text1"/>
                                <w:sz w:val="16"/>
                                <w:szCs w:val="16"/>
                              </w:rPr>
                              <w:t>4.</w:t>
                            </w:r>
                            <w:r>
                              <w:rPr>
                                <w:color w:val="000000" w:themeColor="text1"/>
                                <w:sz w:val="16"/>
                                <w:szCs w:val="16"/>
                              </w:rPr>
                              <w:t>2.</w:t>
                            </w:r>
                            <w:r w:rsidR="00D644DD">
                              <w:rPr>
                                <w:color w:val="000000" w:themeColor="text1"/>
                                <w:sz w:val="16"/>
                                <w:szCs w:val="16"/>
                              </w:rPr>
                              <w:t>4</w:t>
                            </w:r>
                          </w:p>
                          <w:p w14:paraId="4B633F87" w14:textId="77777777" w:rsidR="00A91E4F" w:rsidRPr="00A91E4F" w:rsidRDefault="00A91E4F" w:rsidP="00502EE9">
                            <w:pPr>
                              <w:spacing w:line="180" w:lineRule="exact"/>
                              <w:contextualSpacing/>
                              <w:jc w:val="left"/>
                              <w:rPr>
                                <w:color w:val="000000" w:themeColor="text1"/>
                                <w:sz w:val="12"/>
                                <w:szCs w:val="12"/>
                              </w:rPr>
                            </w:pPr>
                            <w:r w:rsidRPr="00A91E4F">
                              <w:rPr>
                                <w:rFonts w:hint="eastAsia"/>
                                <w:color w:val="000000" w:themeColor="text1"/>
                                <w:sz w:val="12"/>
                                <w:szCs w:val="12"/>
                              </w:rPr>
                              <w:t>パスワード入力</w:t>
                            </w:r>
                          </w:p>
                          <w:p w14:paraId="3988FC9A" w14:textId="2CFE4660" w:rsidR="00A91E4F" w:rsidRPr="00A91E4F" w:rsidRDefault="00A91E4F" w:rsidP="00502EE9">
                            <w:pPr>
                              <w:spacing w:line="180" w:lineRule="exact"/>
                              <w:contextualSpacing/>
                              <w:jc w:val="right"/>
                              <w:rPr>
                                <w:color w:val="000000" w:themeColor="text1"/>
                                <w:sz w:val="12"/>
                                <w:szCs w:val="12"/>
                              </w:rPr>
                            </w:pPr>
                            <w:r w:rsidRPr="00A91E4F">
                              <w:rPr>
                                <w:rFonts w:hint="eastAsia"/>
                                <w:color w:val="000000" w:themeColor="text1"/>
                                <w:sz w:val="12"/>
                                <w:szCs w:val="12"/>
                              </w:rPr>
                              <w:t>～パスワード不一致</w:t>
                            </w:r>
                          </w:p>
                        </w:txbxContent>
                      </wps:txbx>
                      <wps:bodyPr rot="0" spcFirstLastPara="0" vertOverflow="overflow" horzOverflow="overflow" vert="horz" wrap="square" lIns="0" tIns="0" rIns="0" bIns="45720" numCol="1" spcCol="0" rtlCol="0" fromWordArt="0" anchor="ctr" anchorCtr="0" forceAA="0" compatLnSpc="1">
                        <a:prstTxWarp prst="textNoShape">
                          <a:avLst/>
                        </a:prstTxWarp>
                        <a:noAutofit/>
                      </wps:bodyPr>
                    </wps:wsp>
                  </a:graphicData>
                </a:graphic>
              </wp:anchor>
            </w:drawing>
          </mc:Choice>
          <mc:Fallback>
            <w:pict>
              <v:rect w14:anchorId="2E905FCA" id="Rectangle 460" o:spid="_x0000_s1072" style="position:absolute;left:0;text-align:left;margin-left:195pt;margin-top:.4pt;width:71.2pt;height:34.4pt;z-index:25165853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" filled="f" strokecolor="black [3213]" strokeweight=".5pt">
                <v:textbox inset="0,0,0">
                  <w:txbxContent>
                    <w:p w14:paraId="68562200" w14:textId="0A4D3CFD" w:rsidR="00A91E4F" w:rsidRPr="00C2634F" w:rsidRDefault="00A91E4F" w:rsidP="00A91E4F">
                      <w:pPr>
                        <w:spacing w:line="180" w:lineRule="exact"/>
                        <w:contextualSpacing/>
                        <w:jc w:val="center"/>
                        <w:rPr>
                          <w:color w:val="000000" w:themeColor="text1"/>
                          <w:sz w:val="16"/>
                          <w:szCs w:val="16"/>
                        </w:rPr>
                      </w:pPr>
                      <w:r w:rsidRPr="00C2634F">
                        <w:rPr>
                          <w:rFonts w:hint="eastAsia"/>
                          <w:color w:val="000000" w:themeColor="text1"/>
                          <w:sz w:val="16"/>
                          <w:szCs w:val="16"/>
                        </w:rPr>
                        <w:t>4.</w:t>
                      </w:r>
                      <w:r>
                        <w:rPr>
                          <w:color w:val="000000" w:themeColor="text1"/>
                          <w:sz w:val="16"/>
                          <w:szCs w:val="16"/>
                        </w:rPr>
                        <w:t>2.</w:t>
                      </w:r>
                      <w:r w:rsidR="00D644DD">
                        <w:rPr>
                          <w:color w:val="000000" w:themeColor="text1"/>
                          <w:sz w:val="16"/>
                          <w:szCs w:val="16"/>
                        </w:rPr>
                        <w:t>4</w:t>
                      </w:r>
                    </w:p>
                    <w:p w14:paraId="4B633F87" w14:textId="77777777" w:rsidR="00A91E4F" w:rsidRPr="00A91E4F" w:rsidRDefault="00A91E4F" w:rsidP="00502EE9">
                      <w:pPr>
                        <w:spacing w:line="180" w:lineRule="exact"/>
                        <w:contextualSpacing/>
                        <w:jc w:val="left"/>
                        <w:rPr>
                          <w:color w:val="000000" w:themeColor="text1"/>
                          <w:sz w:val="12"/>
                          <w:szCs w:val="12"/>
                        </w:rPr>
                      </w:pPr>
                      <w:r w:rsidRPr="00A91E4F">
                        <w:rPr>
                          <w:rFonts w:hint="eastAsia"/>
                          <w:color w:val="000000" w:themeColor="text1"/>
                          <w:sz w:val="12"/>
                          <w:szCs w:val="12"/>
                        </w:rPr>
                        <w:t>パスワード入力</w:t>
                      </w:r>
                    </w:p>
                    <w:p w14:paraId="3988FC9A" w14:textId="2CFE4660" w:rsidR="00A91E4F" w:rsidRPr="00A91E4F" w:rsidRDefault="00A91E4F" w:rsidP="00502EE9">
                      <w:pPr>
                        <w:spacing w:line="180" w:lineRule="exact"/>
                        <w:contextualSpacing/>
                        <w:jc w:val="right"/>
                        <w:rPr>
                          <w:color w:val="000000" w:themeColor="text1"/>
                          <w:sz w:val="12"/>
                          <w:szCs w:val="12"/>
                        </w:rPr>
                      </w:pPr>
                      <w:r w:rsidRPr="00A91E4F">
                        <w:rPr>
                          <w:rFonts w:hint="eastAsia"/>
                          <w:color w:val="000000" w:themeColor="text1"/>
                          <w:sz w:val="12"/>
                          <w:szCs w:val="12"/>
                        </w:rPr>
                        <w:t>～パスワード不一致</w:t>
                      </w:r>
                    </w:p>
                  </w:txbxContent>
                </v:textbox>
              </v:rect>
            </w:pict>
          </mc:Fallback>
        </mc:AlternateContent>
      </w:r>
      <w:r>
        <w:rPr>
          <w:noProof/>
        </w:rPr>
        <mc:AlternateContent>
          <mc:Choice Requires="wps">
            <w:drawing>
              <wp:anchor distT="0" distB="0" distL="114300" distR="114300" simplePos="0" relativeHeight="251658539" behindDoc="0" locked="0" layoutInCell="1" allowOverlap="1" wp14:anchorId="0437FCC4" wp14:editId="2ABC1B38">
                <wp:simplePos x="0" y="0"/>
                <wp:positionH relativeFrom="column">
                  <wp:posOffset>1455420</wp:posOffset>
                </wp:positionH>
                <wp:positionV relativeFrom="paragraph">
                  <wp:posOffset>12700</wp:posOffset>
                </wp:positionV>
                <wp:extent cx="904240" cy="436880"/>
                <wp:effectExtent l="0" t="0" r="10160" b="20320"/>
                <wp:wrapNone/>
                <wp:docPr id="461" name="Rectangle 461"/>
                <wp:cNvGraphicFramePr/>
                <a:graphic xmlns:a="http://schemas.openxmlformats.org/drawingml/2006/main">
                  <a:graphicData uri="http://schemas.microsoft.com/office/word/2010/wordprocessingShape">
                    <wps:wsp>
                      <wps:cNvSpPr/>
                      <wps:spPr>
                        <a:xfrm>
                          <a:off x="0" y="0"/>
                          <a:ext cx="904240" cy="43688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B39F32" w14:textId="22053F6D" w:rsidR="00A91E4F" w:rsidRPr="00C2634F" w:rsidRDefault="00A91E4F" w:rsidP="00A91E4F">
                            <w:pPr>
                              <w:spacing w:line="180" w:lineRule="exact"/>
                              <w:contextualSpacing/>
                              <w:jc w:val="center"/>
                              <w:rPr>
                                <w:color w:val="000000" w:themeColor="text1"/>
                                <w:sz w:val="16"/>
                                <w:szCs w:val="16"/>
                              </w:rPr>
                            </w:pPr>
                            <w:r w:rsidRPr="00C2634F">
                              <w:rPr>
                                <w:rFonts w:hint="eastAsia"/>
                                <w:color w:val="000000" w:themeColor="text1"/>
                                <w:sz w:val="16"/>
                                <w:szCs w:val="16"/>
                              </w:rPr>
                              <w:t>4.</w:t>
                            </w:r>
                            <w:r>
                              <w:rPr>
                                <w:color w:val="000000" w:themeColor="text1"/>
                                <w:sz w:val="16"/>
                                <w:szCs w:val="16"/>
                              </w:rPr>
                              <w:t>2.</w:t>
                            </w:r>
                            <w:r w:rsidR="00D644DD">
                              <w:rPr>
                                <w:color w:val="000000" w:themeColor="text1"/>
                                <w:sz w:val="16"/>
                                <w:szCs w:val="16"/>
                              </w:rPr>
                              <w:t>3</w:t>
                            </w:r>
                          </w:p>
                          <w:p w14:paraId="1AEEF77D" w14:textId="77777777" w:rsidR="00A91E4F" w:rsidRDefault="00A91E4F" w:rsidP="00502EE9">
                            <w:pPr>
                              <w:spacing w:line="180" w:lineRule="exact"/>
                              <w:contextualSpacing/>
                              <w:jc w:val="left"/>
                              <w:rPr>
                                <w:color w:val="000000" w:themeColor="text1"/>
                                <w:sz w:val="16"/>
                                <w:szCs w:val="16"/>
                              </w:rPr>
                            </w:pPr>
                            <w:r>
                              <w:rPr>
                                <w:rFonts w:hint="eastAsia"/>
                                <w:color w:val="000000" w:themeColor="text1"/>
                                <w:sz w:val="16"/>
                                <w:szCs w:val="16"/>
                              </w:rPr>
                              <w:t>パスワード入力</w:t>
                            </w:r>
                          </w:p>
                          <w:p w14:paraId="5C994456" w14:textId="453A5D09" w:rsidR="00A91E4F" w:rsidRPr="00C2634F" w:rsidRDefault="00A91E4F" w:rsidP="00A91E4F">
                            <w:pPr>
                              <w:spacing w:line="180" w:lineRule="exact"/>
                              <w:contextualSpacing/>
                              <w:jc w:val="center"/>
                              <w:rPr>
                                <w:color w:val="000000" w:themeColor="text1"/>
                                <w:sz w:val="16"/>
                                <w:szCs w:val="16"/>
                              </w:rPr>
                            </w:pPr>
                            <w:r>
                              <w:rPr>
                                <w:rFonts w:hint="eastAsia"/>
                                <w:color w:val="000000" w:themeColor="text1"/>
                                <w:sz w:val="16"/>
                                <w:szCs w:val="16"/>
                              </w:rPr>
                              <w:t>～ユーザID未登録</w:t>
                            </w:r>
                          </w:p>
                        </w:txbxContent>
                      </wps:txbx>
                      <wps:bodyPr rot="0" spcFirstLastPara="0" vertOverflow="overflow" horzOverflow="overflow" vert="horz" wrap="square" lIns="0" tIns="0" rIns="0" bIns="45720" numCol="1" spcCol="0" rtlCol="0" fromWordArt="0" anchor="ctr" anchorCtr="0" forceAA="0" compatLnSpc="1">
                        <a:prstTxWarp prst="textNoShape">
                          <a:avLst/>
                        </a:prstTxWarp>
                        <a:noAutofit/>
                      </wps:bodyPr>
                    </wps:wsp>
                  </a:graphicData>
                </a:graphic>
              </wp:anchor>
            </w:drawing>
          </mc:Choice>
          <mc:Fallback>
            <w:pict>
              <v:rect w14:anchorId="0437FCC4" id="Rectangle 461" o:spid="_x0000_s1073" style="position:absolute;left:0;text-align:left;margin-left:114.6pt;margin-top:1pt;width:71.2pt;height:34.4pt;z-index:2516585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" filled="f" strokecolor="black [3213]" strokeweight=".5pt">
                <v:textbox inset="0,0,0">
                  <w:txbxContent>
                    <w:p w14:paraId="19B39F32" w14:textId="22053F6D" w:rsidR="00A91E4F" w:rsidRPr="00C2634F" w:rsidRDefault="00A91E4F" w:rsidP="00A91E4F">
                      <w:pPr>
                        <w:spacing w:line="180" w:lineRule="exact"/>
                        <w:contextualSpacing/>
                        <w:jc w:val="center"/>
                        <w:rPr>
                          <w:color w:val="000000" w:themeColor="text1"/>
                          <w:sz w:val="16"/>
                          <w:szCs w:val="16"/>
                        </w:rPr>
                      </w:pPr>
                      <w:r w:rsidRPr="00C2634F">
                        <w:rPr>
                          <w:rFonts w:hint="eastAsia"/>
                          <w:color w:val="000000" w:themeColor="text1"/>
                          <w:sz w:val="16"/>
                          <w:szCs w:val="16"/>
                        </w:rPr>
                        <w:t>4.</w:t>
                      </w:r>
                      <w:r>
                        <w:rPr>
                          <w:color w:val="000000" w:themeColor="text1"/>
                          <w:sz w:val="16"/>
                          <w:szCs w:val="16"/>
                        </w:rPr>
                        <w:t>2.</w:t>
                      </w:r>
                      <w:r w:rsidR="00D644DD">
                        <w:rPr>
                          <w:color w:val="000000" w:themeColor="text1"/>
                          <w:sz w:val="16"/>
                          <w:szCs w:val="16"/>
                        </w:rPr>
                        <w:t>3</w:t>
                      </w:r>
                    </w:p>
                    <w:p w14:paraId="1AEEF77D" w14:textId="77777777" w:rsidR="00A91E4F" w:rsidRDefault="00A91E4F" w:rsidP="00502EE9">
                      <w:pPr>
                        <w:spacing w:line="180" w:lineRule="exact"/>
                        <w:contextualSpacing/>
                        <w:jc w:val="left"/>
                        <w:rPr>
                          <w:color w:val="000000" w:themeColor="text1"/>
                          <w:sz w:val="16"/>
                          <w:szCs w:val="16"/>
                        </w:rPr>
                      </w:pPr>
                      <w:r>
                        <w:rPr>
                          <w:rFonts w:hint="eastAsia"/>
                          <w:color w:val="000000" w:themeColor="text1"/>
                          <w:sz w:val="16"/>
                          <w:szCs w:val="16"/>
                        </w:rPr>
                        <w:t>パスワード入力</w:t>
                      </w:r>
                    </w:p>
                    <w:p w14:paraId="5C994456" w14:textId="453A5D09" w:rsidR="00A91E4F" w:rsidRPr="00C2634F" w:rsidRDefault="00A91E4F" w:rsidP="00A91E4F">
                      <w:pPr>
                        <w:spacing w:line="180" w:lineRule="exact"/>
                        <w:contextualSpacing/>
                        <w:jc w:val="center"/>
                        <w:rPr>
                          <w:color w:val="000000" w:themeColor="text1"/>
                          <w:sz w:val="16"/>
                          <w:szCs w:val="16"/>
                        </w:rPr>
                      </w:pPr>
                      <w:r>
                        <w:rPr>
                          <w:rFonts w:hint="eastAsia"/>
                          <w:color w:val="000000" w:themeColor="text1"/>
                          <w:sz w:val="16"/>
                          <w:szCs w:val="16"/>
                        </w:rPr>
                        <w:t>～ユーザID未登録</w:t>
                      </w:r>
                    </w:p>
                  </w:txbxContent>
                </v:textbox>
              </v:rect>
            </w:pict>
          </mc:Fallback>
        </mc:AlternateContent>
      </w:r>
    </w:p>
    <w:p w14:paraId="2CF5E669" w14:textId="0DD7B9D7" w:rsidR="0040392B" w:rsidRDefault="002D5EFE" w:rsidP="0002240A">
      <w:pPr>
        <w:pStyle w:val="ListParagraph"/>
        <w:ind w:leftChars="0" w:left="425"/>
      </w:pPr>
      <w:r>
        <w:rPr>
          <w:noProof/>
        </w:rPr>
        <mc:AlternateContent>
          <mc:Choice Requires="wps">
            <w:drawing>
              <wp:anchor distT="0" distB="0" distL="114300" distR="114300" simplePos="0" relativeHeight="251658637" behindDoc="0" locked="0" layoutInCell="1" allowOverlap="1" wp14:anchorId="73832687" wp14:editId="1442D425">
                <wp:simplePos x="0" y="0"/>
                <wp:positionH relativeFrom="column">
                  <wp:posOffset>3604260</wp:posOffset>
                </wp:positionH>
                <wp:positionV relativeFrom="paragraph">
                  <wp:posOffset>149860</wp:posOffset>
                </wp:positionV>
                <wp:extent cx="1203960" cy="274320"/>
                <wp:effectExtent l="0" t="0" r="0" b="0"/>
                <wp:wrapNone/>
                <wp:docPr id="491744854" name="Text Box 491744854"/>
                <wp:cNvGraphicFramePr/>
                <a:graphic xmlns:a="http://schemas.openxmlformats.org/drawingml/2006/main">
                  <a:graphicData uri="http://schemas.microsoft.com/office/word/2010/wordprocessingShape">
                    <wps:wsp>
                      <wps:cNvSpPr txBox="1"/>
                      <wps:spPr>
                        <a:xfrm>
                          <a:off x="0" y="0"/>
                          <a:ext cx="1203960" cy="274320"/>
                        </a:xfrm>
                        <a:prstGeom prst="rect">
                          <a:avLst/>
                        </a:prstGeom>
                        <a:noFill/>
                        <a:ln w="6350">
                          <a:noFill/>
                        </a:ln>
                      </wps:spPr>
                      <wps:txbx>
                        <w:txbxContent>
                          <w:p w14:paraId="24210707" w14:textId="2631BE20" w:rsidR="008A5A67" w:rsidRDefault="008A5A67" w:rsidP="008A5A67">
                            <w:pPr>
                              <w:spacing w:line="240" w:lineRule="atLeast"/>
                              <w:rPr>
                                <w:sz w:val="16"/>
                                <w:szCs w:val="16"/>
                              </w:rPr>
                            </w:pPr>
                            <w:r>
                              <w:rPr>
                                <w:rFonts w:hint="eastAsia"/>
                                <w:sz w:val="16"/>
                                <w:szCs w:val="16"/>
                              </w:rPr>
                              <w:t>教室</w:t>
                            </w:r>
                            <w:r w:rsidR="00486D81">
                              <w:rPr>
                                <w:rFonts w:hint="eastAsia"/>
                                <w:sz w:val="16"/>
                                <w:szCs w:val="16"/>
                              </w:rPr>
                              <w:t>概要</w:t>
                            </w:r>
                            <w:r>
                              <w:rPr>
                                <w:rFonts w:hint="eastAsia"/>
                                <w:sz w:val="16"/>
                                <w:szCs w:val="16"/>
                              </w:rPr>
                              <w:t>ボタン押下</w:t>
                            </w:r>
                          </w:p>
                          <w:p w14:paraId="026AE919" w14:textId="77777777" w:rsidR="00B614DA" w:rsidRPr="0056731F" w:rsidRDefault="00B614DA" w:rsidP="008A5A67">
                            <w:pPr>
                              <w:spacing w:line="240" w:lineRule="atLeast"/>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832687" id="Text Box 491744854" o:spid="_x0000_s1074" type="#_x0000_t202" style="position:absolute;left:0;text-align:left;margin-left:283.8pt;margin-top:11.8pt;width:94.8pt;height:21.6pt;z-index:2516586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" filled="f" stroked="f" strokeweight=".5pt">
                <v:textbox>
                  <w:txbxContent>
                    <w:p w14:paraId="24210707" w14:textId="2631BE20" w:rsidR="008A5A67" w:rsidRDefault="008A5A67" w:rsidP="008A5A67">
                      <w:pPr>
                        <w:spacing w:line="240" w:lineRule="atLeast"/>
                        <w:rPr>
                          <w:sz w:val="16"/>
                          <w:szCs w:val="16"/>
                        </w:rPr>
                      </w:pPr>
                      <w:r>
                        <w:rPr>
                          <w:rFonts w:hint="eastAsia"/>
                          <w:sz w:val="16"/>
                          <w:szCs w:val="16"/>
                        </w:rPr>
                        <w:t>教室</w:t>
                      </w:r>
                      <w:r w:rsidR="00486D81">
                        <w:rPr>
                          <w:rFonts w:hint="eastAsia"/>
                          <w:sz w:val="16"/>
                          <w:szCs w:val="16"/>
                        </w:rPr>
                        <w:t>概要</w:t>
                      </w:r>
                      <w:r>
                        <w:rPr>
                          <w:rFonts w:hint="eastAsia"/>
                          <w:sz w:val="16"/>
                          <w:szCs w:val="16"/>
                        </w:rPr>
                        <w:t>ボタン押下</w:t>
                      </w:r>
                    </w:p>
                    <w:p w14:paraId="026AE919" w14:textId="77777777" w:rsidR="00B614DA" w:rsidRPr="0056731F" w:rsidRDefault="00B614DA" w:rsidP="008A5A67">
                      <w:pPr>
                        <w:spacing w:line="240" w:lineRule="atLeast"/>
                        <w:rPr>
                          <w:sz w:val="16"/>
                          <w:szCs w:val="16"/>
                        </w:rPr>
                      </w:pPr>
                    </w:p>
                  </w:txbxContent>
                </v:textbox>
              </v:shape>
            </w:pict>
          </mc:Fallback>
        </mc:AlternateContent>
      </w:r>
      <w:r w:rsidR="00BB0D5C">
        <w:rPr>
          <w:rFonts w:hint="eastAsia"/>
          <w:noProof/>
        </w:rPr>
        <mc:AlternateContent>
          <mc:Choice Requires="wps">
            <w:drawing>
              <wp:anchor distT="0" distB="0" distL="114300" distR="114300" simplePos="0" relativeHeight="251658595" behindDoc="0" locked="0" layoutInCell="1" allowOverlap="1" wp14:anchorId="09BD419F" wp14:editId="1E7AAA06">
                <wp:simplePos x="0" y="0"/>
                <wp:positionH relativeFrom="column">
                  <wp:posOffset>3962400</wp:posOffset>
                </wp:positionH>
                <wp:positionV relativeFrom="paragraph">
                  <wp:posOffset>218440</wp:posOffset>
                </wp:positionV>
                <wp:extent cx="0" cy="163195"/>
                <wp:effectExtent l="0" t="0" r="38100" b="27305"/>
                <wp:wrapNone/>
                <wp:docPr id="475" name="Straight Connector 475"/>
                <wp:cNvGraphicFramePr/>
                <a:graphic xmlns:a="http://schemas.openxmlformats.org/drawingml/2006/main">
                  <a:graphicData uri="http://schemas.microsoft.com/office/word/2010/wordprocessingShape">
                    <wps:wsp>
                      <wps:cNvCnPr/>
                      <wps:spPr>
                        <a:xfrm flipV="1">
                          <a:off x="0" y="0"/>
                          <a:ext cx="0" cy="1631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w:pict>
              <v:line id="直線コネクタ 475" style="position:absolute;left:0;text-align:left;flip:y;z-index:2516575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312pt,17.2pt" to="312pt,30.05pt" w14:anchorId="5B357D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">
                <v:stroke joinstyle="miter"/>
              </v:line>
            </w:pict>
          </mc:Fallback>
        </mc:AlternateContent>
      </w:r>
    </w:p>
    <w:p w14:paraId="20D7F728" w14:textId="68C64614" w:rsidR="0040392B" w:rsidRDefault="00300712" w:rsidP="0002240A">
      <w:pPr>
        <w:pStyle w:val="ListParagraph"/>
        <w:ind w:leftChars="0" w:left="425"/>
      </w:pPr>
      <w:r>
        <w:rPr>
          <w:noProof/>
        </w:rPr>
        <mc:AlternateContent>
          <mc:Choice Requires="wps">
            <w:drawing>
              <wp:anchor distT="0" distB="0" distL="114300" distR="114300" simplePos="0" relativeHeight="251658628" behindDoc="0" locked="0" layoutInCell="1" allowOverlap="1" wp14:anchorId="34FF6A8C" wp14:editId="49ABDCDF">
                <wp:simplePos x="0" y="0"/>
                <wp:positionH relativeFrom="column">
                  <wp:posOffset>3649980</wp:posOffset>
                </wp:positionH>
                <wp:positionV relativeFrom="paragraph">
                  <wp:posOffset>195580</wp:posOffset>
                </wp:positionV>
                <wp:extent cx="1013460" cy="274320"/>
                <wp:effectExtent l="0" t="0" r="0" b="0"/>
                <wp:wrapNone/>
                <wp:docPr id="697994397" name="Text Box 697994397"/>
                <wp:cNvGraphicFramePr/>
                <a:graphic xmlns:a="http://schemas.openxmlformats.org/drawingml/2006/main">
                  <a:graphicData uri="http://schemas.microsoft.com/office/word/2010/wordprocessingShape">
                    <wps:wsp>
                      <wps:cNvSpPr txBox="1"/>
                      <wps:spPr>
                        <a:xfrm>
                          <a:off x="0" y="0"/>
                          <a:ext cx="1013460" cy="274320"/>
                        </a:xfrm>
                        <a:prstGeom prst="rect">
                          <a:avLst/>
                        </a:prstGeom>
                        <a:noFill/>
                        <a:ln w="6350">
                          <a:noFill/>
                        </a:ln>
                      </wps:spPr>
                      <wps:txbx>
                        <w:txbxContent>
                          <w:p w14:paraId="63B64A4F" w14:textId="19C75A1F" w:rsidR="00300712" w:rsidRDefault="00300712" w:rsidP="00300712">
                            <w:pPr>
                              <w:spacing w:line="240" w:lineRule="atLeast"/>
                              <w:rPr>
                                <w:sz w:val="16"/>
                                <w:szCs w:val="16"/>
                              </w:rPr>
                            </w:pPr>
                            <w:r>
                              <w:rPr>
                                <w:rFonts w:hint="eastAsia"/>
                                <w:sz w:val="16"/>
                                <w:szCs w:val="16"/>
                              </w:rPr>
                              <w:t>ログイン状態</w:t>
                            </w:r>
                          </w:p>
                          <w:p w14:paraId="634DA4D2" w14:textId="77777777" w:rsidR="00300712" w:rsidRPr="0056731F" w:rsidRDefault="00300712" w:rsidP="00300712">
                            <w:pPr>
                              <w:spacing w:line="240" w:lineRule="atLeast"/>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F6A8C" id="Text Box 697994397" o:spid="_x0000_s1075" type="#_x0000_t202" style="position:absolute;left:0;text-align:left;margin-left:287.4pt;margin-top:15.4pt;width:79.8pt;height:21.6pt;z-index:2516586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" filled="f" stroked="f" strokeweight=".5pt">
                <v:textbox>
                  <w:txbxContent>
                    <w:p w14:paraId="63B64A4F" w14:textId="19C75A1F" w:rsidR="00300712" w:rsidRDefault="00300712" w:rsidP="00300712">
                      <w:pPr>
                        <w:spacing w:line="240" w:lineRule="atLeast"/>
                        <w:rPr>
                          <w:sz w:val="16"/>
                          <w:szCs w:val="16"/>
                        </w:rPr>
                      </w:pPr>
                      <w:r>
                        <w:rPr>
                          <w:rFonts w:hint="eastAsia"/>
                          <w:sz w:val="16"/>
                          <w:szCs w:val="16"/>
                        </w:rPr>
                        <w:t>ログイン状態</w:t>
                      </w:r>
                    </w:p>
                    <w:p w14:paraId="634DA4D2" w14:textId="77777777" w:rsidR="00300712" w:rsidRPr="0056731F" w:rsidRDefault="00300712" w:rsidP="00300712">
                      <w:pPr>
                        <w:spacing w:line="240" w:lineRule="atLeast"/>
                        <w:rPr>
                          <w:sz w:val="16"/>
                          <w:szCs w:val="16"/>
                        </w:rPr>
                      </w:pPr>
                    </w:p>
                  </w:txbxContent>
                </v:textbox>
              </v:shape>
            </w:pict>
          </mc:Fallback>
        </mc:AlternateContent>
      </w:r>
      <w:r w:rsidR="00BB0D5C">
        <w:rPr>
          <w:rFonts w:hint="eastAsia"/>
          <w:noProof/>
        </w:rPr>
        <mc:AlternateContent>
          <mc:Choice Requires="wps">
            <w:drawing>
              <wp:anchor distT="0" distB="0" distL="114300" distR="114300" simplePos="0" relativeHeight="251658594" behindDoc="0" locked="0" layoutInCell="1" allowOverlap="1" wp14:anchorId="3D4F93FF" wp14:editId="19DBC0A8">
                <wp:simplePos x="0" y="0"/>
                <wp:positionH relativeFrom="column">
                  <wp:posOffset>314960</wp:posOffset>
                </wp:positionH>
                <wp:positionV relativeFrom="paragraph">
                  <wp:posOffset>149225</wp:posOffset>
                </wp:positionV>
                <wp:extent cx="3671887" cy="10795"/>
                <wp:effectExtent l="0" t="0" r="24130" b="27305"/>
                <wp:wrapNone/>
                <wp:docPr id="474" name="Straight Connector 474"/>
                <wp:cNvGraphicFramePr/>
                <a:graphic xmlns:a="http://schemas.openxmlformats.org/drawingml/2006/main">
                  <a:graphicData uri="http://schemas.microsoft.com/office/word/2010/wordprocessingShape">
                    <wps:wsp>
                      <wps:cNvCnPr/>
                      <wps:spPr>
                        <a:xfrm>
                          <a:off x="0" y="0"/>
                          <a:ext cx="3671887"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w:pict>
              <v:line id="直線コネクタ 474" style="position:absolute;left:0;text-align:left;z-index:2516575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from="24.8pt,11.75pt" to="313.9pt,12.6pt" w14:anchorId="7C22AE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">
                <v:stroke joinstyle="miter"/>
              </v:line>
            </w:pict>
          </mc:Fallback>
        </mc:AlternateContent>
      </w:r>
    </w:p>
    <w:p w14:paraId="07E7A2EE" w14:textId="33F0B4CB" w:rsidR="00EB78DD" w:rsidRDefault="00300712">
      <w:pPr>
        <w:widowControl/>
        <w:jc w:val="left"/>
      </w:pPr>
      <w:r>
        <w:rPr>
          <w:noProof/>
        </w:rPr>
        <mc:AlternateContent>
          <mc:Choice Requires="wps">
            <w:drawing>
              <wp:anchor distT="0" distB="0" distL="114300" distR="114300" simplePos="0" relativeHeight="251658627" behindDoc="0" locked="0" layoutInCell="1" allowOverlap="1" wp14:anchorId="5F618FED" wp14:editId="27177337">
                <wp:simplePos x="0" y="0"/>
                <wp:positionH relativeFrom="column">
                  <wp:posOffset>4572000</wp:posOffset>
                </wp:positionH>
                <wp:positionV relativeFrom="paragraph">
                  <wp:posOffset>187960</wp:posOffset>
                </wp:positionV>
                <wp:extent cx="0" cy="571500"/>
                <wp:effectExtent l="0" t="0" r="38100" b="19050"/>
                <wp:wrapNone/>
                <wp:docPr id="865830812" name="Straight Connector 865830812"/>
                <wp:cNvGraphicFramePr/>
                <a:graphic xmlns:a="http://schemas.openxmlformats.org/drawingml/2006/main">
                  <a:graphicData uri="http://schemas.microsoft.com/office/word/2010/wordprocessingShape">
                    <wps:wsp>
                      <wps:cNvCnPr/>
                      <wps:spPr>
                        <a:xfrm>
                          <a:off x="0" y="0"/>
                          <a:ext cx="0" cy="571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w:pict>
              <v:line id="直線コネクタ 865830812" style="position:absolute;left:0;text-align:left;z-index:251657605;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from="5in,14.8pt" to="5in,59.8pt" w14:anchorId="5599F2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">
                <v:stroke joinstyle="miter"/>
              </v:line>
            </w:pict>
          </mc:Fallback>
        </mc:AlternateContent>
      </w:r>
      <w:r w:rsidR="00F57766">
        <w:rPr>
          <w:noProof/>
        </w:rPr>
        <mc:AlternateContent>
          <mc:Choice Requires="wps">
            <w:drawing>
              <wp:anchor distT="0" distB="0" distL="114300" distR="114300" simplePos="0" relativeHeight="251658542" behindDoc="0" locked="0" layoutInCell="1" allowOverlap="1" wp14:anchorId="6C563679" wp14:editId="077B029C">
                <wp:simplePos x="0" y="0"/>
                <wp:positionH relativeFrom="column">
                  <wp:posOffset>2684780</wp:posOffset>
                </wp:positionH>
                <wp:positionV relativeFrom="paragraph">
                  <wp:posOffset>2540</wp:posOffset>
                </wp:positionV>
                <wp:extent cx="904240" cy="436880"/>
                <wp:effectExtent l="0" t="0" r="10160" b="20320"/>
                <wp:wrapNone/>
                <wp:docPr id="464" name="Rectangle 464"/>
                <wp:cNvGraphicFramePr/>
                <a:graphic xmlns:a="http://schemas.openxmlformats.org/drawingml/2006/main">
                  <a:graphicData uri="http://schemas.microsoft.com/office/word/2010/wordprocessingShape">
                    <wps:wsp>
                      <wps:cNvSpPr/>
                      <wps:spPr>
                        <a:xfrm>
                          <a:off x="0" y="0"/>
                          <a:ext cx="904240" cy="43688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52463F" w14:textId="4D549CCE" w:rsidR="00D644DD" w:rsidRPr="00C2634F" w:rsidRDefault="00D644DD" w:rsidP="00300712">
                            <w:pPr>
                              <w:spacing w:line="180" w:lineRule="exact"/>
                              <w:contextualSpacing/>
                              <w:rPr>
                                <w:color w:val="000000" w:themeColor="text1"/>
                                <w:sz w:val="16"/>
                                <w:szCs w:val="16"/>
                              </w:rPr>
                            </w:pPr>
                          </w:p>
                          <w:p w14:paraId="1D5D8926" w14:textId="57DA5F4D" w:rsidR="00D644DD" w:rsidRPr="00C2634F" w:rsidRDefault="00D644DD" w:rsidP="00D644DD">
                            <w:pPr>
                              <w:spacing w:line="180" w:lineRule="exact"/>
                              <w:contextualSpacing/>
                              <w:jc w:val="center"/>
                              <w:rPr>
                                <w:color w:val="000000" w:themeColor="text1"/>
                                <w:sz w:val="16"/>
                                <w:szCs w:val="16"/>
                              </w:rPr>
                            </w:pPr>
                            <w:r>
                              <w:rPr>
                                <w:rFonts w:hint="eastAsia"/>
                                <w:color w:val="000000" w:themeColor="text1"/>
                                <w:sz w:val="16"/>
                                <w:szCs w:val="16"/>
                              </w:rPr>
                              <w:t>教室概要表示</w:t>
                            </w:r>
                          </w:p>
                        </w:txbxContent>
                      </wps:txbx>
                      <wps:bodyPr rot="0" spcFirstLastPara="0" vertOverflow="overflow" horzOverflow="overflow" vert="horz" wrap="square" lIns="0" tIns="0" rIns="0" bIns="45720" numCol="1" spcCol="0" rtlCol="0" fromWordArt="0" anchor="ctr" anchorCtr="0" forceAA="0" compatLnSpc="1">
                        <a:prstTxWarp prst="textNoShape">
                          <a:avLst/>
                        </a:prstTxWarp>
                        <a:noAutofit/>
                      </wps:bodyPr>
                    </wps:wsp>
                  </a:graphicData>
                </a:graphic>
              </wp:anchor>
            </w:drawing>
          </mc:Choice>
          <mc:Fallback>
            <w:pict>
              <v:rect w14:anchorId="6C563679" id="Rectangle 464" o:spid="_x0000_s1076" style="position:absolute;margin-left:211.4pt;margin-top:.2pt;width:71.2pt;height:34.4pt;z-index:2516585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" filled="f" strokecolor="black [3213]" strokeweight=".5pt">
                <v:textbox inset="0,0,0">
                  <w:txbxContent>
                    <w:p w14:paraId="0652463F" w14:textId="4D549CCE" w:rsidR="00D644DD" w:rsidRPr="00C2634F" w:rsidRDefault="00D644DD" w:rsidP="00300712">
                      <w:pPr>
                        <w:spacing w:line="180" w:lineRule="exact"/>
                        <w:contextualSpacing/>
                        <w:rPr>
                          <w:color w:val="000000" w:themeColor="text1"/>
                          <w:sz w:val="16"/>
                          <w:szCs w:val="16"/>
                        </w:rPr>
                      </w:pPr>
                    </w:p>
                    <w:p w14:paraId="1D5D8926" w14:textId="57DA5F4D" w:rsidR="00D644DD" w:rsidRPr="00C2634F" w:rsidRDefault="00D644DD" w:rsidP="00D644DD">
                      <w:pPr>
                        <w:spacing w:line="180" w:lineRule="exact"/>
                        <w:contextualSpacing/>
                        <w:jc w:val="center"/>
                        <w:rPr>
                          <w:color w:val="000000" w:themeColor="text1"/>
                          <w:sz w:val="16"/>
                          <w:szCs w:val="16"/>
                        </w:rPr>
                      </w:pPr>
                      <w:r>
                        <w:rPr>
                          <w:rFonts w:hint="eastAsia"/>
                          <w:color w:val="000000" w:themeColor="text1"/>
                          <w:sz w:val="16"/>
                          <w:szCs w:val="16"/>
                        </w:rPr>
                        <w:t>教室概要表示</w:t>
                      </w:r>
                    </w:p>
                  </w:txbxContent>
                </v:textbox>
              </v:rect>
            </w:pict>
          </mc:Fallback>
        </mc:AlternateContent>
      </w:r>
      <w:r w:rsidR="00F57766">
        <w:rPr>
          <w:noProof/>
        </w:rPr>
        <mc:AlternateContent>
          <mc:Choice Requires="wps">
            <w:drawing>
              <wp:anchor distT="0" distB="0" distL="114300" distR="114300" simplePos="0" relativeHeight="251658613" behindDoc="0" locked="0" layoutInCell="1" allowOverlap="1" wp14:anchorId="38F580B7" wp14:editId="51E6E3DA">
                <wp:simplePos x="0" y="0"/>
                <wp:positionH relativeFrom="column">
                  <wp:posOffset>991870</wp:posOffset>
                </wp:positionH>
                <wp:positionV relativeFrom="paragraph">
                  <wp:posOffset>150495</wp:posOffset>
                </wp:positionV>
                <wp:extent cx="1032934" cy="436880"/>
                <wp:effectExtent l="0" t="0" r="15240" b="20320"/>
                <wp:wrapNone/>
                <wp:docPr id="1175920869" name="Rectangle 1175920869"/>
                <wp:cNvGraphicFramePr/>
                <a:graphic xmlns:a="http://schemas.openxmlformats.org/drawingml/2006/main">
                  <a:graphicData uri="http://schemas.microsoft.com/office/word/2010/wordprocessingShape">
                    <wps:wsp>
                      <wps:cNvSpPr/>
                      <wps:spPr>
                        <a:xfrm>
                          <a:off x="0" y="0"/>
                          <a:ext cx="1032934" cy="43688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AF2BAC" w14:textId="77777777" w:rsidR="003E2E17" w:rsidRDefault="003E2E17" w:rsidP="003E2E17">
                            <w:pPr>
                              <w:spacing w:line="180" w:lineRule="exact"/>
                              <w:contextualSpacing/>
                              <w:jc w:val="center"/>
                              <w:rPr>
                                <w:color w:val="000000" w:themeColor="text1"/>
                                <w:sz w:val="16"/>
                                <w:szCs w:val="16"/>
                              </w:rPr>
                            </w:pPr>
                            <w:r>
                              <w:rPr>
                                <w:rFonts w:hint="eastAsia"/>
                                <w:color w:val="000000" w:themeColor="text1"/>
                                <w:sz w:val="16"/>
                                <w:szCs w:val="16"/>
                              </w:rPr>
                              <w:t>教室</w:t>
                            </w:r>
                          </w:p>
                          <w:p w14:paraId="63CFB069" w14:textId="3CBC5254" w:rsidR="0045393A" w:rsidRPr="0045393A" w:rsidRDefault="003E2E17" w:rsidP="003E2E17">
                            <w:pPr>
                              <w:spacing w:line="180" w:lineRule="exact"/>
                              <w:contextualSpacing/>
                              <w:jc w:val="center"/>
                              <w:rPr>
                                <w:color w:val="000000" w:themeColor="text1"/>
                                <w:sz w:val="16"/>
                                <w:szCs w:val="16"/>
                              </w:rPr>
                            </w:pPr>
                            <w:r>
                              <w:rPr>
                                <w:rFonts w:hint="eastAsia"/>
                                <w:color w:val="000000" w:themeColor="text1"/>
                                <w:sz w:val="16"/>
                                <w:szCs w:val="16"/>
                              </w:rPr>
                              <w:t>コンボボックス表示</w:t>
                            </w:r>
                          </w:p>
                        </w:txbxContent>
                      </wps:txbx>
                      <wps:bodyPr rot="0" spcFirstLastPara="0" vertOverflow="overflow" horzOverflow="overflow" vert="horz" wrap="square" lIns="0" tIns="0" rIns="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F580B7" id="Rectangle 1175920869" o:spid="_x0000_s1077" style="position:absolute;margin-left:78.1pt;margin-top:11.85pt;width:81.35pt;height:34.4pt;z-index:25165861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" filled="f" strokecolor="black [3213]" strokeweight=".5pt">
                <v:textbox inset="0,0,0">
                  <w:txbxContent>
                    <w:p w14:paraId="1FAF2BAC" w14:textId="77777777" w:rsidR="003E2E17" w:rsidRDefault="003E2E17" w:rsidP="003E2E17">
                      <w:pPr>
                        <w:spacing w:line="180" w:lineRule="exact"/>
                        <w:contextualSpacing/>
                        <w:jc w:val="center"/>
                        <w:rPr>
                          <w:color w:val="000000" w:themeColor="text1"/>
                          <w:sz w:val="16"/>
                          <w:szCs w:val="16"/>
                        </w:rPr>
                      </w:pPr>
                      <w:r>
                        <w:rPr>
                          <w:rFonts w:hint="eastAsia"/>
                          <w:color w:val="000000" w:themeColor="text1"/>
                          <w:sz w:val="16"/>
                          <w:szCs w:val="16"/>
                        </w:rPr>
                        <w:t>教室</w:t>
                      </w:r>
                    </w:p>
                    <w:p w14:paraId="63CFB069" w14:textId="3CBC5254" w:rsidR="0045393A" w:rsidRPr="0045393A" w:rsidRDefault="003E2E17" w:rsidP="003E2E17">
                      <w:pPr>
                        <w:spacing w:line="180" w:lineRule="exact"/>
                        <w:contextualSpacing/>
                        <w:jc w:val="center"/>
                        <w:rPr>
                          <w:color w:val="000000" w:themeColor="text1"/>
                          <w:sz w:val="16"/>
                          <w:szCs w:val="16"/>
                        </w:rPr>
                      </w:pPr>
                      <w:r>
                        <w:rPr>
                          <w:rFonts w:hint="eastAsia"/>
                          <w:color w:val="000000" w:themeColor="text1"/>
                          <w:sz w:val="16"/>
                          <w:szCs w:val="16"/>
                        </w:rPr>
                        <w:t>コンボボックス表示</w:t>
                      </w:r>
                    </w:p>
                  </w:txbxContent>
                </v:textbox>
              </v:rect>
            </w:pict>
          </mc:Fallback>
        </mc:AlternateContent>
      </w:r>
    </w:p>
    <w:p w14:paraId="211243F4" w14:textId="40FDFA80" w:rsidR="0025249A" w:rsidRDefault="00300712">
      <w:pPr>
        <w:widowControl/>
        <w:jc w:val="left"/>
      </w:pPr>
      <w:r>
        <w:rPr>
          <w:noProof/>
        </w:rPr>
        <mc:AlternateContent>
          <mc:Choice Requires="wps">
            <w:drawing>
              <wp:anchor distT="0" distB="0" distL="114300" distR="114300" simplePos="0" relativeHeight="251658623" behindDoc="0" locked="0" layoutInCell="1" allowOverlap="1" wp14:anchorId="5E5F9761" wp14:editId="5F4448FA">
                <wp:simplePos x="0" y="0"/>
                <wp:positionH relativeFrom="column">
                  <wp:posOffset>3649980</wp:posOffset>
                </wp:positionH>
                <wp:positionV relativeFrom="paragraph">
                  <wp:posOffset>294640</wp:posOffset>
                </wp:positionV>
                <wp:extent cx="1013460" cy="274320"/>
                <wp:effectExtent l="0" t="0" r="0" b="0"/>
                <wp:wrapNone/>
                <wp:docPr id="504923627" name="Text Box 504923627"/>
                <wp:cNvGraphicFramePr/>
                <a:graphic xmlns:a="http://schemas.openxmlformats.org/drawingml/2006/main">
                  <a:graphicData uri="http://schemas.microsoft.com/office/word/2010/wordprocessingShape">
                    <wps:wsp>
                      <wps:cNvSpPr txBox="1"/>
                      <wps:spPr>
                        <a:xfrm>
                          <a:off x="0" y="0"/>
                          <a:ext cx="1013460" cy="274320"/>
                        </a:xfrm>
                        <a:prstGeom prst="rect">
                          <a:avLst/>
                        </a:prstGeom>
                        <a:noFill/>
                        <a:ln w="6350">
                          <a:noFill/>
                        </a:ln>
                      </wps:spPr>
                      <wps:txbx>
                        <w:txbxContent>
                          <w:p w14:paraId="4EA77818" w14:textId="641B22E5" w:rsidR="00B614DA" w:rsidRDefault="001C448F" w:rsidP="00B614DA">
                            <w:pPr>
                              <w:spacing w:line="240" w:lineRule="atLeast"/>
                              <w:rPr>
                                <w:sz w:val="16"/>
                                <w:szCs w:val="16"/>
                              </w:rPr>
                            </w:pPr>
                            <w:r>
                              <w:rPr>
                                <w:rFonts w:hint="eastAsia"/>
                                <w:sz w:val="16"/>
                                <w:szCs w:val="16"/>
                              </w:rPr>
                              <w:t>未</w:t>
                            </w:r>
                            <w:r w:rsidR="00B614DA">
                              <w:rPr>
                                <w:rFonts w:hint="eastAsia"/>
                                <w:sz w:val="16"/>
                                <w:szCs w:val="16"/>
                              </w:rPr>
                              <w:t>ログイン状態</w:t>
                            </w:r>
                          </w:p>
                          <w:p w14:paraId="09B70A30" w14:textId="77777777" w:rsidR="00B614DA" w:rsidRPr="0056731F" w:rsidRDefault="00B614DA" w:rsidP="00B614DA">
                            <w:pPr>
                              <w:spacing w:line="240" w:lineRule="atLeast"/>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F9761" id="Text Box 504923627" o:spid="_x0000_s1078" type="#_x0000_t202" style="position:absolute;margin-left:287.4pt;margin-top:23.2pt;width:79.8pt;height:21.6pt;z-index:251658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" filled="f" stroked="f" strokeweight=".5pt">
                <v:textbox>
                  <w:txbxContent>
                    <w:p w14:paraId="4EA77818" w14:textId="641B22E5" w:rsidR="00B614DA" w:rsidRDefault="001C448F" w:rsidP="00B614DA">
                      <w:pPr>
                        <w:spacing w:line="240" w:lineRule="atLeast"/>
                        <w:rPr>
                          <w:sz w:val="16"/>
                          <w:szCs w:val="16"/>
                        </w:rPr>
                      </w:pPr>
                      <w:r>
                        <w:rPr>
                          <w:rFonts w:hint="eastAsia"/>
                          <w:sz w:val="16"/>
                          <w:szCs w:val="16"/>
                        </w:rPr>
                        <w:t>未</w:t>
                      </w:r>
                      <w:r w:rsidR="00B614DA">
                        <w:rPr>
                          <w:rFonts w:hint="eastAsia"/>
                          <w:sz w:val="16"/>
                          <w:szCs w:val="16"/>
                        </w:rPr>
                        <w:t>ログイン状態</w:t>
                      </w:r>
                    </w:p>
                    <w:p w14:paraId="09B70A30" w14:textId="77777777" w:rsidR="00B614DA" w:rsidRPr="0056731F" w:rsidRDefault="00B614DA" w:rsidP="00B614DA">
                      <w:pPr>
                        <w:spacing w:line="240" w:lineRule="atLeast"/>
                        <w:rPr>
                          <w:sz w:val="16"/>
                          <w:szCs w:val="16"/>
                        </w:rPr>
                      </w:pPr>
                    </w:p>
                  </w:txbxContent>
                </v:textbox>
              </v:shape>
            </w:pict>
          </mc:Fallback>
        </mc:AlternateContent>
      </w:r>
      <w:r>
        <w:rPr>
          <w:noProof/>
        </w:rPr>
        <mc:AlternateContent>
          <mc:Choice Requires="wps">
            <w:drawing>
              <wp:anchor distT="0" distB="0" distL="114300" distR="114300" simplePos="0" relativeHeight="251658626" behindDoc="0" locked="0" layoutInCell="1" allowOverlap="1" wp14:anchorId="6DAD6477" wp14:editId="0085C65C">
                <wp:simplePos x="0" y="0"/>
                <wp:positionH relativeFrom="column">
                  <wp:posOffset>3596640</wp:posOffset>
                </wp:positionH>
                <wp:positionV relativeFrom="paragraph">
                  <wp:posOffset>532130</wp:posOffset>
                </wp:positionV>
                <wp:extent cx="960120" cy="0"/>
                <wp:effectExtent l="38100" t="76200" r="0" b="95250"/>
                <wp:wrapNone/>
                <wp:docPr id="432926142" name="Straight Arrow Connector 432926142"/>
                <wp:cNvGraphicFramePr/>
                <a:graphic xmlns:a="http://schemas.openxmlformats.org/drawingml/2006/main">
                  <a:graphicData uri="http://schemas.microsoft.com/office/word/2010/wordprocessingShape">
                    <wps:wsp>
                      <wps:cNvCnPr/>
                      <wps:spPr>
                        <a:xfrm flipH="1">
                          <a:off x="0" y="0"/>
                          <a:ext cx="9601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w:pict>
              <v:shape id="直線矢印コネクタ 432926142" style="position:absolute;left:0;text-align:left;margin-left:283.2pt;margin-top:41.9pt;width:75.6pt;height:0;flip:x;z-index:25165760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" w14:anchorId="6BEB068A">
                <v:stroke joinstyle="miter" endarrow="block"/>
              </v:shape>
            </w:pict>
          </mc:Fallback>
        </mc:AlternateContent>
      </w:r>
      <w:r>
        <w:rPr>
          <w:noProof/>
        </w:rPr>
        <mc:AlternateContent>
          <mc:Choice Requires="wps">
            <w:drawing>
              <wp:anchor distT="0" distB="0" distL="114300" distR="114300" simplePos="0" relativeHeight="251658614" behindDoc="0" locked="0" layoutInCell="1" allowOverlap="1" wp14:anchorId="7671AA37" wp14:editId="21BFF4C5">
                <wp:simplePos x="0" y="0"/>
                <wp:positionH relativeFrom="column">
                  <wp:posOffset>2667000</wp:posOffset>
                </wp:positionH>
                <wp:positionV relativeFrom="paragraph">
                  <wp:posOffset>332740</wp:posOffset>
                </wp:positionV>
                <wp:extent cx="937260" cy="441960"/>
                <wp:effectExtent l="0" t="0" r="15240" b="15240"/>
                <wp:wrapNone/>
                <wp:docPr id="354878407" name="Rectangle 354878407"/>
                <wp:cNvGraphicFramePr/>
                <a:graphic xmlns:a="http://schemas.openxmlformats.org/drawingml/2006/main">
                  <a:graphicData uri="http://schemas.microsoft.com/office/word/2010/wordprocessingShape">
                    <wps:wsp>
                      <wps:cNvSpPr/>
                      <wps:spPr>
                        <a:xfrm>
                          <a:off x="0" y="0"/>
                          <a:ext cx="937260" cy="44196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BFA5A1" w14:textId="250F8039" w:rsidR="00151BF9" w:rsidRPr="0045393A" w:rsidRDefault="00085F26" w:rsidP="00300712">
                            <w:pPr>
                              <w:spacing w:line="276" w:lineRule="auto"/>
                              <w:contextualSpacing/>
                              <w:jc w:val="center"/>
                              <w:rPr>
                                <w:color w:val="000000" w:themeColor="text1"/>
                                <w:sz w:val="16"/>
                                <w:szCs w:val="16"/>
                              </w:rPr>
                            </w:pPr>
                            <w:r>
                              <w:rPr>
                                <w:rFonts w:hint="eastAsia"/>
                                <w:color w:val="000000" w:themeColor="text1"/>
                                <w:sz w:val="16"/>
                                <w:szCs w:val="16"/>
                              </w:rPr>
                              <w:t>教室概要表</w:t>
                            </w:r>
                          </w:p>
                        </w:txbxContent>
                      </wps:txbx>
                      <wps:bodyPr rot="0" spcFirstLastPara="0" vertOverflow="overflow" horzOverflow="overflow" vert="horz" wrap="square" lIns="0" tIns="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1AA37" id="Rectangle 354878407" o:spid="_x0000_s1079" style="position:absolute;margin-left:210pt;margin-top:26.2pt;width:73.8pt;height:34.8pt;z-index:2516586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" filled="f" strokecolor="black [3213]" strokeweight=".5pt">
                <v:textbox inset="0,0,0">
                  <w:txbxContent>
                    <w:p w14:paraId="49BFA5A1" w14:textId="250F8039" w:rsidR="00151BF9" w:rsidRPr="0045393A" w:rsidRDefault="00085F26" w:rsidP="00300712">
                      <w:pPr>
                        <w:spacing w:line="276" w:lineRule="auto"/>
                        <w:contextualSpacing/>
                        <w:jc w:val="center"/>
                        <w:rPr>
                          <w:color w:val="000000" w:themeColor="text1"/>
                          <w:sz w:val="16"/>
                          <w:szCs w:val="16"/>
                        </w:rPr>
                      </w:pPr>
                      <w:r>
                        <w:rPr>
                          <w:rFonts w:hint="eastAsia"/>
                          <w:color w:val="000000" w:themeColor="text1"/>
                          <w:sz w:val="16"/>
                          <w:szCs w:val="16"/>
                        </w:rPr>
                        <w:t>教室概要表</w:t>
                      </w:r>
                    </w:p>
                  </w:txbxContent>
                </v:textbox>
              </v:rect>
            </w:pict>
          </mc:Fallback>
        </mc:AlternateContent>
      </w:r>
      <w:r w:rsidR="00F57766">
        <w:rPr>
          <w:noProof/>
        </w:rPr>
        <mc:AlternateContent>
          <mc:Choice Requires="wps">
            <w:drawing>
              <wp:anchor distT="0" distB="0" distL="114300" distR="114300" simplePos="0" relativeHeight="251658617" behindDoc="0" locked="0" layoutInCell="1" allowOverlap="1" wp14:anchorId="7FE21456" wp14:editId="6354CC1B">
                <wp:simplePos x="0" y="0"/>
                <wp:positionH relativeFrom="column">
                  <wp:posOffset>206375</wp:posOffset>
                </wp:positionH>
                <wp:positionV relativeFrom="paragraph">
                  <wp:posOffset>285115</wp:posOffset>
                </wp:positionV>
                <wp:extent cx="1421976" cy="321733"/>
                <wp:effectExtent l="0" t="0" r="0" b="2540"/>
                <wp:wrapNone/>
                <wp:docPr id="377334140" name="Text Box 377334140"/>
                <wp:cNvGraphicFramePr/>
                <a:graphic xmlns:a="http://schemas.openxmlformats.org/drawingml/2006/main">
                  <a:graphicData uri="http://schemas.microsoft.com/office/word/2010/wordprocessingShape">
                    <wps:wsp>
                      <wps:cNvSpPr txBox="1"/>
                      <wps:spPr>
                        <a:xfrm>
                          <a:off x="0" y="0"/>
                          <a:ext cx="1421976" cy="321733"/>
                        </a:xfrm>
                        <a:prstGeom prst="rect">
                          <a:avLst/>
                        </a:prstGeom>
                        <a:noFill/>
                        <a:ln w="6350">
                          <a:noFill/>
                        </a:ln>
                      </wps:spPr>
                      <wps:txbx>
                        <w:txbxContent>
                          <w:p w14:paraId="61A30207" w14:textId="6AA8149F" w:rsidR="00A4629E" w:rsidRPr="0056731F" w:rsidRDefault="007E55B4" w:rsidP="00A4629E">
                            <w:pPr>
                              <w:spacing w:line="240" w:lineRule="atLeast"/>
                              <w:rPr>
                                <w:sz w:val="16"/>
                                <w:szCs w:val="16"/>
                              </w:rPr>
                            </w:pPr>
                            <w:r>
                              <w:rPr>
                                <w:rFonts w:hint="eastAsia"/>
                                <w:sz w:val="16"/>
                                <w:szCs w:val="16"/>
                              </w:rPr>
                              <w:t>コンボボックス</w:t>
                            </w:r>
                            <w:r w:rsidR="00A4629E">
                              <w:rPr>
                                <w:rFonts w:hint="eastAsia"/>
                                <w:sz w:val="16"/>
                                <w:szCs w:val="16"/>
                              </w:rPr>
                              <w:t>ボタン押下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21456" id="Text Box 377334140" o:spid="_x0000_s1080" type="#_x0000_t202" style="position:absolute;margin-left:16.25pt;margin-top:22.45pt;width:111.95pt;height:25.35pt;z-index:2516586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" filled="f" stroked="f" strokeweight=".5pt">
                <v:textbox>
                  <w:txbxContent>
                    <w:p w14:paraId="61A30207" w14:textId="6AA8149F" w:rsidR="00A4629E" w:rsidRPr="0056731F" w:rsidRDefault="007E55B4" w:rsidP="00A4629E">
                      <w:pPr>
                        <w:spacing w:line="240" w:lineRule="atLeast"/>
                        <w:rPr>
                          <w:sz w:val="16"/>
                          <w:szCs w:val="16"/>
                        </w:rPr>
                      </w:pPr>
                      <w:r>
                        <w:rPr>
                          <w:rFonts w:hint="eastAsia"/>
                          <w:sz w:val="16"/>
                          <w:szCs w:val="16"/>
                        </w:rPr>
                        <w:t>コンボボックス</w:t>
                      </w:r>
                      <w:r w:rsidR="00A4629E">
                        <w:rPr>
                          <w:rFonts w:hint="eastAsia"/>
                          <w:sz w:val="16"/>
                          <w:szCs w:val="16"/>
                        </w:rPr>
                        <w:t>ボタン押下</w:t>
                      </w:r>
                    </w:p>
                  </w:txbxContent>
                </v:textbox>
              </v:shape>
            </w:pict>
          </mc:Fallback>
        </mc:AlternateContent>
      </w:r>
      <w:r w:rsidR="00F57766">
        <w:rPr>
          <w:rFonts w:hint="eastAsia"/>
          <w:noProof/>
        </w:rPr>
        <mc:AlternateContent>
          <mc:Choice Requires="wps">
            <w:drawing>
              <wp:anchor distT="0" distB="0" distL="114300" distR="114300" simplePos="0" relativeHeight="251658612" behindDoc="0" locked="0" layoutInCell="1" allowOverlap="1" wp14:anchorId="090734FD" wp14:editId="24EA7713">
                <wp:simplePos x="0" y="0"/>
                <wp:positionH relativeFrom="column">
                  <wp:posOffset>330835</wp:posOffset>
                </wp:positionH>
                <wp:positionV relativeFrom="paragraph">
                  <wp:posOffset>165735</wp:posOffset>
                </wp:positionV>
                <wp:extent cx="668866" cy="0"/>
                <wp:effectExtent l="0" t="0" r="0" b="0"/>
                <wp:wrapNone/>
                <wp:docPr id="1053960085" name="Straight Connector 1053960085"/>
                <wp:cNvGraphicFramePr/>
                <a:graphic xmlns:a="http://schemas.openxmlformats.org/drawingml/2006/main">
                  <a:graphicData uri="http://schemas.microsoft.com/office/word/2010/wordprocessingShape">
                    <wps:wsp>
                      <wps:cNvCnPr/>
                      <wps:spPr>
                        <a:xfrm>
                          <a:off x="0" y="0"/>
                          <a:ext cx="66886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w:pict>
              <v:line id="直線コネクタ 1053960085" style="position:absolute;left:0;text-align:left;z-index:25165759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from="26.05pt,13.05pt" to="78.7pt,13.05pt" w14:anchorId="571C5F4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">
                <v:stroke joinstyle="miter"/>
              </v:line>
            </w:pict>
          </mc:Fallback>
        </mc:AlternateContent>
      </w:r>
    </w:p>
    <w:p w14:paraId="55280733" w14:textId="77777777" w:rsidR="005736C7" w:rsidRDefault="005736C7">
      <w:pPr>
        <w:widowControl/>
        <w:jc w:val="left"/>
      </w:pPr>
    </w:p>
    <w:p w14:paraId="015CB08B" w14:textId="51DBF583" w:rsidR="00D777BE" w:rsidRDefault="00272EAE" w:rsidP="00905137">
      <w:pPr>
        <w:ind w:firstLineChars="200" w:firstLine="420"/>
        <w:outlineLvl w:val="1"/>
      </w:pPr>
      <w:bookmarkStart w:id="53" w:name="_Toc138931287"/>
      <w:r>
        <w:rPr>
          <w:rFonts w:hint="eastAsia"/>
        </w:rPr>
        <w:t>4.1</w:t>
      </w:r>
      <w:r w:rsidR="007772D7">
        <w:rPr>
          <w:rFonts w:hint="eastAsia"/>
        </w:rPr>
        <w:t>起動</w:t>
      </w:r>
      <w:bookmarkEnd w:id="53"/>
      <w:r w:rsidR="00905137">
        <w:tab/>
      </w:r>
    </w:p>
    <w:p w14:paraId="37B33A61" w14:textId="59C35DEA" w:rsidR="00990452" w:rsidRDefault="008E4035" w:rsidP="00990452">
      <w:r>
        <w:rPr>
          <w:noProof/>
        </w:rPr>
        <mc:AlternateContent>
          <mc:Choice Requires="wps">
            <w:drawing>
              <wp:anchor distT="0" distB="0" distL="114300" distR="114300" simplePos="0" relativeHeight="251658256" behindDoc="0" locked="0" layoutInCell="1" allowOverlap="1" wp14:anchorId="1E72D115" wp14:editId="45A2248E">
                <wp:simplePos x="0" y="0"/>
                <wp:positionH relativeFrom="column">
                  <wp:posOffset>1731483</wp:posOffset>
                </wp:positionH>
                <wp:positionV relativeFrom="paragraph">
                  <wp:posOffset>82550</wp:posOffset>
                </wp:positionV>
                <wp:extent cx="739140" cy="226060"/>
                <wp:effectExtent l="0" t="0" r="22860" b="21590"/>
                <wp:wrapNone/>
                <wp:docPr id="26" name="Rectangle 26"/>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AC6801" w14:textId="77777777" w:rsidR="00990452" w:rsidRPr="00971FB6" w:rsidRDefault="00990452" w:rsidP="00990452">
                            <w:pPr>
                              <w:jc w:val="center"/>
                              <w:rPr>
                                <w:color w:val="000000" w:themeColor="text1"/>
                                <w:sz w:val="12"/>
                                <w:szCs w:val="12"/>
                              </w:rPr>
                            </w:pPr>
                            <w:r>
                              <w:rPr>
                                <w:color w:val="000000" w:themeColor="text1"/>
                                <w:sz w:val="12"/>
                                <w:szCs w:val="12"/>
                              </w:rPr>
                              <w:t>MainFrame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2D115" id="Rectangle 26" o:spid="_x0000_s1081" style="position:absolute;left:0;text-align:left;margin-left:136.35pt;margin-top:6.5pt;width:58.2pt;height:17.8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" filled="f" strokecolor="black [3213]" strokeweight="1pt">
                <v:textbox inset="0,0,0,0">
                  <w:txbxContent>
                    <w:p w14:paraId="2EAC6801" w14:textId="77777777" w:rsidR="00990452" w:rsidRPr="00971FB6" w:rsidRDefault="00990452" w:rsidP="00990452">
                      <w:pPr>
                        <w:jc w:val="center"/>
                        <w:rPr>
                          <w:color w:val="000000" w:themeColor="text1"/>
                          <w:sz w:val="12"/>
                          <w:szCs w:val="12"/>
                        </w:rPr>
                      </w:pPr>
                      <w:r>
                        <w:rPr>
                          <w:color w:val="000000" w:themeColor="text1"/>
                          <w:sz w:val="12"/>
                          <w:szCs w:val="12"/>
                        </w:rPr>
                        <w:t>MainFrame</w:t>
                      </w:r>
                    </w:p>
                  </w:txbxContent>
                </v:textbox>
              </v:rect>
            </w:pict>
          </mc:Fallback>
        </mc:AlternateContent>
      </w:r>
      <w:r>
        <w:rPr>
          <w:noProof/>
        </w:rPr>
        <mc:AlternateContent>
          <mc:Choice Requires="wps">
            <w:drawing>
              <wp:anchor distT="0" distB="0" distL="114300" distR="114300" simplePos="0" relativeHeight="251658287" behindDoc="0" locked="0" layoutInCell="1" allowOverlap="1" wp14:anchorId="0043C535" wp14:editId="3D9E821A">
                <wp:simplePos x="0" y="0"/>
                <wp:positionH relativeFrom="column">
                  <wp:posOffset>2759548</wp:posOffset>
                </wp:positionH>
                <wp:positionV relativeFrom="paragraph">
                  <wp:posOffset>77470</wp:posOffset>
                </wp:positionV>
                <wp:extent cx="739140" cy="226060"/>
                <wp:effectExtent l="0" t="0" r="22860" b="21590"/>
                <wp:wrapNone/>
                <wp:docPr id="163" name="Rectangle 163"/>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85F721" w14:textId="67C819BD" w:rsidR="004452DB" w:rsidRPr="00971FB6" w:rsidRDefault="00F17C43" w:rsidP="004452DB">
                            <w:pPr>
                              <w:jc w:val="center"/>
                              <w:rPr>
                                <w:color w:val="000000" w:themeColor="text1"/>
                                <w:sz w:val="12"/>
                                <w:szCs w:val="12"/>
                              </w:rPr>
                            </w:pPr>
                            <w:r>
                              <w:rPr>
                                <w:color w:val="000000" w:themeColor="text1"/>
                                <w:sz w:val="12"/>
                                <w:szCs w:val="12"/>
                              </w:rPr>
                              <w:t>ChoiceFacility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3C535" id="Rectangle 163" o:spid="_x0000_s1082" style="position:absolute;left:0;text-align:left;margin-left:217.3pt;margin-top:6.1pt;width:58.2pt;height:17.8pt;z-index:251658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" filled="f" strokecolor="black [3213]" strokeweight="1pt">
                <v:textbox inset="0,0,0,0">
                  <w:txbxContent>
                    <w:p w14:paraId="4285F721" w14:textId="67C819BD" w:rsidR="004452DB" w:rsidRPr="00971FB6" w:rsidRDefault="00F17C43" w:rsidP="004452DB">
                      <w:pPr>
                        <w:jc w:val="center"/>
                        <w:rPr>
                          <w:color w:val="000000" w:themeColor="text1"/>
                          <w:sz w:val="12"/>
                          <w:szCs w:val="12"/>
                        </w:rPr>
                      </w:pPr>
                      <w:r>
                        <w:rPr>
                          <w:color w:val="000000" w:themeColor="text1"/>
                          <w:sz w:val="12"/>
                          <w:szCs w:val="12"/>
                        </w:rPr>
                        <w:t>ChoiceFacility</w:t>
                      </w:r>
                    </w:p>
                  </w:txbxContent>
                </v:textbox>
              </v:rect>
            </w:pict>
          </mc:Fallback>
        </mc:AlternateContent>
      </w:r>
      <w:r w:rsidR="00900AA3">
        <w:rPr>
          <w:noProof/>
        </w:rPr>
        <mc:AlternateContent>
          <mc:Choice Requires="wps">
            <w:drawing>
              <wp:anchor distT="0" distB="0" distL="114300" distR="114300" simplePos="0" relativeHeight="251658257" behindDoc="0" locked="0" layoutInCell="1" allowOverlap="1" wp14:anchorId="66AD6287" wp14:editId="786143E2">
                <wp:simplePos x="0" y="0"/>
                <wp:positionH relativeFrom="column">
                  <wp:posOffset>3818269</wp:posOffset>
                </wp:positionH>
                <wp:positionV relativeFrom="paragraph">
                  <wp:posOffset>82550</wp:posOffset>
                </wp:positionV>
                <wp:extent cx="739140" cy="226060"/>
                <wp:effectExtent l="0" t="0" r="22860" b="21590"/>
                <wp:wrapNone/>
                <wp:docPr id="25" name="Rectangle 25"/>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E36AC5" w14:textId="77777777" w:rsidR="00990452" w:rsidRPr="00971FB6" w:rsidRDefault="00990452" w:rsidP="00990452">
                            <w:pPr>
                              <w:jc w:val="center"/>
                              <w:rPr>
                                <w:color w:val="000000" w:themeColor="text1"/>
                                <w:sz w:val="12"/>
                                <w:szCs w:val="12"/>
                              </w:rPr>
                            </w:pPr>
                            <w:r>
                              <w:rPr>
                                <w:color w:val="000000" w:themeColor="text1"/>
                                <w:sz w:val="12"/>
                                <w:szCs w:val="12"/>
                              </w:rPr>
                              <w:t>LoginDialog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D6287" id="Rectangle 25" o:spid="_x0000_s1083" style="position:absolute;left:0;text-align:left;margin-left:300.65pt;margin-top:6.5pt;width:58.2pt;height:17.8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" filled="f" strokecolor="black [3213]" strokeweight="1pt">
                <v:textbox inset="0,0,0,0">
                  <w:txbxContent>
                    <w:p w14:paraId="78E36AC5" w14:textId="77777777" w:rsidR="00990452" w:rsidRPr="00971FB6" w:rsidRDefault="00990452" w:rsidP="00990452">
                      <w:pPr>
                        <w:jc w:val="center"/>
                        <w:rPr>
                          <w:color w:val="000000" w:themeColor="text1"/>
                          <w:sz w:val="12"/>
                          <w:szCs w:val="12"/>
                        </w:rPr>
                      </w:pPr>
                      <w:r>
                        <w:rPr>
                          <w:color w:val="000000" w:themeColor="text1"/>
                          <w:sz w:val="12"/>
                          <w:szCs w:val="12"/>
                        </w:rPr>
                        <w:t>LoginDialog</w:t>
                      </w:r>
                    </w:p>
                  </w:txbxContent>
                </v:textbox>
              </v:rect>
            </w:pict>
          </mc:Fallback>
        </mc:AlternateContent>
      </w:r>
      <w:r w:rsidR="00667C76">
        <w:rPr>
          <w:noProof/>
        </w:rPr>
        <mc:AlternateContent>
          <mc:Choice Requires="wps">
            <w:drawing>
              <wp:anchor distT="0" distB="0" distL="114300" distR="114300" simplePos="0" relativeHeight="251658258" behindDoc="0" locked="0" layoutInCell="1" allowOverlap="1" wp14:anchorId="45737421" wp14:editId="46762F4F">
                <wp:simplePos x="0" y="0"/>
                <wp:positionH relativeFrom="column">
                  <wp:posOffset>4816313</wp:posOffset>
                </wp:positionH>
                <wp:positionV relativeFrom="paragraph">
                  <wp:posOffset>80645</wp:posOffset>
                </wp:positionV>
                <wp:extent cx="739140" cy="226060"/>
                <wp:effectExtent l="0" t="0" r="22860" b="21590"/>
                <wp:wrapNone/>
                <wp:docPr id="24" name="Rectangle 24"/>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1D3FFA" w14:textId="77777777" w:rsidR="00990452" w:rsidRPr="00971FB6" w:rsidRDefault="00990452" w:rsidP="00990452">
                            <w:pPr>
                              <w:jc w:val="center"/>
                              <w:rPr>
                                <w:color w:val="000000" w:themeColor="text1"/>
                                <w:sz w:val="12"/>
                                <w:szCs w:val="12"/>
                              </w:rPr>
                            </w:pPr>
                            <w:r>
                              <w:rPr>
                                <w:color w:val="000000" w:themeColor="text1"/>
                                <w:sz w:val="12"/>
                                <w:szCs w:val="12"/>
                              </w:rPr>
                              <w:t>ReservationControl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37421" id="Rectangle 24" o:spid="_x0000_s1084" style="position:absolute;left:0;text-align:left;margin-left:379.25pt;margin-top:6.35pt;width:58.2pt;height:17.8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" filled="f" strokecolor="black [3213]" strokeweight="1pt">
                <v:textbox inset="0,0,0,0">
                  <w:txbxContent>
                    <w:p w14:paraId="2D1D3FFA" w14:textId="77777777" w:rsidR="00990452" w:rsidRPr="00971FB6" w:rsidRDefault="00990452" w:rsidP="00990452">
                      <w:pPr>
                        <w:jc w:val="center"/>
                        <w:rPr>
                          <w:color w:val="000000" w:themeColor="text1"/>
                          <w:sz w:val="12"/>
                          <w:szCs w:val="12"/>
                        </w:rPr>
                      </w:pPr>
                      <w:r>
                        <w:rPr>
                          <w:color w:val="000000" w:themeColor="text1"/>
                          <w:sz w:val="12"/>
                          <w:szCs w:val="12"/>
                        </w:rPr>
                        <w:t>ReservationControl</w:t>
                      </w:r>
                    </w:p>
                  </w:txbxContent>
                </v:textbox>
              </v:rect>
            </w:pict>
          </mc:Fallback>
        </mc:AlternateContent>
      </w:r>
      <w:r w:rsidR="00990452">
        <w:rPr>
          <w:noProof/>
        </w:rPr>
        <mc:AlternateContent>
          <mc:Choice Requires="wps">
            <w:drawing>
              <wp:anchor distT="0" distB="0" distL="114300" distR="114300" simplePos="0" relativeHeight="251658259" behindDoc="0" locked="0" layoutInCell="1" allowOverlap="1" wp14:anchorId="6A165674" wp14:editId="3F01CD6E">
                <wp:simplePos x="0" y="0"/>
                <wp:positionH relativeFrom="column">
                  <wp:posOffset>5879934</wp:posOffset>
                </wp:positionH>
                <wp:positionV relativeFrom="paragraph">
                  <wp:posOffset>83185</wp:posOffset>
                </wp:positionV>
                <wp:extent cx="739471" cy="226612"/>
                <wp:effectExtent l="0" t="0" r="22860" b="21590"/>
                <wp:wrapNone/>
                <wp:docPr id="27" name="Rectangle 27"/>
                <wp:cNvGraphicFramePr/>
                <a:graphic xmlns:a="http://schemas.openxmlformats.org/drawingml/2006/main">
                  <a:graphicData uri="http://schemas.microsoft.com/office/word/2010/wordprocessingShape">
                    <wps:wsp>
                      <wps:cNvSpPr/>
                      <wps:spPr>
                        <a:xfrm>
                          <a:off x="0" y="0"/>
                          <a:ext cx="739471" cy="2266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5AEB6A" w14:textId="77777777" w:rsidR="00990452" w:rsidRPr="00971FB6" w:rsidRDefault="00990452" w:rsidP="00990452">
                            <w:pPr>
                              <w:jc w:val="center"/>
                              <w:rPr>
                                <w:color w:val="000000" w:themeColor="text1"/>
                                <w:sz w:val="12"/>
                                <w:szCs w:val="12"/>
                              </w:rPr>
                            </w:pPr>
                            <w:r>
                              <w:rPr>
                                <w:color w:val="000000" w:themeColor="text1"/>
                                <w:sz w:val="12"/>
                                <w:szCs w:val="12"/>
                              </w:rPr>
                              <w:t>MySQL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65674" id="Rectangle 27" o:spid="_x0000_s1085" style="position:absolute;left:0;text-align:left;margin-left:463pt;margin-top:6.55pt;width:58.25pt;height:17.8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" filled="f" strokecolor="black [3213]" strokeweight="1pt">
                <v:textbox inset="0,0,0,0">
                  <w:txbxContent>
                    <w:p w14:paraId="625AEB6A" w14:textId="77777777" w:rsidR="00990452" w:rsidRPr="00971FB6" w:rsidRDefault="00990452" w:rsidP="00990452">
                      <w:pPr>
                        <w:jc w:val="center"/>
                        <w:rPr>
                          <w:color w:val="000000" w:themeColor="text1"/>
                          <w:sz w:val="12"/>
                          <w:szCs w:val="12"/>
                        </w:rPr>
                      </w:pPr>
                      <w:r>
                        <w:rPr>
                          <w:color w:val="000000" w:themeColor="text1"/>
                          <w:sz w:val="12"/>
                          <w:szCs w:val="12"/>
                        </w:rPr>
                        <w:t>MySQL</w:t>
                      </w:r>
                    </w:p>
                  </w:txbxContent>
                </v:textbox>
              </v:rect>
            </w:pict>
          </mc:Fallback>
        </mc:AlternateContent>
      </w:r>
      <w:r w:rsidR="00990452">
        <w:rPr>
          <w:noProof/>
        </w:rPr>
        <mc:AlternateContent>
          <mc:Choice Requires="wps">
            <w:drawing>
              <wp:anchor distT="0" distB="0" distL="114300" distR="114300" simplePos="0" relativeHeight="251658255" behindDoc="0" locked="0" layoutInCell="1" allowOverlap="1" wp14:anchorId="6A66A542" wp14:editId="1DB1B60F">
                <wp:simplePos x="0" y="0"/>
                <wp:positionH relativeFrom="column">
                  <wp:posOffset>663934</wp:posOffset>
                </wp:positionH>
                <wp:positionV relativeFrom="paragraph">
                  <wp:posOffset>81502</wp:posOffset>
                </wp:positionV>
                <wp:extent cx="739471" cy="226612"/>
                <wp:effectExtent l="0" t="0" r="22860" b="21590"/>
                <wp:wrapNone/>
                <wp:docPr id="28" name="Rectangle 28"/>
                <wp:cNvGraphicFramePr/>
                <a:graphic xmlns:a="http://schemas.openxmlformats.org/drawingml/2006/main">
                  <a:graphicData uri="http://schemas.microsoft.com/office/word/2010/wordprocessingShape">
                    <wps:wsp>
                      <wps:cNvSpPr/>
                      <wps:spPr>
                        <a:xfrm>
                          <a:off x="0" y="0"/>
                          <a:ext cx="739471" cy="2266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3F29DE" w14:textId="77777777" w:rsidR="00990452" w:rsidRPr="00971FB6" w:rsidRDefault="00990452" w:rsidP="00990452">
                            <w:pPr>
                              <w:jc w:val="center"/>
                              <w:rPr>
                                <w:color w:val="000000" w:themeColor="text1"/>
                                <w:sz w:val="12"/>
                                <w:szCs w:val="12"/>
                              </w:rPr>
                            </w:pPr>
                            <w:r w:rsidRPr="00971FB6">
                              <w:rPr>
                                <w:color w:val="000000" w:themeColor="text1"/>
                                <w:sz w:val="12"/>
                                <w:szCs w:val="12"/>
                              </w:rPr>
                              <w:t>ReservationSystem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6A542" id="Rectangle 28" o:spid="_x0000_s1086" style="position:absolute;left:0;text-align:left;margin-left:52.3pt;margin-top:6.4pt;width:58.25pt;height:17.8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" filled="f" strokecolor="black [3213]" strokeweight="1pt">
                <v:textbox inset="0,0,0,0">
                  <w:txbxContent>
                    <w:p w14:paraId="6A3F29DE" w14:textId="77777777" w:rsidR="00990452" w:rsidRPr="00971FB6" w:rsidRDefault="00990452" w:rsidP="00990452">
                      <w:pPr>
                        <w:jc w:val="center"/>
                        <w:rPr>
                          <w:color w:val="000000" w:themeColor="text1"/>
                          <w:sz w:val="12"/>
                          <w:szCs w:val="12"/>
                        </w:rPr>
                      </w:pPr>
                      <w:r w:rsidRPr="00971FB6">
                        <w:rPr>
                          <w:color w:val="000000" w:themeColor="text1"/>
                          <w:sz w:val="12"/>
                          <w:szCs w:val="12"/>
                        </w:rPr>
                        <w:t>ReservationSystem</w:t>
                      </w:r>
                    </w:p>
                  </w:txbxContent>
                </v:textbox>
              </v:rect>
            </w:pict>
          </mc:Fallback>
        </mc:AlternateContent>
      </w:r>
    </w:p>
    <w:p w14:paraId="71D37C1E" w14:textId="5F2312A4" w:rsidR="00990452" w:rsidRDefault="00415E7B" w:rsidP="00990452">
      <w:r>
        <w:rPr>
          <w:noProof/>
        </w:rPr>
        <mc:AlternateContent>
          <mc:Choice Requires="wps">
            <w:drawing>
              <wp:anchor distT="0" distB="0" distL="114300" distR="114300" simplePos="0" relativeHeight="251658264" behindDoc="0" locked="0" layoutInCell="1" allowOverlap="1" wp14:anchorId="47E2C5F3" wp14:editId="441DD36A">
                <wp:simplePos x="0" y="0"/>
                <wp:positionH relativeFrom="column">
                  <wp:posOffset>6267311</wp:posOffset>
                </wp:positionH>
                <wp:positionV relativeFrom="paragraph">
                  <wp:posOffset>76756</wp:posOffset>
                </wp:positionV>
                <wp:extent cx="0" cy="1917700"/>
                <wp:effectExtent l="0" t="0" r="38100" b="25400"/>
                <wp:wrapNone/>
                <wp:docPr id="39" name="Straight Connector 39"/>
                <wp:cNvGraphicFramePr/>
                <a:graphic xmlns:a="http://schemas.openxmlformats.org/drawingml/2006/main">
                  <a:graphicData uri="http://schemas.microsoft.com/office/word/2010/wordprocessingShape">
                    <wps:wsp>
                      <wps:cNvCnPr/>
                      <wps:spPr>
                        <a:xfrm flipH="1">
                          <a:off x="0" y="0"/>
                          <a:ext cx="0" cy="191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5189BCA3" id="直線コネクタ 39" o:spid="_x0000_s1026" style="position:absolute;left:0;text-align:left;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3.5pt,6.05pt" to="493.5pt,1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" strokecolor="black [3200]" strokeweight=".5pt">
                <v:stroke joinstyle="miter"/>
              </v:line>
            </w:pict>
          </mc:Fallback>
        </mc:AlternateContent>
      </w:r>
      <w:r>
        <w:rPr>
          <w:noProof/>
        </w:rPr>
        <mc:AlternateContent>
          <mc:Choice Requires="wps">
            <w:drawing>
              <wp:anchor distT="0" distB="0" distL="114300" distR="114300" simplePos="0" relativeHeight="251658263" behindDoc="0" locked="0" layoutInCell="1" allowOverlap="1" wp14:anchorId="249AE56A" wp14:editId="57A08511">
                <wp:simplePos x="0" y="0"/>
                <wp:positionH relativeFrom="column">
                  <wp:posOffset>5182712</wp:posOffset>
                </wp:positionH>
                <wp:positionV relativeFrom="paragraph">
                  <wp:posOffset>76757</wp:posOffset>
                </wp:positionV>
                <wp:extent cx="0" cy="1917700"/>
                <wp:effectExtent l="0" t="0" r="38100" b="25400"/>
                <wp:wrapNone/>
                <wp:docPr id="47" name="Straight Connector 47"/>
                <wp:cNvGraphicFramePr/>
                <a:graphic xmlns:a="http://schemas.openxmlformats.org/drawingml/2006/main">
                  <a:graphicData uri="http://schemas.microsoft.com/office/word/2010/wordprocessingShape">
                    <wps:wsp>
                      <wps:cNvCnPr/>
                      <wps:spPr>
                        <a:xfrm>
                          <a:off x="0" y="0"/>
                          <a:ext cx="0" cy="191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25592FDF" id="直線コネクタ 47" o:spid="_x0000_s1026" style="position:absolute;left:0;text-align:lef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1pt,6.05pt" to="408.1pt,1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" strokecolor="black [3200]" strokeweight=".5pt">
                <v:stroke joinstyle="miter"/>
              </v:line>
            </w:pict>
          </mc:Fallback>
        </mc:AlternateContent>
      </w:r>
      <w:r>
        <w:rPr>
          <w:noProof/>
        </w:rPr>
        <mc:AlternateContent>
          <mc:Choice Requires="wps">
            <w:drawing>
              <wp:anchor distT="0" distB="0" distL="114300" distR="114300" simplePos="0" relativeHeight="251658262" behindDoc="0" locked="0" layoutInCell="1" allowOverlap="1" wp14:anchorId="2B80483F" wp14:editId="4811380F">
                <wp:simplePos x="0" y="0"/>
                <wp:positionH relativeFrom="column">
                  <wp:posOffset>4198231</wp:posOffset>
                </wp:positionH>
                <wp:positionV relativeFrom="paragraph">
                  <wp:posOffset>76756</wp:posOffset>
                </wp:positionV>
                <wp:extent cx="0" cy="1918173"/>
                <wp:effectExtent l="0" t="0" r="38100" b="25400"/>
                <wp:wrapNone/>
                <wp:docPr id="50" name="Straight Connector 50"/>
                <wp:cNvGraphicFramePr/>
                <a:graphic xmlns:a="http://schemas.openxmlformats.org/drawingml/2006/main">
                  <a:graphicData uri="http://schemas.microsoft.com/office/word/2010/wordprocessingShape">
                    <wps:wsp>
                      <wps:cNvCnPr/>
                      <wps:spPr>
                        <a:xfrm>
                          <a:off x="0" y="0"/>
                          <a:ext cx="0" cy="19181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rto="http://schemas.microsoft.com/office/word/2006/arto">
            <w:pict>
              <v:line w14:anchorId="792A0793" id="直線コネクタ 50" o:spid="_x0000_s1026" style="position:absolute;left:0;text-align:left;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0.55pt,6.05pt" to="330.55pt,1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" strokecolor="black [3200]" strokeweight=".5pt">
                <v:stroke joinstyle="miter"/>
              </v:line>
            </w:pict>
          </mc:Fallback>
        </mc:AlternateContent>
      </w:r>
      <w:r>
        <w:rPr>
          <w:noProof/>
        </w:rPr>
        <mc:AlternateContent>
          <mc:Choice Requires="wps">
            <w:drawing>
              <wp:anchor distT="0" distB="0" distL="114300" distR="114300" simplePos="0" relativeHeight="251658288" behindDoc="0" locked="0" layoutInCell="1" allowOverlap="1" wp14:anchorId="3D0E3CEF" wp14:editId="04F1F398">
                <wp:simplePos x="0" y="0"/>
                <wp:positionH relativeFrom="column">
                  <wp:posOffset>3136993</wp:posOffset>
                </wp:positionH>
                <wp:positionV relativeFrom="paragraph">
                  <wp:posOffset>73419</wp:posOffset>
                </wp:positionV>
                <wp:extent cx="0" cy="1921672"/>
                <wp:effectExtent l="0" t="0" r="38100" b="21590"/>
                <wp:wrapNone/>
                <wp:docPr id="164" name="Straight Connector 164"/>
                <wp:cNvGraphicFramePr/>
                <a:graphic xmlns:a="http://schemas.openxmlformats.org/drawingml/2006/main">
                  <a:graphicData uri="http://schemas.microsoft.com/office/word/2010/wordprocessingShape">
                    <wps:wsp>
                      <wps:cNvCnPr/>
                      <wps:spPr>
                        <a:xfrm>
                          <a:off x="0" y="0"/>
                          <a:ext cx="0" cy="19216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rto="http://schemas.microsoft.com/office/word/2006/arto">
            <w:pict>
              <v:line w14:anchorId="220F2EC3" id="直線コネクタ 164" o:spid="_x0000_s1026" style="position:absolute;left:0;text-align:left;z-index:251910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7pt,5.8pt" to="247pt,1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" strokecolor="black [3200]" strokeweight=".5pt">
                <v:stroke joinstyle="miter"/>
              </v:line>
            </w:pict>
          </mc:Fallback>
        </mc:AlternateContent>
      </w:r>
      <w:r>
        <w:rPr>
          <w:noProof/>
        </w:rPr>
        <mc:AlternateContent>
          <mc:Choice Requires="wps">
            <w:drawing>
              <wp:anchor distT="0" distB="0" distL="114300" distR="114300" simplePos="0" relativeHeight="251658261" behindDoc="0" locked="0" layoutInCell="1" allowOverlap="1" wp14:anchorId="5623DAFC" wp14:editId="0DD88FCC">
                <wp:simplePos x="0" y="0"/>
                <wp:positionH relativeFrom="column">
                  <wp:posOffset>2109127</wp:posOffset>
                </wp:positionH>
                <wp:positionV relativeFrom="paragraph">
                  <wp:posOffset>76756</wp:posOffset>
                </wp:positionV>
                <wp:extent cx="0" cy="1918335"/>
                <wp:effectExtent l="0" t="0" r="38100" b="24765"/>
                <wp:wrapNone/>
                <wp:docPr id="51" name="Straight Connector 51"/>
                <wp:cNvGraphicFramePr/>
                <a:graphic xmlns:a="http://schemas.openxmlformats.org/drawingml/2006/main">
                  <a:graphicData uri="http://schemas.microsoft.com/office/word/2010/wordprocessingShape">
                    <wps:wsp>
                      <wps:cNvCnPr/>
                      <wps:spPr>
                        <a:xfrm>
                          <a:off x="0" y="0"/>
                          <a:ext cx="0" cy="1918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rto="http://schemas.microsoft.com/office/word/2006/arto">
            <w:pict>
              <v:line w14:anchorId="107363A6" id="直線コネクタ 51" o:spid="_x0000_s1026" style="position:absolute;left:0;text-align:left;z-index:251855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6.05pt,6.05pt" to="166.05pt,1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" strokecolor="black [3200]" strokeweight=".5pt">
                <v:stroke joinstyle="miter"/>
              </v:line>
            </w:pict>
          </mc:Fallback>
        </mc:AlternateContent>
      </w:r>
      <w:r>
        <w:rPr>
          <w:noProof/>
        </w:rPr>
        <mc:AlternateContent>
          <mc:Choice Requires="wps">
            <w:drawing>
              <wp:anchor distT="0" distB="0" distL="114300" distR="114300" simplePos="0" relativeHeight="251658260" behindDoc="0" locked="0" layoutInCell="1" allowOverlap="1" wp14:anchorId="3E9769A4" wp14:editId="4332C5BC">
                <wp:simplePos x="0" y="0"/>
                <wp:positionH relativeFrom="column">
                  <wp:posOffset>1007842</wp:posOffset>
                </wp:positionH>
                <wp:positionV relativeFrom="paragraph">
                  <wp:posOffset>76756</wp:posOffset>
                </wp:positionV>
                <wp:extent cx="0" cy="1918905"/>
                <wp:effectExtent l="0" t="0" r="38100" b="24765"/>
                <wp:wrapNone/>
                <wp:docPr id="52" name="Straight Connector 52"/>
                <wp:cNvGraphicFramePr/>
                <a:graphic xmlns:a="http://schemas.openxmlformats.org/drawingml/2006/main">
                  <a:graphicData uri="http://schemas.microsoft.com/office/word/2010/wordprocessingShape">
                    <wps:wsp>
                      <wps:cNvCnPr/>
                      <wps:spPr>
                        <a:xfrm>
                          <a:off x="0" y="0"/>
                          <a:ext cx="0" cy="19189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rto="http://schemas.microsoft.com/office/word/2006/arto">
            <w:pict>
              <v:line w14:anchorId="191A0F5E" id="直線コネクタ 52" o:spid="_x0000_s1026" style="position:absolute;left:0;text-align:left;z-index:251854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9.35pt,6.05pt" to="79.35pt,1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" strokecolor="black [3200]" strokeweight=".5pt">
                <v:stroke joinstyle="miter"/>
              </v:line>
            </w:pict>
          </mc:Fallback>
        </mc:AlternateContent>
      </w:r>
      <w:r w:rsidR="0036188D">
        <w:rPr>
          <w:noProof/>
        </w:rPr>
        <mc:AlternateContent>
          <mc:Choice Requires="wps">
            <w:drawing>
              <wp:anchor distT="0" distB="0" distL="114300" distR="114300" simplePos="0" relativeHeight="251658276" behindDoc="0" locked="0" layoutInCell="1" allowOverlap="1" wp14:anchorId="1EF1584E" wp14:editId="3D98374D">
                <wp:simplePos x="0" y="0"/>
                <wp:positionH relativeFrom="column">
                  <wp:posOffset>1044575</wp:posOffset>
                </wp:positionH>
                <wp:positionV relativeFrom="paragraph">
                  <wp:posOffset>132877</wp:posOffset>
                </wp:positionV>
                <wp:extent cx="1295400" cy="129540"/>
                <wp:effectExtent l="0" t="0" r="0" b="3810"/>
                <wp:wrapNone/>
                <wp:docPr id="86" name="Text Box 86"/>
                <wp:cNvGraphicFramePr/>
                <a:graphic xmlns:a="http://schemas.openxmlformats.org/drawingml/2006/main">
                  <a:graphicData uri="http://schemas.microsoft.com/office/word/2010/wordprocessingShape">
                    <wps:wsp>
                      <wps:cNvSpPr txBox="1"/>
                      <wps:spPr>
                        <a:xfrm>
                          <a:off x="0" y="0"/>
                          <a:ext cx="1295400" cy="129540"/>
                        </a:xfrm>
                        <a:prstGeom prst="rect">
                          <a:avLst/>
                        </a:prstGeom>
                        <a:noFill/>
                        <a:ln w="6350">
                          <a:noFill/>
                        </a:ln>
                      </wps:spPr>
                      <wps:txbx>
                        <w:txbxContent>
                          <w:p w14:paraId="5C6046DC" w14:textId="33752E45" w:rsidR="00392863" w:rsidRPr="004A778D" w:rsidRDefault="00820D8A" w:rsidP="00392863">
                            <w:pPr>
                              <w:snapToGrid w:val="0"/>
                              <w:spacing w:line="100" w:lineRule="atLeast"/>
                              <w:jc w:val="left"/>
                              <w:rPr>
                                <w:sz w:val="12"/>
                                <w:szCs w:val="12"/>
                              </w:rPr>
                            </w:pPr>
                            <w:r>
                              <w:rPr>
                                <w:rFonts w:hint="eastAsia"/>
                                <w:sz w:val="12"/>
                                <w:szCs w:val="12"/>
                              </w:rPr>
                              <w:t>r</w:t>
                            </w:r>
                            <w:r>
                              <w:rPr>
                                <w:sz w:val="12"/>
                                <w:szCs w:val="12"/>
                              </w:rPr>
                              <w:t>eservationControl</w:t>
                            </w:r>
                            <w:r>
                              <w:rPr>
                                <w:rFonts w:hint="eastAsia"/>
                                <w:sz w:val="12"/>
                                <w:szCs w:val="12"/>
                              </w:rPr>
                              <w:t>インスタンス生成</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1584E" id="Text Box 86" o:spid="_x0000_s1087" type="#_x0000_t202" style="position:absolute;left:0;text-align:left;margin-left:82.25pt;margin-top:10.45pt;width:102pt;height:10.2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" filled="f" stroked="f" strokeweight=".5pt">
                <v:textbox inset="0,0,0,0">
                  <w:txbxContent>
                    <w:p w14:paraId="5C6046DC" w14:textId="33752E45" w:rsidR="00392863" w:rsidRPr="004A778D" w:rsidRDefault="00820D8A" w:rsidP="00392863">
                      <w:pPr>
                        <w:snapToGrid w:val="0"/>
                        <w:spacing w:line="100" w:lineRule="atLeast"/>
                        <w:jc w:val="left"/>
                        <w:rPr>
                          <w:sz w:val="12"/>
                          <w:szCs w:val="12"/>
                        </w:rPr>
                      </w:pPr>
                      <w:r>
                        <w:rPr>
                          <w:rFonts w:hint="eastAsia"/>
                          <w:sz w:val="12"/>
                          <w:szCs w:val="12"/>
                        </w:rPr>
                        <w:t>r</w:t>
                      </w:r>
                      <w:r>
                        <w:rPr>
                          <w:sz w:val="12"/>
                          <w:szCs w:val="12"/>
                        </w:rPr>
                        <w:t>eservationControl</w:t>
                      </w:r>
                      <w:r>
                        <w:rPr>
                          <w:rFonts w:hint="eastAsia"/>
                          <w:sz w:val="12"/>
                          <w:szCs w:val="12"/>
                        </w:rPr>
                        <w:t>インスタンス生成</w:t>
                      </w:r>
                    </w:p>
                  </w:txbxContent>
                </v:textbox>
              </v:shape>
            </w:pict>
          </mc:Fallback>
        </mc:AlternateContent>
      </w:r>
      <w:r w:rsidR="008D03D1">
        <w:rPr>
          <w:noProof/>
        </w:rPr>
        <mc:AlternateContent>
          <mc:Choice Requires="wps">
            <w:drawing>
              <wp:anchor distT="0" distB="0" distL="114300" distR="114300" simplePos="0" relativeHeight="251658265" behindDoc="0" locked="0" layoutInCell="1" allowOverlap="1" wp14:anchorId="0BCD61FF" wp14:editId="4744551C">
                <wp:simplePos x="0" y="0"/>
                <wp:positionH relativeFrom="column">
                  <wp:posOffset>977807</wp:posOffset>
                </wp:positionH>
                <wp:positionV relativeFrom="paragraph">
                  <wp:posOffset>176873</wp:posOffset>
                </wp:positionV>
                <wp:extent cx="56733" cy="1158018"/>
                <wp:effectExtent l="0" t="0" r="19685" b="23495"/>
                <wp:wrapNone/>
                <wp:docPr id="33" name="Rectangle 33"/>
                <wp:cNvGraphicFramePr/>
                <a:graphic xmlns:a="http://schemas.openxmlformats.org/drawingml/2006/main">
                  <a:graphicData uri="http://schemas.microsoft.com/office/word/2010/wordprocessingShape">
                    <wps:wsp>
                      <wps:cNvSpPr/>
                      <wps:spPr>
                        <a:xfrm>
                          <a:off x="0" y="0"/>
                          <a:ext cx="56733" cy="1158018"/>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0C5C4F77" id="正方形/長方形 33" o:spid="_x0000_s1026" style="position:absolute;left:0;text-align:left;margin-left:77pt;margin-top:13.95pt;width:4.45pt;height:91.2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" fillcolor="white [3212]" strokecolor="black [3213]" strokeweight=".5pt"/>
            </w:pict>
          </mc:Fallback>
        </mc:AlternateContent>
      </w:r>
      <w:r w:rsidR="00667C76">
        <w:rPr>
          <w:noProof/>
        </w:rPr>
        <mc:AlternateContent>
          <mc:Choice Requires="wps">
            <w:drawing>
              <wp:anchor distT="0" distB="0" distL="114300" distR="114300" simplePos="0" relativeHeight="251658266" behindDoc="0" locked="0" layoutInCell="1" allowOverlap="1" wp14:anchorId="51605682" wp14:editId="2381F794">
                <wp:simplePos x="0" y="0"/>
                <wp:positionH relativeFrom="column">
                  <wp:posOffset>5147310</wp:posOffset>
                </wp:positionH>
                <wp:positionV relativeFrom="paragraph">
                  <wp:posOffset>216535</wp:posOffset>
                </wp:positionV>
                <wp:extent cx="67310" cy="106680"/>
                <wp:effectExtent l="0" t="0" r="27940" b="26670"/>
                <wp:wrapNone/>
                <wp:docPr id="54" name="Rectangle 54"/>
                <wp:cNvGraphicFramePr/>
                <a:graphic xmlns:a="http://schemas.openxmlformats.org/drawingml/2006/main">
                  <a:graphicData uri="http://schemas.microsoft.com/office/word/2010/wordprocessingShape">
                    <wps:wsp>
                      <wps:cNvSpPr/>
                      <wps:spPr>
                        <a:xfrm>
                          <a:off x="0" y="0"/>
                          <a:ext cx="67310" cy="1066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79C34388" id="正方形/長方形 54" o:spid="_x0000_s1026" style="position:absolute;left:0;text-align:left;margin-left:405.3pt;margin-top:17.05pt;width:5.3pt;height:8.4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" fillcolor="white [3212]" strokecolor="black [3213]" strokeweight=".5pt"/>
            </w:pict>
          </mc:Fallback>
        </mc:AlternateContent>
      </w:r>
      <w:r w:rsidR="00667C76">
        <w:rPr>
          <w:noProof/>
        </w:rPr>
        <mc:AlternateContent>
          <mc:Choice Requires="wps">
            <w:drawing>
              <wp:anchor distT="0" distB="0" distL="114300" distR="114300" simplePos="0" relativeHeight="251658267" behindDoc="0" locked="0" layoutInCell="1" allowOverlap="1" wp14:anchorId="428D98EA" wp14:editId="4C03AB87">
                <wp:simplePos x="0" y="0"/>
                <wp:positionH relativeFrom="column">
                  <wp:posOffset>5147310</wp:posOffset>
                </wp:positionH>
                <wp:positionV relativeFrom="paragraph">
                  <wp:posOffset>370205</wp:posOffset>
                </wp:positionV>
                <wp:extent cx="66675" cy="570230"/>
                <wp:effectExtent l="0" t="0" r="28575" b="20320"/>
                <wp:wrapNone/>
                <wp:docPr id="63" name="Rectangle 63"/>
                <wp:cNvGraphicFramePr/>
                <a:graphic xmlns:a="http://schemas.openxmlformats.org/drawingml/2006/main">
                  <a:graphicData uri="http://schemas.microsoft.com/office/word/2010/wordprocessingShape">
                    <wps:wsp>
                      <wps:cNvSpPr/>
                      <wps:spPr>
                        <a:xfrm>
                          <a:off x="0" y="0"/>
                          <a:ext cx="66675" cy="57023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1FD2FA66" id="正方形/長方形 63" o:spid="_x0000_s1026" style="position:absolute;left:0;text-align:left;margin-left:405.3pt;margin-top:29.15pt;width:5.25pt;height:44.9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" fillcolor="white [3212]" strokecolor="black [3213]" strokeweight=".5pt"/>
            </w:pict>
          </mc:Fallback>
        </mc:AlternateContent>
      </w:r>
      <w:r w:rsidR="00667C76">
        <w:rPr>
          <w:noProof/>
        </w:rPr>
        <mc:AlternateContent>
          <mc:Choice Requires="wps">
            <w:drawing>
              <wp:anchor distT="0" distB="0" distL="114300" distR="114300" simplePos="0" relativeHeight="251658277" behindDoc="0" locked="0" layoutInCell="1" allowOverlap="1" wp14:anchorId="2ED051A5" wp14:editId="138E6A6E">
                <wp:simplePos x="0" y="0"/>
                <wp:positionH relativeFrom="column">
                  <wp:posOffset>5217957</wp:posOffset>
                </wp:positionH>
                <wp:positionV relativeFrom="paragraph">
                  <wp:posOffset>183515</wp:posOffset>
                </wp:positionV>
                <wp:extent cx="1087755" cy="160020"/>
                <wp:effectExtent l="0" t="0" r="0" b="11430"/>
                <wp:wrapNone/>
                <wp:docPr id="101" name="Text Box 101"/>
                <wp:cNvGraphicFramePr/>
                <a:graphic xmlns:a="http://schemas.openxmlformats.org/drawingml/2006/main">
                  <a:graphicData uri="http://schemas.microsoft.com/office/word/2010/wordprocessingShape">
                    <wps:wsp>
                      <wps:cNvSpPr txBox="1"/>
                      <wps:spPr>
                        <a:xfrm>
                          <a:off x="0" y="0"/>
                          <a:ext cx="1087755" cy="160020"/>
                        </a:xfrm>
                        <a:prstGeom prst="rect">
                          <a:avLst/>
                        </a:prstGeom>
                        <a:noFill/>
                        <a:ln w="6350">
                          <a:noFill/>
                        </a:ln>
                      </wps:spPr>
                      <wps:txbx>
                        <w:txbxContent>
                          <w:p w14:paraId="3DEC9F1E" w14:textId="183C778C" w:rsidR="00A552C9" w:rsidRPr="004B7BD5" w:rsidRDefault="00A552C9" w:rsidP="00A552C9">
                            <w:pPr>
                              <w:snapToGrid w:val="0"/>
                              <w:spacing w:line="100" w:lineRule="atLeast"/>
                              <w:jc w:val="left"/>
                              <w:rPr>
                                <w:i/>
                                <w:iCs/>
                                <w:sz w:val="12"/>
                                <w:szCs w:val="12"/>
                              </w:rPr>
                            </w:pPr>
                            <w:r w:rsidRPr="004B7BD5">
                              <w:rPr>
                                <w:i/>
                                <w:iCs/>
                                <w:sz w:val="12"/>
                                <w:szCs w:val="12"/>
                              </w:rPr>
                              <w:t>flagLogin</w:t>
                            </w:r>
                            <w:r w:rsidRPr="004B7BD5">
                              <w:rPr>
                                <w:rFonts w:hint="eastAsia"/>
                                <w:i/>
                                <w:iCs/>
                                <w:sz w:val="12"/>
                                <w:szCs w:val="12"/>
                              </w:rPr>
                              <w:t>を非ログインに設定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051A5" id="Text Box 101" o:spid="_x0000_s1088" type="#_x0000_t202" style="position:absolute;left:0;text-align:left;margin-left:410.85pt;margin-top:14.45pt;width:85.65pt;height:12.6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" filled="f" stroked="f" strokeweight=".5pt">
                <v:textbox inset="0,0,0,0">
                  <w:txbxContent>
                    <w:p w14:paraId="3DEC9F1E" w14:textId="183C778C" w:rsidR="00A552C9" w:rsidRPr="004B7BD5" w:rsidRDefault="00A552C9" w:rsidP="00A552C9">
                      <w:pPr>
                        <w:snapToGrid w:val="0"/>
                        <w:spacing w:line="100" w:lineRule="atLeast"/>
                        <w:jc w:val="left"/>
                        <w:rPr>
                          <w:i/>
                          <w:iCs/>
                          <w:sz w:val="12"/>
                          <w:szCs w:val="12"/>
                        </w:rPr>
                      </w:pPr>
                      <w:r w:rsidRPr="004B7BD5">
                        <w:rPr>
                          <w:i/>
                          <w:iCs/>
                          <w:sz w:val="12"/>
                          <w:szCs w:val="12"/>
                        </w:rPr>
                        <w:t>flagLogin</w:t>
                      </w:r>
                      <w:r w:rsidRPr="004B7BD5">
                        <w:rPr>
                          <w:rFonts w:hint="eastAsia"/>
                          <w:i/>
                          <w:iCs/>
                          <w:sz w:val="12"/>
                          <w:szCs w:val="12"/>
                        </w:rPr>
                        <w:t>を非ログインに設定</w:t>
                      </w:r>
                    </w:p>
                  </w:txbxContent>
                </v:textbox>
              </v:shape>
            </w:pict>
          </mc:Fallback>
        </mc:AlternateContent>
      </w:r>
    </w:p>
    <w:p w14:paraId="594D85C8" w14:textId="199662A5" w:rsidR="00990452" w:rsidRDefault="008E4035" w:rsidP="00990452">
      <w:r>
        <w:rPr>
          <w:noProof/>
        </w:rPr>
        <mc:AlternateContent>
          <mc:Choice Requires="wps">
            <w:drawing>
              <wp:anchor distT="0" distB="0" distL="114300" distR="114300" simplePos="0" relativeHeight="251658281" behindDoc="0" locked="0" layoutInCell="1" allowOverlap="1" wp14:anchorId="063A040C" wp14:editId="2517CCB5">
                <wp:simplePos x="0" y="0"/>
                <wp:positionH relativeFrom="column">
                  <wp:posOffset>2135343</wp:posOffset>
                </wp:positionH>
                <wp:positionV relativeFrom="paragraph">
                  <wp:posOffset>157480</wp:posOffset>
                </wp:positionV>
                <wp:extent cx="3002883" cy="0"/>
                <wp:effectExtent l="0" t="76200" r="26670" b="95250"/>
                <wp:wrapNone/>
                <wp:docPr id="117" name="Straight Arrow Connector 117"/>
                <wp:cNvGraphicFramePr/>
                <a:graphic xmlns:a="http://schemas.openxmlformats.org/drawingml/2006/main">
                  <a:graphicData uri="http://schemas.microsoft.com/office/word/2010/wordprocessingShape">
                    <wps:wsp>
                      <wps:cNvCnPr/>
                      <wps:spPr>
                        <a:xfrm>
                          <a:off x="0" y="0"/>
                          <a:ext cx="30028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arto="http://schemas.microsoft.com/office/word/2006/arto">
            <w:pict>
              <v:shape w14:anchorId="278B82CA" id="直線矢印コネクタ 117" o:spid="_x0000_s1026" type="#_x0000_t32" style="position:absolute;left:0;text-align:left;margin-left:168.15pt;margin-top:12.4pt;width:236.45pt;height:0;z-index:25189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" strokecolor="black [3200]" strokeweight=".5pt">
                <v:stroke endarrow="block" joinstyle="miter"/>
              </v:shape>
            </w:pict>
          </mc:Fallback>
        </mc:AlternateContent>
      </w:r>
      <w:r>
        <w:rPr>
          <w:noProof/>
        </w:rPr>
        <mc:AlternateContent>
          <mc:Choice Requires="wps">
            <w:drawing>
              <wp:anchor distT="0" distB="0" distL="114300" distR="114300" simplePos="0" relativeHeight="251658282" behindDoc="0" locked="0" layoutInCell="1" allowOverlap="1" wp14:anchorId="18B590E5" wp14:editId="1D14FE11">
                <wp:simplePos x="0" y="0"/>
                <wp:positionH relativeFrom="column">
                  <wp:posOffset>1044552</wp:posOffset>
                </wp:positionH>
                <wp:positionV relativeFrom="paragraph">
                  <wp:posOffset>14460</wp:posOffset>
                </wp:positionV>
                <wp:extent cx="4101451" cy="557"/>
                <wp:effectExtent l="0" t="76200" r="13970" b="95250"/>
                <wp:wrapNone/>
                <wp:docPr id="118" name="Straight Arrow Connector 118"/>
                <wp:cNvGraphicFramePr/>
                <a:graphic xmlns:a="http://schemas.openxmlformats.org/drawingml/2006/main">
                  <a:graphicData uri="http://schemas.microsoft.com/office/word/2010/wordprocessingShape">
                    <wps:wsp>
                      <wps:cNvCnPr/>
                      <wps:spPr>
                        <a:xfrm>
                          <a:off x="0" y="0"/>
                          <a:ext cx="4101451" cy="5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arto="http://schemas.microsoft.com/office/word/2006/arto">
            <w:pict>
              <v:shape w14:anchorId="70441884" id="直線矢印コネクタ 118" o:spid="_x0000_s1026" type="#_x0000_t32" style="position:absolute;left:0;text-align:left;margin-left:82.25pt;margin-top:1.15pt;width:322.95pt;height:.05pt;z-index:25189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" strokecolor="black [3200]" strokeweight=".5pt">
                <v:stroke endarrow="block" joinstyle="miter"/>
              </v:shape>
            </w:pict>
          </mc:Fallback>
        </mc:AlternateContent>
      </w:r>
      <w:r>
        <w:rPr>
          <w:noProof/>
        </w:rPr>
        <mc:AlternateContent>
          <mc:Choice Requires="wps">
            <w:drawing>
              <wp:anchor distT="0" distB="0" distL="114300" distR="114300" simplePos="0" relativeHeight="251658280" behindDoc="0" locked="0" layoutInCell="1" allowOverlap="1" wp14:anchorId="4593BB45" wp14:editId="56AC2517">
                <wp:simplePos x="0" y="0"/>
                <wp:positionH relativeFrom="column">
                  <wp:posOffset>1044553</wp:posOffset>
                </wp:positionH>
                <wp:positionV relativeFrom="paragraph">
                  <wp:posOffset>131264</wp:posOffset>
                </wp:positionV>
                <wp:extent cx="1027866" cy="41"/>
                <wp:effectExtent l="0" t="76200" r="20320" b="95250"/>
                <wp:wrapNone/>
                <wp:docPr id="116" name="Straight Arrow Connector 116"/>
                <wp:cNvGraphicFramePr/>
                <a:graphic xmlns:a="http://schemas.openxmlformats.org/drawingml/2006/main">
                  <a:graphicData uri="http://schemas.microsoft.com/office/word/2010/wordprocessingShape">
                    <wps:wsp>
                      <wps:cNvCnPr/>
                      <wps:spPr>
                        <a:xfrm>
                          <a:off x="0" y="0"/>
                          <a:ext cx="1027866" cy="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64C2734D" id="直線矢印コネクタ 116" o:spid="_x0000_s1026" type="#_x0000_t32" style="position:absolute;left:0;text-align:left;margin-left:82.25pt;margin-top:10.35pt;width:80.95pt;height:0;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58278" behindDoc="0" locked="0" layoutInCell="1" allowOverlap="1" wp14:anchorId="5CDDB380" wp14:editId="5995AF30">
                <wp:simplePos x="0" y="0"/>
                <wp:positionH relativeFrom="column">
                  <wp:posOffset>1034563</wp:posOffset>
                </wp:positionH>
                <wp:positionV relativeFrom="paragraph">
                  <wp:posOffset>14605</wp:posOffset>
                </wp:positionV>
                <wp:extent cx="1077595" cy="116205"/>
                <wp:effectExtent l="0" t="0" r="8255" b="0"/>
                <wp:wrapNone/>
                <wp:docPr id="107" name="Text Box 107"/>
                <wp:cNvGraphicFramePr/>
                <a:graphic xmlns:a="http://schemas.openxmlformats.org/drawingml/2006/main">
                  <a:graphicData uri="http://schemas.microsoft.com/office/word/2010/wordprocessingShape">
                    <wps:wsp>
                      <wps:cNvSpPr txBox="1"/>
                      <wps:spPr>
                        <a:xfrm>
                          <a:off x="0" y="0"/>
                          <a:ext cx="1077595" cy="116205"/>
                        </a:xfrm>
                        <a:prstGeom prst="rect">
                          <a:avLst/>
                        </a:prstGeom>
                        <a:noFill/>
                        <a:ln w="6350">
                          <a:noFill/>
                        </a:ln>
                      </wps:spPr>
                      <wps:txbx>
                        <w:txbxContent>
                          <w:p w14:paraId="2D8ECF16" w14:textId="5B1A0E70" w:rsidR="009F6328" w:rsidRPr="004A778D" w:rsidRDefault="00521C62" w:rsidP="009F6328">
                            <w:pPr>
                              <w:snapToGrid w:val="0"/>
                              <w:spacing w:line="100" w:lineRule="atLeast"/>
                              <w:jc w:val="left"/>
                              <w:rPr>
                                <w:sz w:val="12"/>
                                <w:szCs w:val="12"/>
                              </w:rPr>
                            </w:pPr>
                            <w:r>
                              <w:rPr>
                                <w:rFonts w:hint="eastAsia"/>
                                <w:sz w:val="12"/>
                                <w:szCs w:val="12"/>
                              </w:rPr>
                              <w:t>mainFrameインスタンス生成</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DB380" id="Text Box 107" o:spid="_x0000_s1089" type="#_x0000_t202" style="position:absolute;left:0;text-align:left;margin-left:81.45pt;margin-top:1.15pt;width:84.85pt;height:9.15pt;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" filled="f" stroked="f" strokeweight=".5pt">
                <v:textbox inset="0,0,0,0">
                  <w:txbxContent>
                    <w:p w14:paraId="2D8ECF16" w14:textId="5B1A0E70" w:rsidR="009F6328" w:rsidRPr="004A778D" w:rsidRDefault="00521C62" w:rsidP="009F6328">
                      <w:pPr>
                        <w:snapToGrid w:val="0"/>
                        <w:spacing w:line="100" w:lineRule="atLeast"/>
                        <w:jc w:val="left"/>
                        <w:rPr>
                          <w:sz w:val="12"/>
                          <w:szCs w:val="12"/>
                        </w:rPr>
                      </w:pPr>
                      <w:r>
                        <w:rPr>
                          <w:rFonts w:hint="eastAsia"/>
                          <w:sz w:val="12"/>
                          <w:szCs w:val="12"/>
                        </w:rPr>
                        <w:t>mainFrameインスタンス生成</w:t>
                      </w:r>
                    </w:p>
                  </w:txbxContent>
                </v:textbox>
              </v:shape>
            </w:pict>
          </mc:Fallback>
        </mc:AlternateContent>
      </w:r>
      <w:r>
        <w:rPr>
          <w:noProof/>
        </w:rPr>
        <mc:AlternateContent>
          <mc:Choice Requires="wps">
            <w:drawing>
              <wp:anchor distT="0" distB="0" distL="114300" distR="114300" simplePos="0" relativeHeight="251658279" behindDoc="0" locked="0" layoutInCell="1" allowOverlap="1" wp14:anchorId="33DB081B" wp14:editId="5E6EAB3D">
                <wp:simplePos x="0" y="0"/>
                <wp:positionH relativeFrom="column">
                  <wp:posOffset>2075653</wp:posOffset>
                </wp:positionH>
                <wp:positionV relativeFrom="paragraph">
                  <wp:posOffset>71120</wp:posOffset>
                </wp:positionV>
                <wp:extent cx="67945" cy="727075"/>
                <wp:effectExtent l="0" t="0" r="27305" b="15875"/>
                <wp:wrapNone/>
                <wp:docPr id="113" name="Rectangle 113"/>
                <wp:cNvGraphicFramePr/>
                <a:graphic xmlns:a="http://schemas.openxmlformats.org/drawingml/2006/main">
                  <a:graphicData uri="http://schemas.microsoft.com/office/word/2010/wordprocessingShape">
                    <wps:wsp>
                      <wps:cNvSpPr/>
                      <wps:spPr>
                        <a:xfrm>
                          <a:off x="0" y="0"/>
                          <a:ext cx="67945" cy="727075"/>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52AB6319" id="正方形/長方形 113" o:spid="_x0000_s1026" style="position:absolute;left:0;text-align:left;margin-left:163.45pt;margin-top:5.6pt;width:5.35pt;height:57.2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" fillcolor="white [3212]" strokecolor="black [3213]" strokeweight=".5pt"/>
            </w:pict>
          </mc:Fallback>
        </mc:AlternateContent>
      </w:r>
      <w:r w:rsidR="00667C76">
        <w:rPr>
          <w:noProof/>
        </w:rPr>
        <mc:AlternateContent>
          <mc:Choice Requires="wps">
            <w:drawing>
              <wp:anchor distT="0" distB="0" distL="114300" distR="114300" simplePos="0" relativeHeight="251658290" behindDoc="0" locked="0" layoutInCell="1" allowOverlap="1" wp14:anchorId="6FB45C46" wp14:editId="0A6BBC81">
                <wp:simplePos x="0" y="0"/>
                <wp:positionH relativeFrom="column">
                  <wp:posOffset>5219065</wp:posOffset>
                </wp:positionH>
                <wp:positionV relativeFrom="paragraph">
                  <wp:posOffset>201457</wp:posOffset>
                </wp:positionV>
                <wp:extent cx="1039008" cy="0"/>
                <wp:effectExtent l="0" t="76200" r="27940" b="95250"/>
                <wp:wrapNone/>
                <wp:docPr id="166" name="Straight Arrow Connector 166"/>
                <wp:cNvGraphicFramePr/>
                <a:graphic xmlns:a="http://schemas.openxmlformats.org/drawingml/2006/main">
                  <a:graphicData uri="http://schemas.microsoft.com/office/word/2010/wordprocessingShape">
                    <wps:wsp>
                      <wps:cNvCnPr/>
                      <wps:spPr>
                        <a:xfrm>
                          <a:off x="0" y="0"/>
                          <a:ext cx="10390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696A2B83" id="直線矢印コネクタ 166" o:spid="_x0000_s1026" type="#_x0000_t32" style="position:absolute;left:0;text-align:left;margin-left:410.95pt;margin-top:15.85pt;width:81.8pt;height:0;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" strokecolor="black [3200]" strokeweight=".5pt">
                <v:stroke endarrow="block" joinstyle="miter"/>
              </v:shape>
            </w:pict>
          </mc:Fallback>
        </mc:AlternateContent>
      </w:r>
      <w:r w:rsidR="00667C76">
        <w:rPr>
          <w:noProof/>
        </w:rPr>
        <mc:AlternateContent>
          <mc:Choice Requires="wps">
            <w:drawing>
              <wp:anchor distT="0" distB="0" distL="114300" distR="114300" simplePos="0" relativeHeight="251658272" behindDoc="0" locked="0" layoutInCell="1" allowOverlap="1" wp14:anchorId="225C9815" wp14:editId="05127365">
                <wp:simplePos x="0" y="0"/>
                <wp:positionH relativeFrom="column">
                  <wp:posOffset>5250815</wp:posOffset>
                </wp:positionH>
                <wp:positionV relativeFrom="paragraph">
                  <wp:posOffset>361950</wp:posOffset>
                </wp:positionV>
                <wp:extent cx="927100" cy="127000"/>
                <wp:effectExtent l="0" t="0" r="6350" b="6350"/>
                <wp:wrapNone/>
                <wp:docPr id="75" name="Text Box 75"/>
                <wp:cNvGraphicFramePr/>
                <a:graphic xmlns:a="http://schemas.openxmlformats.org/drawingml/2006/main">
                  <a:graphicData uri="http://schemas.microsoft.com/office/word/2010/wordprocessingShape">
                    <wps:wsp>
                      <wps:cNvSpPr txBox="1"/>
                      <wps:spPr>
                        <a:xfrm>
                          <a:off x="0" y="0"/>
                          <a:ext cx="927100" cy="127000"/>
                        </a:xfrm>
                        <a:prstGeom prst="rect">
                          <a:avLst/>
                        </a:prstGeom>
                        <a:noFill/>
                        <a:ln w="6350">
                          <a:noFill/>
                        </a:ln>
                      </wps:spPr>
                      <wps:txbx>
                        <w:txbxContent>
                          <w:p w14:paraId="02E3B1D2" w14:textId="5EB6BCC1" w:rsidR="00990452" w:rsidRPr="004A778D" w:rsidRDefault="00553AD3" w:rsidP="00990452">
                            <w:pPr>
                              <w:snapToGrid w:val="0"/>
                              <w:spacing w:line="100" w:lineRule="atLeast"/>
                              <w:jc w:val="left"/>
                              <w:rPr>
                                <w:sz w:val="12"/>
                                <w:szCs w:val="12"/>
                              </w:rPr>
                            </w:pPr>
                            <w:r>
                              <w:rPr>
                                <w:rFonts w:hint="eastAsia"/>
                                <w:sz w:val="12"/>
                                <w:szCs w:val="12"/>
                              </w:rPr>
                              <w:t>全てのfacilityデータ取得</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C9815" id="Text Box 75" o:spid="_x0000_s1090" type="#_x0000_t202" style="position:absolute;left:0;text-align:left;margin-left:413.45pt;margin-top:28.5pt;width:73pt;height:10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" filled="f" stroked="f" strokeweight=".5pt">
                <v:textbox inset="0,0,0,0">
                  <w:txbxContent>
                    <w:p w14:paraId="02E3B1D2" w14:textId="5EB6BCC1" w:rsidR="00990452" w:rsidRPr="004A778D" w:rsidRDefault="00553AD3" w:rsidP="00990452">
                      <w:pPr>
                        <w:snapToGrid w:val="0"/>
                        <w:spacing w:line="100" w:lineRule="atLeast"/>
                        <w:jc w:val="left"/>
                        <w:rPr>
                          <w:sz w:val="12"/>
                          <w:szCs w:val="12"/>
                        </w:rPr>
                      </w:pPr>
                      <w:r>
                        <w:rPr>
                          <w:rFonts w:hint="eastAsia"/>
                          <w:sz w:val="12"/>
                          <w:szCs w:val="12"/>
                        </w:rPr>
                        <w:t>全てのfacilityデータ取得</w:t>
                      </w:r>
                    </w:p>
                  </w:txbxContent>
                </v:textbox>
              </v:shape>
            </w:pict>
          </mc:Fallback>
        </mc:AlternateContent>
      </w:r>
      <w:r w:rsidR="00667C76">
        <w:rPr>
          <w:noProof/>
        </w:rPr>
        <mc:AlternateContent>
          <mc:Choice Requires="wps">
            <w:drawing>
              <wp:anchor distT="0" distB="0" distL="114300" distR="114300" simplePos="0" relativeHeight="251658268" behindDoc="0" locked="0" layoutInCell="1" allowOverlap="1" wp14:anchorId="306AE196" wp14:editId="43D82DD0">
                <wp:simplePos x="0" y="0"/>
                <wp:positionH relativeFrom="column">
                  <wp:posOffset>5322570</wp:posOffset>
                </wp:positionH>
                <wp:positionV relativeFrom="paragraph">
                  <wp:posOffset>90805</wp:posOffset>
                </wp:positionV>
                <wp:extent cx="859790" cy="127000"/>
                <wp:effectExtent l="0" t="0" r="0" b="6350"/>
                <wp:wrapNone/>
                <wp:docPr id="58" name="Text Box 58"/>
                <wp:cNvGraphicFramePr/>
                <a:graphic xmlns:a="http://schemas.openxmlformats.org/drawingml/2006/main">
                  <a:graphicData uri="http://schemas.microsoft.com/office/word/2010/wordprocessingShape">
                    <wps:wsp>
                      <wps:cNvSpPr txBox="1"/>
                      <wps:spPr>
                        <a:xfrm>
                          <a:off x="0" y="0"/>
                          <a:ext cx="859790" cy="127000"/>
                        </a:xfrm>
                        <a:prstGeom prst="rect">
                          <a:avLst/>
                        </a:prstGeom>
                        <a:noFill/>
                        <a:ln w="6350">
                          <a:noFill/>
                        </a:ln>
                      </wps:spPr>
                      <wps:txbx>
                        <w:txbxContent>
                          <w:p w14:paraId="1DD21608" w14:textId="77777777" w:rsidR="00990452" w:rsidRPr="004A778D" w:rsidRDefault="00990452" w:rsidP="00990452">
                            <w:pPr>
                              <w:snapToGrid w:val="0"/>
                              <w:spacing w:line="100" w:lineRule="atLeast"/>
                              <w:jc w:val="left"/>
                              <w:rPr>
                                <w:sz w:val="12"/>
                                <w:szCs w:val="12"/>
                              </w:rPr>
                            </w:pPr>
                            <w:r>
                              <w:rPr>
                                <w:rFonts w:hint="eastAsia"/>
                                <w:sz w:val="12"/>
                                <w:szCs w:val="12"/>
                              </w:rPr>
                              <w:t>connect</w:t>
                            </w:r>
                            <w:r>
                              <w:rPr>
                                <w:sz w:val="12"/>
                                <w:szCs w:val="12"/>
                              </w:rPr>
                              <w:t>DB(</w:t>
                            </w:r>
                            <w:r>
                              <w:rPr>
                                <w:rFonts w:hint="eastAsia"/>
                                <w:sz w:val="12"/>
                                <w:szCs w:val="12"/>
                              </w:rPr>
                              <w:t>DBに接続)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E196" id="Text Box 58" o:spid="_x0000_s1091" type="#_x0000_t202" style="position:absolute;left:0;text-align:left;margin-left:419.1pt;margin-top:7.15pt;width:67.7pt;height:10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" filled="f" stroked="f" strokeweight=".5pt">
                <v:textbox inset="0,0,0,0">
                  <w:txbxContent>
                    <w:p w14:paraId="1DD21608" w14:textId="77777777" w:rsidR="00990452" w:rsidRPr="004A778D" w:rsidRDefault="00990452" w:rsidP="00990452">
                      <w:pPr>
                        <w:snapToGrid w:val="0"/>
                        <w:spacing w:line="100" w:lineRule="atLeast"/>
                        <w:jc w:val="left"/>
                        <w:rPr>
                          <w:sz w:val="12"/>
                          <w:szCs w:val="12"/>
                        </w:rPr>
                      </w:pPr>
                      <w:r>
                        <w:rPr>
                          <w:rFonts w:hint="eastAsia"/>
                          <w:sz w:val="12"/>
                          <w:szCs w:val="12"/>
                        </w:rPr>
                        <w:t>connect</w:t>
                      </w:r>
                      <w:r>
                        <w:rPr>
                          <w:sz w:val="12"/>
                          <w:szCs w:val="12"/>
                        </w:rPr>
                        <w:t>DB(</w:t>
                      </w:r>
                      <w:r>
                        <w:rPr>
                          <w:rFonts w:hint="eastAsia"/>
                          <w:sz w:val="12"/>
                          <w:szCs w:val="12"/>
                        </w:rPr>
                        <w:t>DBに接続)</w:t>
                      </w:r>
                    </w:p>
                  </w:txbxContent>
                </v:textbox>
              </v:shape>
            </w:pict>
          </mc:Fallback>
        </mc:AlternateContent>
      </w:r>
      <w:r w:rsidR="00667C76">
        <w:rPr>
          <w:noProof/>
        </w:rPr>
        <mc:AlternateContent>
          <mc:Choice Requires="wps">
            <w:drawing>
              <wp:anchor distT="0" distB="0" distL="114300" distR="114300" simplePos="0" relativeHeight="251658274" behindDoc="0" locked="0" layoutInCell="1" allowOverlap="1" wp14:anchorId="218509E1" wp14:editId="7F3756B1">
                <wp:simplePos x="0" y="0"/>
                <wp:positionH relativeFrom="column">
                  <wp:posOffset>5320665</wp:posOffset>
                </wp:positionH>
                <wp:positionV relativeFrom="paragraph">
                  <wp:posOffset>494665</wp:posOffset>
                </wp:positionV>
                <wp:extent cx="859790" cy="127000"/>
                <wp:effectExtent l="0" t="0" r="0" b="6350"/>
                <wp:wrapNone/>
                <wp:docPr id="74" name="Text Box 74"/>
                <wp:cNvGraphicFramePr/>
                <a:graphic xmlns:a="http://schemas.openxmlformats.org/drawingml/2006/main">
                  <a:graphicData uri="http://schemas.microsoft.com/office/word/2010/wordprocessingShape">
                    <wps:wsp>
                      <wps:cNvSpPr txBox="1"/>
                      <wps:spPr>
                        <a:xfrm>
                          <a:off x="0" y="0"/>
                          <a:ext cx="859790" cy="127000"/>
                        </a:xfrm>
                        <a:prstGeom prst="rect">
                          <a:avLst/>
                        </a:prstGeom>
                        <a:noFill/>
                        <a:ln w="6350">
                          <a:noFill/>
                        </a:ln>
                      </wps:spPr>
                      <wps:txbx>
                        <w:txbxContent>
                          <w:p w14:paraId="18BE114E" w14:textId="77777777" w:rsidR="00990452" w:rsidRPr="004A778D" w:rsidRDefault="00990452" w:rsidP="00990452">
                            <w:pPr>
                              <w:snapToGrid w:val="0"/>
                              <w:spacing w:line="100" w:lineRule="atLeast"/>
                              <w:jc w:val="left"/>
                              <w:rPr>
                                <w:sz w:val="12"/>
                                <w:szCs w:val="12"/>
                              </w:rPr>
                            </w:pPr>
                            <w:r>
                              <w:rPr>
                                <w:rFonts w:hint="eastAsia"/>
                                <w:sz w:val="12"/>
                                <w:szCs w:val="12"/>
                              </w:rPr>
                              <w:t>close</w:t>
                            </w:r>
                            <w:r>
                              <w:rPr>
                                <w:sz w:val="12"/>
                                <w:szCs w:val="12"/>
                              </w:rPr>
                              <w:t>DB(</w:t>
                            </w:r>
                            <w:r>
                              <w:rPr>
                                <w:rFonts w:hint="eastAsia"/>
                                <w:sz w:val="12"/>
                                <w:szCs w:val="12"/>
                              </w:rPr>
                              <w:t>DBから切断)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509E1" id="Text Box 74" o:spid="_x0000_s1092" type="#_x0000_t202" style="position:absolute;left:0;text-align:left;margin-left:418.95pt;margin-top:38.95pt;width:67.7pt;height:10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" filled="f" stroked="f" strokeweight=".5pt">
                <v:textbox inset="0,0,0,0">
                  <w:txbxContent>
                    <w:p w14:paraId="18BE114E" w14:textId="77777777" w:rsidR="00990452" w:rsidRPr="004A778D" w:rsidRDefault="00990452" w:rsidP="00990452">
                      <w:pPr>
                        <w:snapToGrid w:val="0"/>
                        <w:spacing w:line="100" w:lineRule="atLeast"/>
                        <w:jc w:val="left"/>
                        <w:rPr>
                          <w:sz w:val="12"/>
                          <w:szCs w:val="12"/>
                        </w:rPr>
                      </w:pPr>
                      <w:r>
                        <w:rPr>
                          <w:rFonts w:hint="eastAsia"/>
                          <w:sz w:val="12"/>
                          <w:szCs w:val="12"/>
                        </w:rPr>
                        <w:t>close</w:t>
                      </w:r>
                      <w:r>
                        <w:rPr>
                          <w:sz w:val="12"/>
                          <w:szCs w:val="12"/>
                        </w:rPr>
                        <w:t>DB(</w:t>
                      </w:r>
                      <w:r>
                        <w:rPr>
                          <w:rFonts w:hint="eastAsia"/>
                          <w:sz w:val="12"/>
                          <w:szCs w:val="12"/>
                        </w:rPr>
                        <w:t>DBから切断)</w:t>
                      </w:r>
                    </w:p>
                  </w:txbxContent>
                </v:textbox>
              </v:shape>
            </w:pict>
          </mc:Fallback>
        </mc:AlternateContent>
      </w:r>
      <w:r w:rsidR="00667C76">
        <w:rPr>
          <w:noProof/>
        </w:rPr>
        <mc:AlternateContent>
          <mc:Choice Requires="wps">
            <w:drawing>
              <wp:anchor distT="0" distB="0" distL="114300" distR="114300" simplePos="0" relativeHeight="251658269" behindDoc="0" locked="0" layoutInCell="1" allowOverlap="1" wp14:anchorId="6E9D6565" wp14:editId="5762613F">
                <wp:simplePos x="0" y="0"/>
                <wp:positionH relativeFrom="column">
                  <wp:posOffset>5337972</wp:posOffset>
                </wp:positionH>
                <wp:positionV relativeFrom="paragraph">
                  <wp:posOffset>220345</wp:posOffset>
                </wp:positionV>
                <wp:extent cx="808355" cy="127000"/>
                <wp:effectExtent l="0" t="0" r="10795" b="6350"/>
                <wp:wrapNone/>
                <wp:docPr id="71" name="Text Box 71"/>
                <wp:cNvGraphicFramePr/>
                <a:graphic xmlns:a="http://schemas.openxmlformats.org/drawingml/2006/main">
                  <a:graphicData uri="http://schemas.microsoft.com/office/word/2010/wordprocessingShape">
                    <wps:wsp>
                      <wps:cNvSpPr txBox="1"/>
                      <wps:spPr>
                        <a:xfrm>
                          <a:off x="0" y="0"/>
                          <a:ext cx="808355" cy="127000"/>
                        </a:xfrm>
                        <a:prstGeom prst="rect">
                          <a:avLst/>
                        </a:prstGeom>
                        <a:noFill/>
                        <a:ln w="6350">
                          <a:noFill/>
                        </a:ln>
                      </wps:spPr>
                      <wps:txbx>
                        <w:txbxContent>
                          <w:p w14:paraId="0B3DE006" w14:textId="77777777" w:rsidR="00990452" w:rsidRPr="004A778D" w:rsidRDefault="00990452" w:rsidP="00990452">
                            <w:pPr>
                              <w:snapToGrid w:val="0"/>
                              <w:spacing w:line="100" w:lineRule="atLeast"/>
                              <w:jc w:val="left"/>
                              <w:rPr>
                                <w:sz w:val="12"/>
                                <w:szCs w:val="12"/>
                              </w:rPr>
                            </w:pPr>
                            <w:r>
                              <w:rPr>
                                <w:rFonts w:hint="eastAsia"/>
                                <w:sz w:val="12"/>
                                <w:szCs w:val="12"/>
                              </w:rPr>
                              <w:t>sqlStmt</w:t>
                            </w:r>
                            <w:r>
                              <w:rPr>
                                <w:sz w:val="12"/>
                                <w:szCs w:val="12"/>
                              </w:rPr>
                              <w:t>.executeQuery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D6565" id="Text Box 71" o:spid="_x0000_s1093" type="#_x0000_t202" style="position:absolute;left:0;text-align:left;margin-left:420.3pt;margin-top:17.35pt;width:63.65pt;height:10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" filled="f" stroked="f" strokeweight=".5pt">
                <v:textbox inset="0,0,0,0">
                  <w:txbxContent>
                    <w:p w14:paraId="0B3DE006" w14:textId="77777777" w:rsidR="00990452" w:rsidRPr="004A778D" w:rsidRDefault="00990452" w:rsidP="00990452">
                      <w:pPr>
                        <w:snapToGrid w:val="0"/>
                        <w:spacing w:line="100" w:lineRule="atLeast"/>
                        <w:jc w:val="left"/>
                        <w:rPr>
                          <w:sz w:val="12"/>
                          <w:szCs w:val="12"/>
                        </w:rPr>
                      </w:pPr>
                      <w:r>
                        <w:rPr>
                          <w:rFonts w:hint="eastAsia"/>
                          <w:sz w:val="12"/>
                          <w:szCs w:val="12"/>
                        </w:rPr>
                        <w:t>sqlStmt</w:t>
                      </w:r>
                      <w:r>
                        <w:rPr>
                          <w:sz w:val="12"/>
                          <w:szCs w:val="12"/>
                        </w:rPr>
                        <w:t>.executeQuery</w:t>
                      </w:r>
                    </w:p>
                  </w:txbxContent>
                </v:textbox>
              </v:shape>
            </w:pict>
          </mc:Fallback>
        </mc:AlternateContent>
      </w:r>
      <w:r w:rsidR="00C20746">
        <w:rPr>
          <w:noProof/>
        </w:rPr>
        <mc:AlternateContent>
          <mc:Choice Requires="wps">
            <w:drawing>
              <wp:anchor distT="0" distB="0" distL="114300" distR="114300" simplePos="0" relativeHeight="251658283" behindDoc="0" locked="0" layoutInCell="1" allowOverlap="1" wp14:anchorId="08FF8169" wp14:editId="4963A280">
                <wp:simplePos x="0" y="0"/>
                <wp:positionH relativeFrom="column">
                  <wp:posOffset>2489571</wp:posOffset>
                </wp:positionH>
                <wp:positionV relativeFrom="paragraph">
                  <wp:posOffset>48391</wp:posOffset>
                </wp:positionV>
                <wp:extent cx="570665" cy="109572"/>
                <wp:effectExtent l="0" t="0" r="1270" b="5080"/>
                <wp:wrapNone/>
                <wp:docPr id="129" name="Text Box 129"/>
                <wp:cNvGraphicFramePr/>
                <a:graphic xmlns:a="http://schemas.openxmlformats.org/drawingml/2006/main">
                  <a:graphicData uri="http://schemas.microsoft.com/office/word/2010/wordprocessingShape">
                    <wps:wsp>
                      <wps:cNvSpPr txBox="1"/>
                      <wps:spPr>
                        <a:xfrm>
                          <a:off x="0" y="0"/>
                          <a:ext cx="570665" cy="109572"/>
                        </a:xfrm>
                        <a:prstGeom prst="rect">
                          <a:avLst/>
                        </a:prstGeom>
                        <a:noFill/>
                        <a:ln w="6350">
                          <a:noFill/>
                        </a:ln>
                      </wps:spPr>
                      <wps:txbx>
                        <w:txbxContent>
                          <w:p w14:paraId="2718AEF3" w14:textId="0B7BA3D9" w:rsidR="00C20746" w:rsidRPr="004A778D" w:rsidRDefault="00A158EC" w:rsidP="00C20746">
                            <w:pPr>
                              <w:snapToGrid w:val="0"/>
                              <w:spacing w:line="100" w:lineRule="atLeast"/>
                              <w:jc w:val="left"/>
                              <w:rPr>
                                <w:sz w:val="12"/>
                                <w:szCs w:val="12"/>
                              </w:rPr>
                            </w:pPr>
                            <w:r>
                              <w:rPr>
                                <w:sz w:val="12"/>
                                <w:szCs w:val="12"/>
                              </w:rPr>
                              <w:t>getFacilityId()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F8169" id="Text Box 129" o:spid="_x0000_s1094" type="#_x0000_t202" style="position:absolute;left:0;text-align:left;margin-left:196.05pt;margin-top:3.8pt;width:44.95pt;height:8.65pt;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" filled="f" stroked="f" strokeweight=".5pt">
                <v:textbox inset="0,0,0,0">
                  <w:txbxContent>
                    <w:p w14:paraId="2718AEF3" w14:textId="0B7BA3D9" w:rsidR="00C20746" w:rsidRPr="004A778D" w:rsidRDefault="00A158EC" w:rsidP="00C20746">
                      <w:pPr>
                        <w:snapToGrid w:val="0"/>
                        <w:spacing w:line="100" w:lineRule="atLeast"/>
                        <w:jc w:val="left"/>
                        <w:rPr>
                          <w:sz w:val="12"/>
                          <w:szCs w:val="12"/>
                        </w:rPr>
                      </w:pPr>
                      <w:r>
                        <w:rPr>
                          <w:sz w:val="12"/>
                          <w:szCs w:val="12"/>
                        </w:rPr>
                        <w:t>getFacilityId()</w:t>
                      </w:r>
                    </w:p>
                  </w:txbxContent>
                </v:textbox>
              </v:shape>
            </w:pict>
          </mc:Fallback>
        </mc:AlternateContent>
      </w:r>
    </w:p>
    <w:p w14:paraId="0E121F4D" w14:textId="06770867" w:rsidR="00990452" w:rsidRDefault="00667C76" w:rsidP="00990452">
      <w:r>
        <w:rPr>
          <w:noProof/>
        </w:rPr>
        <mc:AlternateContent>
          <mc:Choice Requires="wps">
            <w:drawing>
              <wp:anchor distT="0" distB="0" distL="114300" distR="114300" simplePos="0" relativeHeight="251658291" behindDoc="0" locked="0" layoutInCell="1" allowOverlap="1" wp14:anchorId="1AE94EC4" wp14:editId="622B529D">
                <wp:simplePos x="0" y="0"/>
                <wp:positionH relativeFrom="column">
                  <wp:posOffset>5215890</wp:posOffset>
                </wp:positionH>
                <wp:positionV relativeFrom="paragraph">
                  <wp:posOffset>104937</wp:posOffset>
                </wp:positionV>
                <wp:extent cx="1038860" cy="0"/>
                <wp:effectExtent l="0" t="76200" r="27940" b="95250"/>
                <wp:wrapNone/>
                <wp:docPr id="167" name="Straight Arrow Connector 167"/>
                <wp:cNvGraphicFramePr/>
                <a:graphic xmlns:a="http://schemas.openxmlformats.org/drawingml/2006/main">
                  <a:graphicData uri="http://schemas.microsoft.com/office/word/2010/wordprocessingShape">
                    <wps:wsp>
                      <wps:cNvCnPr/>
                      <wps:spPr>
                        <a:xfrm>
                          <a:off x="0" y="0"/>
                          <a:ext cx="10388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73AD56EF" id="直線矢印コネクタ 167" o:spid="_x0000_s1026" type="#_x0000_t32" style="position:absolute;left:0;text-align:left;margin-left:410.7pt;margin-top:8.25pt;width:81.8pt;height:0;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" strokecolor="black [3200]" strokeweight=".5pt">
                <v:stroke endarrow="block" joinstyle="miter"/>
              </v:shape>
            </w:pict>
          </mc:Fallback>
        </mc:AlternateContent>
      </w:r>
      <w:r w:rsidR="00175D1B">
        <w:rPr>
          <w:noProof/>
        </w:rPr>
        <mc:AlternateContent>
          <mc:Choice Requires="wps">
            <w:drawing>
              <wp:anchor distT="0" distB="0" distL="114300" distR="114300" simplePos="0" relativeHeight="251658270" behindDoc="0" locked="0" layoutInCell="1" allowOverlap="1" wp14:anchorId="4A87B293" wp14:editId="7439A22C">
                <wp:simplePos x="0" y="0"/>
                <wp:positionH relativeFrom="column">
                  <wp:posOffset>6327381</wp:posOffset>
                </wp:positionH>
                <wp:positionV relativeFrom="paragraph">
                  <wp:posOffset>86768</wp:posOffset>
                </wp:positionV>
                <wp:extent cx="453863" cy="181610"/>
                <wp:effectExtent l="0" t="0" r="3810" b="8890"/>
                <wp:wrapNone/>
                <wp:docPr id="65" name="Text Box 65"/>
                <wp:cNvGraphicFramePr/>
                <a:graphic xmlns:a="http://schemas.openxmlformats.org/drawingml/2006/main">
                  <a:graphicData uri="http://schemas.microsoft.com/office/word/2010/wordprocessingShape">
                    <wps:wsp>
                      <wps:cNvSpPr txBox="1"/>
                      <wps:spPr>
                        <a:xfrm>
                          <a:off x="0" y="0"/>
                          <a:ext cx="453863" cy="181610"/>
                        </a:xfrm>
                        <a:prstGeom prst="rect">
                          <a:avLst/>
                        </a:prstGeom>
                        <a:noFill/>
                        <a:ln w="6350">
                          <a:noFill/>
                        </a:ln>
                      </wps:spPr>
                      <wps:txbx>
                        <w:txbxContent>
                          <w:p w14:paraId="0A0A2EB7" w14:textId="6B76DFFA" w:rsidR="00990452" w:rsidRPr="00665A15" w:rsidRDefault="003C4485" w:rsidP="00990452">
                            <w:pPr>
                              <w:snapToGrid w:val="0"/>
                              <w:spacing w:line="100" w:lineRule="atLeast"/>
                              <w:jc w:val="left"/>
                              <w:rPr>
                                <w:i/>
                                <w:iCs/>
                                <w:sz w:val="8"/>
                                <w:szCs w:val="8"/>
                              </w:rPr>
                            </w:pPr>
                            <w:r>
                              <w:rPr>
                                <w:i/>
                                <w:iCs/>
                                <w:sz w:val="8"/>
                                <w:szCs w:val="8"/>
                              </w:rPr>
                              <w:t>facility</w:t>
                            </w:r>
                            <w:r>
                              <w:rPr>
                                <w:rFonts w:hint="eastAsia"/>
                                <w:i/>
                                <w:iCs/>
                                <w:sz w:val="8"/>
                                <w:szCs w:val="8"/>
                              </w:rPr>
                              <w:t>テーブルの全てのデータ取得</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7B293" id="Text Box 65" o:spid="_x0000_s1095" type="#_x0000_t202" style="position:absolute;left:0;text-align:left;margin-left:498.2pt;margin-top:6.85pt;width:35.75pt;height:14.3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" filled="f" stroked="f" strokeweight=".5pt">
                <v:textbox inset="0,0,0,0">
                  <w:txbxContent>
                    <w:p w14:paraId="0A0A2EB7" w14:textId="6B76DFFA" w:rsidR="00990452" w:rsidRPr="00665A15" w:rsidRDefault="003C4485" w:rsidP="00990452">
                      <w:pPr>
                        <w:snapToGrid w:val="0"/>
                        <w:spacing w:line="100" w:lineRule="atLeast"/>
                        <w:jc w:val="left"/>
                        <w:rPr>
                          <w:i/>
                          <w:iCs/>
                          <w:sz w:val="8"/>
                          <w:szCs w:val="8"/>
                        </w:rPr>
                      </w:pPr>
                      <w:r>
                        <w:rPr>
                          <w:i/>
                          <w:iCs/>
                          <w:sz w:val="8"/>
                          <w:szCs w:val="8"/>
                        </w:rPr>
                        <w:t>facility</w:t>
                      </w:r>
                      <w:r>
                        <w:rPr>
                          <w:rFonts w:hint="eastAsia"/>
                          <w:i/>
                          <w:iCs/>
                          <w:sz w:val="8"/>
                          <w:szCs w:val="8"/>
                        </w:rPr>
                        <w:t>テーブルの全てのデータ取得</w:t>
                      </w:r>
                    </w:p>
                  </w:txbxContent>
                </v:textbox>
              </v:shape>
            </w:pict>
          </mc:Fallback>
        </mc:AlternateContent>
      </w:r>
    </w:p>
    <w:p w14:paraId="6847980C" w14:textId="77253C84" w:rsidR="00990452" w:rsidRDefault="0003762C" w:rsidP="00990452">
      <w:r>
        <w:rPr>
          <w:noProof/>
        </w:rPr>
        <mc:AlternateContent>
          <mc:Choice Requires="wps">
            <w:drawing>
              <wp:anchor distT="0" distB="0" distL="114300" distR="114300" simplePos="0" relativeHeight="251658293" behindDoc="0" locked="0" layoutInCell="1" allowOverlap="1" wp14:anchorId="4EA99529" wp14:editId="1EB37CB3">
                <wp:simplePos x="0" y="0"/>
                <wp:positionH relativeFrom="column">
                  <wp:posOffset>2255520</wp:posOffset>
                </wp:positionH>
                <wp:positionV relativeFrom="paragraph">
                  <wp:posOffset>178273</wp:posOffset>
                </wp:positionV>
                <wp:extent cx="1668613" cy="139700"/>
                <wp:effectExtent l="0" t="0" r="8255" b="12700"/>
                <wp:wrapNone/>
                <wp:docPr id="169" name="Text Box 169"/>
                <wp:cNvGraphicFramePr/>
                <a:graphic xmlns:a="http://schemas.openxmlformats.org/drawingml/2006/main">
                  <a:graphicData uri="http://schemas.microsoft.com/office/word/2010/wordprocessingShape">
                    <wps:wsp>
                      <wps:cNvSpPr txBox="1"/>
                      <wps:spPr>
                        <a:xfrm>
                          <a:off x="0" y="0"/>
                          <a:ext cx="1668613" cy="139700"/>
                        </a:xfrm>
                        <a:prstGeom prst="rect">
                          <a:avLst/>
                        </a:prstGeom>
                        <a:noFill/>
                        <a:ln w="6350">
                          <a:noFill/>
                        </a:ln>
                      </wps:spPr>
                      <wps:txbx>
                        <w:txbxContent>
                          <w:p w14:paraId="44CB2AB8" w14:textId="29DD826F" w:rsidR="0003762C" w:rsidRPr="004A778D" w:rsidRDefault="0003762C" w:rsidP="0003762C">
                            <w:pPr>
                              <w:snapToGrid w:val="0"/>
                              <w:spacing w:line="100" w:lineRule="atLeast"/>
                              <w:jc w:val="left"/>
                              <w:rPr>
                                <w:sz w:val="12"/>
                                <w:szCs w:val="12"/>
                              </w:rPr>
                            </w:pPr>
                            <w:r>
                              <w:rPr>
                                <w:rFonts w:hint="eastAsia"/>
                                <w:sz w:val="12"/>
                                <w:szCs w:val="12"/>
                              </w:rPr>
                              <w:t>C</w:t>
                            </w:r>
                            <w:r>
                              <w:rPr>
                                <w:sz w:val="12"/>
                                <w:szCs w:val="12"/>
                              </w:rPr>
                              <w:t>hoiceFacility</w:t>
                            </w:r>
                            <w:r>
                              <w:rPr>
                                <w:rFonts w:hint="eastAsia"/>
                                <w:sz w:val="12"/>
                                <w:szCs w:val="12"/>
                              </w:rPr>
                              <w:t>インスタンス生成(全facility_id)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99529" id="Text Box 169" o:spid="_x0000_s1096" type="#_x0000_t202" style="position:absolute;left:0;text-align:left;margin-left:177.6pt;margin-top:14.05pt;width:131.4pt;height:11pt;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" filled="f" stroked="f" strokeweight=".5pt">
                <v:textbox inset="0,0,0,0">
                  <w:txbxContent>
                    <w:p w14:paraId="44CB2AB8" w14:textId="29DD826F" w:rsidR="0003762C" w:rsidRPr="004A778D" w:rsidRDefault="0003762C" w:rsidP="0003762C">
                      <w:pPr>
                        <w:snapToGrid w:val="0"/>
                        <w:spacing w:line="100" w:lineRule="atLeast"/>
                        <w:jc w:val="left"/>
                        <w:rPr>
                          <w:sz w:val="12"/>
                          <w:szCs w:val="12"/>
                        </w:rPr>
                      </w:pPr>
                      <w:r>
                        <w:rPr>
                          <w:rFonts w:hint="eastAsia"/>
                          <w:sz w:val="12"/>
                          <w:szCs w:val="12"/>
                        </w:rPr>
                        <w:t>C</w:t>
                      </w:r>
                      <w:r>
                        <w:rPr>
                          <w:sz w:val="12"/>
                          <w:szCs w:val="12"/>
                        </w:rPr>
                        <w:t>hoiceFacility</w:t>
                      </w:r>
                      <w:r>
                        <w:rPr>
                          <w:rFonts w:hint="eastAsia"/>
                          <w:sz w:val="12"/>
                          <w:szCs w:val="12"/>
                        </w:rPr>
                        <w:t>インスタンス生成(全facility_id)</w:t>
                      </w:r>
                    </w:p>
                  </w:txbxContent>
                </v:textbox>
              </v:shape>
            </w:pict>
          </mc:Fallback>
        </mc:AlternateContent>
      </w:r>
      <w:r w:rsidR="008E4035">
        <w:rPr>
          <w:noProof/>
        </w:rPr>
        <mc:AlternateContent>
          <mc:Choice Requires="wps">
            <w:drawing>
              <wp:anchor distT="0" distB="0" distL="114300" distR="114300" simplePos="0" relativeHeight="251658286" behindDoc="0" locked="0" layoutInCell="1" allowOverlap="1" wp14:anchorId="402D0B84" wp14:editId="77F2EDED">
                <wp:simplePos x="0" y="0"/>
                <wp:positionH relativeFrom="column">
                  <wp:posOffset>4256243</wp:posOffset>
                </wp:positionH>
                <wp:positionV relativeFrom="paragraph">
                  <wp:posOffset>81280</wp:posOffset>
                </wp:positionV>
                <wp:extent cx="847090" cy="139700"/>
                <wp:effectExtent l="0" t="0" r="10160" b="12700"/>
                <wp:wrapNone/>
                <wp:docPr id="159" name="Text Box 159"/>
                <wp:cNvGraphicFramePr/>
                <a:graphic xmlns:a="http://schemas.openxmlformats.org/drawingml/2006/main">
                  <a:graphicData uri="http://schemas.microsoft.com/office/word/2010/wordprocessingShape">
                    <wps:wsp>
                      <wps:cNvSpPr txBox="1"/>
                      <wps:spPr>
                        <a:xfrm>
                          <a:off x="0" y="0"/>
                          <a:ext cx="847090" cy="139700"/>
                        </a:xfrm>
                        <a:prstGeom prst="rect">
                          <a:avLst/>
                        </a:prstGeom>
                        <a:noFill/>
                        <a:ln w="6350">
                          <a:noFill/>
                        </a:ln>
                      </wps:spPr>
                      <wps:txbx>
                        <w:txbxContent>
                          <w:p w14:paraId="5DF32A23" w14:textId="15333993" w:rsidR="00604A0A" w:rsidRPr="004A778D" w:rsidRDefault="00604A0A" w:rsidP="00604A0A">
                            <w:pPr>
                              <w:snapToGrid w:val="0"/>
                              <w:spacing w:line="100" w:lineRule="atLeast"/>
                              <w:jc w:val="left"/>
                              <w:rPr>
                                <w:sz w:val="12"/>
                                <w:szCs w:val="12"/>
                              </w:rPr>
                            </w:pPr>
                            <w:r>
                              <w:rPr>
                                <w:rFonts w:hint="eastAsia"/>
                                <w:sz w:val="12"/>
                                <w:szCs w:val="12"/>
                              </w:rPr>
                              <w:t>全てのfacility</w:t>
                            </w:r>
                            <w:r w:rsidR="00175D1B">
                              <w:rPr>
                                <w:rFonts w:hint="eastAsia"/>
                                <w:sz w:val="12"/>
                                <w:szCs w:val="12"/>
                              </w:rPr>
                              <w:t>_id</w:t>
                            </w:r>
                            <w:r>
                              <w:rPr>
                                <w:rFonts w:hint="eastAsia"/>
                                <w:sz w:val="12"/>
                                <w:szCs w:val="12"/>
                              </w:rPr>
                              <w:t>データ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D0B84" id="Text Box 159" o:spid="_x0000_s1097" type="#_x0000_t202" style="position:absolute;left:0;text-align:left;margin-left:335.15pt;margin-top:6.4pt;width:66.7pt;height:11pt;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" filled="f" stroked="f" strokeweight=".5pt">
                <v:textbox inset="0,0,0,0">
                  <w:txbxContent>
                    <w:p w14:paraId="5DF32A23" w14:textId="15333993" w:rsidR="00604A0A" w:rsidRPr="004A778D" w:rsidRDefault="00604A0A" w:rsidP="00604A0A">
                      <w:pPr>
                        <w:snapToGrid w:val="0"/>
                        <w:spacing w:line="100" w:lineRule="atLeast"/>
                        <w:jc w:val="left"/>
                        <w:rPr>
                          <w:sz w:val="12"/>
                          <w:szCs w:val="12"/>
                        </w:rPr>
                      </w:pPr>
                      <w:r>
                        <w:rPr>
                          <w:rFonts w:hint="eastAsia"/>
                          <w:sz w:val="12"/>
                          <w:szCs w:val="12"/>
                        </w:rPr>
                        <w:t>全てのfacility</w:t>
                      </w:r>
                      <w:r w:rsidR="00175D1B">
                        <w:rPr>
                          <w:rFonts w:hint="eastAsia"/>
                          <w:sz w:val="12"/>
                          <w:szCs w:val="12"/>
                        </w:rPr>
                        <w:t>_id</w:t>
                      </w:r>
                      <w:r>
                        <w:rPr>
                          <w:rFonts w:hint="eastAsia"/>
                          <w:sz w:val="12"/>
                          <w:szCs w:val="12"/>
                        </w:rPr>
                        <w:t>データ</w:t>
                      </w:r>
                    </w:p>
                  </w:txbxContent>
                </v:textbox>
              </v:shape>
            </w:pict>
          </mc:Fallback>
        </mc:AlternateContent>
      </w:r>
      <w:r w:rsidR="008E4035">
        <w:rPr>
          <w:noProof/>
        </w:rPr>
        <mc:AlternateContent>
          <mc:Choice Requires="wps">
            <w:drawing>
              <wp:anchor distT="0" distB="0" distL="114300" distR="114300" simplePos="0" relativeHeight="251658285" behindDoc="0" locked="0" layoutInCell="1" allowOverlap="1" wp14:anchorId="5D1D8D65" wp14:editId="412307E7">
                <wp:simplePos x="0" y="0"/>
                <wp:positionH relativeFrom="column">
                  <wp:posOffset>2143700</wp:posOffset>
                </wp:positionH>
                <wp:positionV relativeFrom="paragraph">
                  <wp:posOffset>191334</wp:posOffset>
                </wp:positionV>
                <wp:extent cx="2999768" cy="0"/>
                <wp:effectExtent l="38100" t="76200" r="0" b="95250"/>
                <wp:wrapNone/>
                <wp:docPr id="157" name="Straight Arrow Connector 157"/>
                <wp:cNvGraphicFramePr/>
                <a:graphic xmlns:a="http://schemas.openxmlformats.org/drawingml/2006/main">
                  <a:graphicData uri="http://schemas.microsoft.com/office/word/2010/wordprocessingShape">
                    <wps:wsp>
                      <wps:cNvCnPr/>
                      <wps:spPr>
                        <a:xfrm flipH="1">
                          <a:off x="0" y="0"/>
                          <a:ext cx="2999768" cy="0"/>
                        </a:xfrm>
                        <a:prstGeom prst="straightConnector1">
                          <a:avLst/>
                        </a:prstGeom>
                        <a:ln>
                          <a:prstDash val="sysDot"/>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arto="http://schemas.microsoft.com/office/word/2006/arto">
            <w:pict>
              <v:shape w14:anchorId="58C96581" id="直線矢印コネクタ 157" o:spid="_x0000_s1026" type="#_x0000_t32" style="position:absolute;left:0;text-align:left;margin-left:168.8pt;margin-top:15.05pt;width:236.2pt;height:0;flip:x;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" strokecolor="black [3200]" strokeweight=".5pt">
                <v:stroke dashstyle="1 1" endarrow="block" joinstyle="miter"/>
              </v:shape>
            </w:pict>
          </mc:Fallback>
        </mc:AlternateContent>
      </w:r>
      <w:r w:rsidR="00900AA3">
        <w:rPr>
          <w:noProof/>
        </w:rPr>
        <mc:AlternateContent>
          <mc:Choice Requires="wps">
            <w:drawing>
              <wp:anchor distT="0" distB="0" distL="114300" distR="114300" simplePos="0" relativeHeight="251658271" behindDoc="0" locked="0" layoutInCell="1" allowOverlap="1" wp14:anchorId="09A082B9" wp14:editId="620F6E97">
                <wp:simplePos x="0" y="0"/>
                <wp:positionH relativeFrom="column">
                  <wp:posOffset>5212080</wp:posOffset>
                </wp:positionH>
                <wp:positionV relativeFrom="paragraph">
                  <wp:posOffset>17307</wp:posOffset>
                </wp:positionV>
                <wp:extent cx="1054735" cy="0"/>
                <wp:effectExtent l="38100" t="76200" r="0" b="95250"/>
                <wp:wrapNone/>
                <wp:docPr id="76" name="Straight Arrow Connector 76"/>
                <wp:cNvGraphicFramePr/>
                <a:graphic xmlns:a="http://schemas.openxmlformats.org/drawingml/2006/main">
                  <a:graphicData uri="http://schemas.microsoft.com/office/word/2010/wordprocessingShape">
                    <wps:wsp>
                      <wps:cNvCnPr/>
                      <wps:spPr>
                        <a:xfrm flipH="1">
                          <a:off x="0" y="0"/>
                          <a:ext cx="1054735" cy="0"/>
                        </a:xfrm>
                        <a:prstGeom prst="straightConnector1">
                          <a:avLst/>
                        </a:prstGeom>
                        <a:ln>
                          <a:prstDash val="sysDot"/>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arto="http://schemas.microsoft.com/office/word/2006/arto">
            <w:pict>
              <v:shape w14:anchorId="5DCE3EFB" id="直線矢印コネクタ 76" o:spid="_x0000_s1026" type="#_x0000_t32" style="position:absolute;left:0;text-align:left;margin-left:410.4pt;margin-top:1.35pt;width:83.05pt;height:0;flip:x;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" strokecolor="black [3200]" strokeweight=".5pt">
                <v:stroke dashstyle="1 1" endarrow="block" joinstyle="miter"/>
              </v:shape>
            </w:pict>
          </mc:Fallback>
        </mc:AlternateContent>
      </w:r>
      <w:r w:rsidR="00667C76">
        <w:rPr>
          <w:noProof/>
        </w:rPr>
        <mc:AlternateContent>
          <mc:Choice Requires="wps">
            <w:drawing>
              <wp:anchor distT="0" distB="0" distL="114300" distR="114300" simplePos="0" relativeHeight="251658284" behindDoc="0" locked="0" layoutInCell="1" allowOverlap="1" wp14:anchorId="2E529554" wp14:editId="0E5DD78D">
                <wp:simplePos x="0" y="0"/>
                <wp:positionH relativeFrom="column">
                  <wp:posOffset>5210800</wp:posOffset>
                </wp:positionH>
                <wp:positionV relativeFrom="paragraph">
                  <wp:posOffset>147950</wp:posOffset>
                </wp:positionV>
                <wp:extent cx="1049557" cy="0"/>
                <wp:effectExtent l="0" t="76200" r="17780" b="95250"/>
                <wp:wrapNone/>
                <wp:docPr id="152" name="Straight Arrow Connector 152"/>
                <wp:cNvGraphicFramePr/>
                <a:graphic xmlns:a="http://schemas.openxmlformats.org/drawingml/2006/main">
                  <a:graphicData uri="http://schemas.microsoft.com/office/word/2010/wordprocessingShape">
                    <wps:wsp>
                      <wps:cNvCnPr/>
                      <wps:spPr>
                        <a:xfrm>
                          <a:off x="0" y="0"/>
                          <a:ext cx="104955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arto="http://schemas.microsoft.com/office/word/2006/arto">
            <w:pict>
              <v:shape w14:anchorId="35040D51" id="直線矢印コネクタ 152" o:spid="_x0000_s1026" type="#_x0000_t32" style="position:absolute;left:0;text-align:left;margin-left:410.3pt;margin-top:11.65pt;width:82.65pt;height:0;z-index:251904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" strokecolor="black [3200]" strokeweight=".5pt">
                <v:stroke endarrow="block" joinstyle="miter"/>
              </v:shape>
            </w:pict>
          </mc:Fallback>
        </mc:AlternateContent>
      </w:r>
    </w:p>
    <w:p w14:paraId="1DA104B7" w14:textId="1435C061" w:rsidR="00990452" w:rsidRDefault="004639C8" w:rsidP="00990452">
      <w:r>
        <w:rPr>
          <w:noProof/>
        </w:rPr>
        <mc:AlternateContent>
          <mc:Choice Requires="wps">
            <w:drawing>
              <wp:anchor distT="0" distB="0" distL="114300" distR="114300" simplePos="0" relativeHeight="251658300" behindDoc="0" locked="0" layoutInCell="1" allowOverlap="1" wp14:anchorId="01AB8FDD" wp14:editId="502A8651">
                <wp:simplePos x="0" y="0"/>
                <wp:positionH relativeFrom="column">
                  <wp:posOffset>2167255</wp:posOffset>
                </wp:positionH>
                <wp:positionV relativeFrom="paragraph">
                  <wp:posOffset>184312</wp:posOffset>
                </wp:positionV>
                <wp:extent cx="1151343" cy="100034"/>
                <wp:effectExtent l="0" t="0" r="10795" b="14605"/>
                <wp:wrapNone/>
                <wp:docPr id="192" name="Text Box 192"/>
                <wp:cNvGraphicFramePr/>
                <a:graphic xmlns:a="http://schemas.openxmlformats.org/drawingml/2006/main">
                  <a:graphicData uri="http://schemas.microsoft.com/office/word/2010/wordprocessingShape">
                    <wps:wsp>
                      <wps:cNvSpPr txBox="1"/>
                      <wps:spPr>
                        <a:xfrm>
                          <a:off x="0" y="0"/>
                          <a:ext cx="1151343" cy="100034"/>
                        </a:xfrm>
                        <a:prstGeom prst="rect">
                          <a:avLst/>
                        </a:prstGeom>
                        <a:noFill/>
                        <a:ln w="6350">
                          <a:noFill/>
                        </a:ln>
                      </wps:spPr>
                      <wps:txbx>
                        <w:txbxContent>
                          <w:p w14:paraId="25B7F3E5" w14:textId="51BA4B02" w:rsidR="00173041" w:rsidRPr="00665A15" w:rsidRDefault="00173041" w:rsidP="00173041">
                            <w:pPr>
                              <w:snapToGrid w:val="0"/>
                              <w:spacing w:line="100" w:lineRule="atLeast"/>
                              <w:jc w:val="left"/>
                              <w:rPr>
                                <w:i/>
                                <w:iCs/>
                                <w:sz w:val="8"/>
                                <w:szCs w:val="8"/>
                              </w:rPr>
                            </w:pPr>
                            <w:r>
                              <w:rPr>
                                <w:rFonts w:hint="eastAsia"/>
                                <w:i/>
                                <w:iCs/>
                                <w:sz w:val="8"/>
                                <w:szCs w:val="8"/>
                              </w:rPr>
                              <w:t>ボタン</w:t>
                            </w:r>
                            <w:r w:rsidR="004639C8">
                              <w:rPr>
                                <w:rFonts w:hint="eastAsia"/>
                                <w:i/>
                                <w:iCs/>
                                <w:sz w:val="8"/>
                                <w:szCs w:val="8"/>
                              </w:rPr>
                              <w:t>，Windowの入力リスナを登録する．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B8FDD" id="Text Box 192" o:spid="_x0000_s1098" type="#_x0000_t202" style="position:absolute;left:0;text-align:left;margin-left:170.65pt;margin-top:14.5pt;width:90.65pt;height:7.9pt;z-index:2516583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" filled="f" stroked="f" strokeweight=".5pt">
                <v:textbox inset="0,0,0,0">
                  <w:txbxContent>
                    <w:p w14:paraId="25B7F3E5" w14:textId="51BA4B02" w:rsidR="00173041" w:rsidRPr="00665A15" w:rsidRDefault="00173041" w:rsidP="00173041">
                      <w:pPr>
                        <w:snapToGrid w:val="0"/>
                        <w:spacing w:line="100" w:lineRule="atLeast"/>
                        <w:jc w:val="left"/>
                        <w:rPr>
                          <w:i/>
                          <w:iCs/>
                          <w:sz w:val="8"/>
                          <w:szCs w:val="8"/>
                        </w:rPr>
                      </w:pPr>
                      <w:r>
                        <w:rPr>
                          <w:rFonts w:hint="eastAsia"/>
                          <w:i/>
                          <w:iCs/>
                          <w:sz w:val="8"/>
                          <w:szCs w:val="8"/>
                        </w:rPr>
                        <w:t>ボタン</w:t>
                      </w:r>
                      <w:r w:rsidR="004639C8">
                        <w:rPr>
                          <w:rFonts w:hint="eastAsia"/>
                          <w:i/>
                          <w:iCs/>
                          <w:sz w:val="8"/>
                          <w:szCs w:val="8"/>
                        </w:rPr>
                        <w:t>，Windowの入力リスナを登録する．</w:t>
                      </w:r>
                    </w:p>
                  </w:txbxContent>
                </v:textbox>
              </v:shape>
            </w:pict>
          </mc:Fallback>
        </mc:AlternateContent>
      </w:r>
      <w:r w:rsidR="00AD5A0D">
        <w:rPr>
          <w:noProof/>
        </w:rPr>
        <mc:AlternateContent>
          <mc:Choice Requires="wps">
            <w:drawing>
              <wp:anchor distT="0" distB="0" distL="114300" distR="114300" simplePos="0" relativeHeight="251658299" behindDoc="0" locked="0" layoutInCell="1" allowOverlap="1" wp14:anchorId="2FF18970" wp14:editId="53A3DB8D">
                <wp:simplePos x="0" y="0"/>
                <wp:positionH relativeFrom="column">
                  <wp:posOffset>2172534</wp:posOffset>
                </wp:positionH>
                <wp:positionV relativeFrom="paragraph">
                  <wp:posOffset>136826</wp:posOffset>
                </wp:positionV>
                <wp:extent cx="1151343" cy="100034"/>
                <wp:effectExtent l="0" t="0" r="10795" b="14605"/>
                <wp:wrapNone/>
                <wp:docPr id="191" name="Text Box 191"/>
                <wp:cNvGraphicFramePr/>
                <a:graphic xmlns:a="http://schemas.openxmlformats.org/drawingml/2006/main">
                  <a:graphicData uri="http://schemas.microsoft.com/office/word/2010/wordprocessingShape">
                    <wps:wsp>
                      <wps:cNvSpPr txBox="1"/>
                      <wps:spPr>
                        <a:xfrm>
                          <a:off x="0" y="0"/>
                          <a:ext cx="1151343" cy="100034"/>
                        </a:xfrm>
                        <a:prstGeom prst="rect">
                          <a:avLst/>
                        </a:prstGeom>
                        <a:noFill/>
                        <a:ln w="6350">
                          <a:noFill/>
                        </a:ln>
                      </wps:spPr>
                      <wps:txbx>
                        <w:txbxContent>
                          <w:p w14:paraId="5BA2D138" w14:textId="2ECE70A3" w:rsidR="00AD5A0D" w:rsidRPr="00665A15" w:rsidRDefault="00AD5A0D" w:rsidP="00AD5A0D">
                            <w:pPr>
                              <w:snapToGrid w:val="0"/>
                              <w:spacing w:line="100" w:lineRule="atLeast"/>
                              <w:jc w:val="left"/>
                              <w:rPr>
                                <w:i/>
                                <w:iCs/>
                                <w:sz w:val="8"/>
                                <w:szCs w:val="8"/>
                              </w:rPr>
                            </w:pPr>
                            <w:r>
                              <w:rPr>
                                <w:rFonts w:hint="eastAsia"/>
                                <w:i/>
                                <w:iCs/>
                                <w:sz w:val="8"/>
                                <w:szCs w:val="8"/>
                              </w:rPr>
                              <w:t>ボタン・テキストフィールド等を組み立てる．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18970" id="Text Box 191" o:spid="_x0000_s1099" type="#_x0000_t202" style="position:absolute;left:0;text-align:left;margin-left:171.05pt;margin-top:10.75pt;width:90.65pt;height:7.9pt;z-index:2516582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" filled="f" stroked="f" strokeweight=".5pt">
                <v:textbox inset="0,0,0,0">
                  <w:txbxContent>
                    <w:p w14:paraId="5BA2D138" w14:textId="2ECE70A3" w:rsidR="00AD5A0D" w:rsidRPr="00665A15" w:rsidRDefault="00AD5A0D" w:rsidP="00AD5A0D">
                      <w:pPr>
                        <w:snapToGrid w:val="0"/>
                        <w:spacing w:line="100" w:lineRule="atLeast"/>
                        <w:jc w:val="left"/>
                        <w:rPr>
                          <w:i/>
                          <w:iCs/>
                          <w:sz w:val="8"/>
                          <w:szCs w:val="8"/>
                        </w:rPr>
                      </w:pPr>
                      <w:r>
                        <w:rPr>
                          <w:rFonts w:hint="eastAsia"/>
                          <w:i/>
                          <w:iCs/>
                          <w:sz w:val="8"/>
                          <w:szCs w:val="8"/>
                        </w:rPr>
                        <w:t>ボタン・テキストフィールド等を組み立てる．</w:t>
                      </w:r>
                    </w:p>
                  </w:txbxContent>
                </v:textbox>
              </v:shape>
            </w:pict>
          </mc:Fallback>
        </mc:AlternateContent>
      </w:r>
      <w:r w:rsidR="00375F7E">
        <w:rPr>
          <w:noProof/>
        </w:rPr>
        <mc:AlternateContent>
          <mc:Choice Requires="wps">
            <w:drawing>
              <wp:anchor distT="0" distB="0" distL="114300" distR="114300" simplePos="0" relativeHeight="251658297" behindDoc="0" locked="0" layoutInCell="1" allowOverlap="1" wp14:anchorId="4D162394" wp14:editId="0CEAB144">
                <wp:simplePos x="0" y="0"/>
                <wp:positionH relativeFrom="column">
                  <wp:posOffset>1087917</wp:posOffset>
                </wp:positionH>
                <wp:positionV relativeFrom="paragraph">
                  <wp:posOffset>170180</wp:posOffset>
                </wp:positionV>
                <wp:extent cx="834307" cy="106791"/>
                <wp:effectExtent l="0" t="0" r="4445" b="7620"/>
                <wp:wrapNone/>
                <wp:docPr id="189" name="Text Box 189"/>
                <wp:cNvGraphicFramePr/>
                <a:graphic xmlns:a="http://schemas.openxmlformats.org/drawingml/2006/main">
                  <a:graphicData uri="http://schemas.microsoft.com/office/word/2010/wordprocessingShape">
                    <wps:wsp>
                      <wps:cNvSpPr txBox="1"/>
                      <wps:spPr>
                        <a:xfrm>
                          <a:off x="0" y="0"/>
                          <a:ext cx="834307" cy="106791"/>
                        </a:xfrm>
                        <a:prstGeom prst="rect">
                          <a:avLst/>
                        </a:prstGeom>
                        <a:noFill/>
                        <a:ln w="6350">
                          <a:noFill/>
                        </a:ln>
                      </wps:spPr>
                      <wps:txbx>
                        <w:txbxContent>
                          <w:p w14:paraId="17EF8F01" w14:textId="19B75F35" w:rsidR="00375F7E" w:rsidRPr="00375F7E" w:rsidRDefault="00375F7E" w:rsidP="00375F7E">
                            <w:pPr>
                              <w:snapToGrid w:val="0"/>
                              <w:spacing w:line="100" w:lineRule="atLeast"/>
                              <w:jc w:val="left"/>
                              <w:rPr>
                                <w:sz w:val="10"/>
                                <w:szCs w:val="10"/>
                              </w:rPr>
                            </w:pPr>
                            <w:r>
                              <w:rPr>
                                <w:rFonts w:hint="eastAsia"/>
                                <w:sz w:val="12"/>
                                <w:szCs w:val="12"/>
                              </w:rPr>
                              <w:t>set</w:t>
                            </w:r>
                            <w:r>
                              <w:rPr>
                                <w:sz w:val="12"/>
                                <w:szCs w:val="12"/>
                              </w:rPr>
                              <w:t>Visible</w:t>
                            </w:r>
                            <w:r w:rsidRPr="00375F7E">
                              <w:rPr>
                                <w:rFonts w:hint="eastAsia"/>
                                <w:sz w:val="10"/>
                                <w:szCs w:val="10"/>
                              </w:rPr>
                              <w:t>(</w:t>
                            </w:r>
                            <w:r>
                              <w:rPr>
                                <w:rFonts w:hint="eastAsia"/>
                                <w:sz w:val="10"/>
                                <w:szCs w:val="10"/>
                              </w:rPr>
                              <w:t>Window可視化</w:t>
                            </w:r>
                            <w:r w:rsidRPr="00375F7E">
                              <w:rPr>
                                <w:rFonts w:hint="eastAsia"/>
                                <w:sz w:val="10"/>
                                <w:szCs w:val="1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62394" id="Text Box 189" o:spid="_x0000_s1100" type="#_x0000_t202" style="position:absolute;left:0;text-align:left;margin-left:85.65pt;margin-top:13.4pt;width:65.7pt;height:8.4pt;z-index:2516582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" filled="f" stroked="f" strokeweight=".5pt">
                <v:textbox inset="0,0,0,0">
                  <w:txbxContent>
                    <w:p w14:paraId="17EF8F01" w14:textId="19B75F35" w:rsidR="00375F7E" w:rsidRPr="00375F7E" w:rsidRDefault="00375F7E" w:rsidP="00375F7E">
                      <w:pPr>
                        <w:snapToGrid w:val="0"/>
                        <w:spacing w:line="100" w:lineRule="atLeast"/>
                        <w:jc w:val="left"/>
                        <w:rPr>
                          <w:sz w:val="10"/>
                          <w:szCs w:val="10"/>
                        </w:rPr>
                      </w:pPr>
                      <w:r>
                        <w:rPr>
                          <w:rFonts w:hint="eastAsia"/>
                          <w:sz w:val="12"/>
                          <w:szCs w:val="12"/>
                        </w:rPr>
                        <w:t>set</w:t>
                      </w:r>
                      <w:r>
                        <w:rPr>
                          <w:sz w:val="12"/>
                          <w:szCs w:val="12"/>
                        </w:rPr>
                        <w:t>Visible</w:t>
                      </w:r>
                      <w:r w:rsidRPr="00375F7E">
                        <w:rPr>
                          <w:rFonts w:hint="eastAsia"/>
                          <w:sz w:val="10"/>
                          <w:szCs w:val="10"/>
                        </w:rPr>
                        <w:t>(</w:t>
                      </w:r>
                      <w:r>
                        <w:rPr>
                          <w:rFonts w:hint="eastAsia"/>
                          <w:sz w:val="10"/>
                          <w:szCs w:val="10"/>
                        </w:rPr>
                        <w:t>Window可視化</w:t>
                      </w:r>
                      <w:r w:rsidRPr="00375F7E">
                        <w:rPr>
                          <w:rFonts w:hint="eastAsia"/>
                          <w:sz w:val="10"/>
                          <w:szCs w:val="10"/>
                        </w:rPr>
                        <w:t>)</w:t>
                      </w:r>
                    </w:p>
                  </w:txbxContent>
                </v:textbox>
              </v:shape>
            </w:pict>
          </mc:Fallback>
        </mc:AlternateContent>
      </w:r>
      <w:r w:rsidR="00375F7E">
        <w:rPr>
          <w:noProof/>
        </w:rPr>
        <mc:AlternateContent>
          <mc:Choice Requires="wps">
            <w:drawing>
              <wp:anchor distT="0" distB="0" distL="114300" distR="114300" simplePos="0" relativeHeight="251658294" behindDoc="0" locked="0" layoutInCell="1" allowOverlap="1" wp14:anchorId="1A986A26" wp14:editId="66C3A4A2">
                <wp:simplePos x="0" y="0"/>
                <wp:positionH relativeFrom="column">
                  <wp:posOffset>1019810</wp:posOffset>
                </wp:positionH>
                <wp:positionV relativeFrom="paragraph">
                  <wp:posOffset>50962</wp:posOffset>
                </wp:positionV>
                <wp:extent cx="1077595" cy="116205"/>
                <wp:effectExtent l="0" t="0" r="8255" b="0"/>
                <wp:wrapNone/>
                <wp:docPr id="170" name="Text Box 170"/>
                <wp:cNvGraphicFramePr/>
                <a:graphic xmlns:a="http://schemas.openxmlformats.org/drawingml/2006/main">
                  <a:graphicData uri="http://schemas.microsoft.com/office/word/2010/wordprocessingShape">
                    <wps:wsp>
                      <wps:cNvSpPr txBox="1"/>
                      <wps:spPr>
                        <a:xfrm>
                          <a:off x="0" y="0"/>
                          <a:ext cx="1077595" cy="116205"/>
                        </a:xfrm>
                        <a:prstGeom prst="rect">
                          <a:avLst/>
                        </a:prstGeom>
                        <a:noFill/>
                        <a:ln w="6350">
                          <a:noFill/>
                        </a:ln>
                      </wps:spPr>
                      <wps:txbx>
                        <w:txbxContent>
                          <w:p w14:paraId="433A388F" w14:textId="53CE7013" w:rsidR="00375F7E" w:rsidRPr="00375F7E" w:rsidRDefault="00375F7E" w:rsidP="00375F7E">
                            <w:pPr>
                              <w:snapToGrid w:val="0"/>
                              <w:spacing w:line="100" w:lineRule="atLeast"/>
                              <w:jc w:val="left"/>
                              <w:rPr>
                                <w:sz w:val="10"/>
                                <w:szCs w:val="10"/>
                              </w:rPr>
                            </w:pPr>
                            <w:r>
                              <w:rPr>
                                <w:rFonts w:hint="eastAsia"/>
                                <w:sz w:val="12"/>
                                <w:szCs w:val="12"/>
                              </w:rPr>
                              <w:t>setBounds</w:t>
                            </w:r>
                            <w:r w:rsidRPr="00375F7E">
                              <w:rPr>
                                <w:rFonts w:hint="eastAsia"/>
                                <w:sz w:val="10"/>
                                <w:szCs w:val="10"/>
                              </w:rPr>
                              <w:t>(サイズ･表示位置設定)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86A26" id="Text Box 170" o:spid="_x0000_s1101" type="#_x0000_t202" style="position:absolute;left:0;text-align:left;margin-left:80.3pt;margin-top:4pt;width:84.85pt;height:9.15pt;z-index:251658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" filled="f" stroked="f" strokeweight=".5pt">
                <v:textbox inset="0,0,0,0">
                  <w:txbxContent>
                    <w:p w14:paraId="433A388F" w14:textId="53CE7013" w:rsidR="00375F7E" w:rsidRPr="00375F7E" w:rsidRDefault="00375F7E" w:rsidP="00375F7E">
                      <w:pPr>
                        <w:snapToGrid w:val="0"/>
                        <w:spacing w:line="100" w:lineRule="atLeast"/>
                        <w:jc w:val="left"/>
                        <w:rPr>
                          <w:sz w:val="10"/>
                          <w:szCs w:val="10"/>
                        </w:rPr>
                      </w:pPr>
                      <w:r>
                        <w:rPr>
                          <w:rFonts w:hint="eastAsia"/>
                          <w:sz w:val="12"/>
                          <w:szCs w:val="12"/>
                        </w:rPr>
                        <w:t>setBounds</w:t>
                      </w:r>
                      <w:r w:rsidRPr="00375F7E">
                        <w:rPr>
                          <w:rFonts w:hint="eastAsia"/>
                          <w:sz w:val="10"/>
                          <w:szCs w:val="10"/>
                        </w:rPr>
                        <w:t>(サイズ･表示位置設定)</w:t>
                      </w:r>
                    </w:p>
                  </w:txbxContent>
                </v:textbox>
              </v:shape>
            </w:pict>
          </mc:Fallback>
        </mc:AlternateContent>
      </w:r>
      <w:r w:rsidR="00375F7E">
        <w:rPr>
          <w:noProof/>
        </w:rPr>
        <mc:AlternateContent>
          <mc:Choice Requires="wps">
            <w:drawing>
              <wp:anchor distT="0" distB="0" distL="114300" distR="114300" simplePos="0" relativeHeight="251658295" behindDoc="0" locked="0" layoutInCell="1" allowOverlap="1" wp14:anchorId="2E26B37D" wp14:editId="7A8FD13C">
                <wp:simplePos x="0" y="0"/>
                <wp:positionH relativeFrom="column">
                  <wp:posOffset>1029808</wp:posOffset>
                </wp:positionH>
                <wp:positionV relativeFrom="paragraph">
                  <wp:posOffset>182880</wp:posOffset>
                </wp:positionV>
                <wp:extent cx="1027430" cy="0"/>
                <wp:effectExtent l="0" t="76200" r="20320" b="95250"/>
                <wp:wrapNone/>
                <wp:docPr id="172" name="Straight Arrow Connector 172"/>
                <wp:cNvGraphicFramePr/>
                <a:graphic xmlns:a="http://schemas.openxmlformats.org/drawingml/2006/main">
                  <a:graphicData uri="http://schemas.microsoft.com/office/word/2010/wordprocessingShape">
                    <wps:wsp>
                      <wps:cNvCnPr/>
                      <wps:spPr>
                        <a:xfrm>
                          <a:off x="0" y="0"/>
                          <a:ext cx="10274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551652D4" id="直線矢印コネクタ 172" o:spid="_x0000_s1026" type="#_x0000_t32" style="position:absolute;left:0;text-align:left;margin-left:81.1pt;margin-top:14.4pt;width:80.9pt;height:0;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" strokecolor="black [3200]" strokeweight=".5pt">
                <v:stroke endarrow="block" joinstyle="miter"/>
              </v:shape>
            </w:pict>
          </mc:Fallback>
        </mc:AlternateContent>
      </w:r>
      <w:r w:rsidR="00EB3D20">
        <w:rPr>
          <w:noProof/>
        </w:rPr>
        <mc:AlternateContent>
          <mc:Choice Requires="wps">
            <w:drawing>
              <wp:anchor distT="0" distB="0" distL="114300" distR="114300" simplePos="0" relativeHeight="251658275" behindDoc="0" locked="0" layoutInCell="1" allowOverlap="1" wp14:anchorId="02EA30C1" wp14:editId="0905C661">
                <wp:simplePos x="0" y="0"/>
                <wp:positionH relativeFrom="column">
                  <wp:posOffset>2072418</wp:posOffset>
                </wp:positionH>
                <wp:positionV relativeFrom="paragraph">
                  <wp:posOffset>156850</wp:posOffset>
                </wp:positionV>
                <wp:extent cx="71282" cy="80093"/>
                <wp:effectExtent l="0" t="0" r="24130" b="15240"/>
                <wp:wrapNone/>
                <wp:docPr id="79" name="Rectangle 79"/>
                <wp:cNvGraphicFramePr/>
                <a:graphic xmlns:a="http://schemas.openxmlformats.org/drawingml/2006/main">
                  <a:graphicData uri="http://schemas.microsoft.com/office/word/2010/wordprocessingShape">
                    <wps:wsp>
                      <wps:cNvSpPr/>
                      <wps:spPr>
                        <a:xfrm>
                          <a:off x="0" y="0"/>
                          <a:ext cx="71282" cy="80093"/>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076F0CF4" id="正方形/長方形 79" o:spid="_x0000_s1026" style="position:absolute;left:0;text-align:left;margin-left:163.2pt;margin-top:12.35pt;width:5.6pt;height:6.3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" fillcolor="white [3212]" strokecolor="black [3213]" strokeweight=".5pt"/>
            </w:pict>
          </mc:Fallback>
        </mc:AlternateContent>
      </w:r>
      <w:r w:rsidR="00EB684C">
        <w:rPr>
          <w:noProof/>
        </w:rPr>
        <mc:AlternateContent>
          <mc:Choice Requires="wps">
            <w:drawing>
              <wp:anchor distT="0" distB="0" distL="114300" distR="114300" simplePos="0" relativeHeight="251658273" behindDoc="0" locked="0" layoutInCell="1" allowOverlap="1" wp14:anchorId="236D6E99" wp14:editId="2FE1A9AE">
                <wp:simplePos x="0" y="0"/>
                <wp:positionH relativeFrom="column">
                  <wp:posOffset>3193726</wp:posOffset>
                </wp:positionH>
                <wp:positionV relativeFrom="paragraph">
                  <wp:posOffset>60070</wp:posOffset>
                </wp:positionV>
                <wp:extent cx="807608" cy="96780"/>
                <wp:effectExtent l="0" t="0" r="12065" b="0"/>
                <wp:wrapNone/>
                <wp:docPr id="66" name="Text Box 66"/>
                <wp:cNvGraphicFramePr/>
                <a:graphic xmlns:a="http://schemas.openxmlformats.org/drawingml/2006/main">
                  <a:graphicData uri="http://schemas.microsoft.com/office/word/2010/wordprocessingShape">
                    <wps:wsp>
                      <wps:cNvSpPr txBox="1"/>
                      <wps:spPr>
                        <a:xfrm>
                          <a:off x="0" y="0"/>
                          <a:ext cx="807608" cy="96780"/>
                        </a:xfrm>
                        <a:prstGeom prst="rect">
                          <a:avLst/>
                        </a:prstGeom>
                        <a:noFill/>
                        <a:ln w="6350">
                          <a:noFill/>
                        </a:ln>
                      </wps:spPr>
                      <wps:txbx>
                        <w:txbxContent>
                          <w:p w14:paraId="27E80BEF" w14:textId="57CD28D3" w:rsidR="00990452" w:rsidRPr="00665A15" w:rsidRDefault="00EB684C" w:rsidP="00990452">
                            <w:pPr>
                              <w:snapToGrid w:val="0"/>
                              <w:spacing w:line="100" w:lineRule="atLeast"/>
                              <w:jc w:val="left"/>
                              <w:rPr>
                                <w:i/>
                                <w:iCs/>
                                <w:sz w:val="8"/>
                                <w:szCs w:val="8"/>
                              </w:rPr>
                            </w:pPr>
                            <w:r>
                              <w:rPr>
                                <w:rFonts w:hint="eastAsia"/>
                                <w:i/>
                                <w:iCs/>
                                <w:sz w:val="8"/>
                                <w:szCs w:val="8"/>
                              </w:rPr>
                              <w:t>教室番号をChoiceの項目に追加</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D6E99" id="Text Box 66" o:spid="_x0000_s1102" type="#_x0000_t202" style="position:absolute;left:0;text-align:left;margin-left:251.45pt;margin-top:4.75pt;width:63.6pt;height:7.6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" filled="f" stroked="f" strokeweight=".5pt">
                <v:textbox inset="0,0,0,0">
                  <w:txbxContent>
                    <w:p w14:paraId="27E80BEF" w14:textId="57CD28D3" w:rsidR="00990452" w:rsidRPr="00665A15" w:rsidRDefault="00EB684C" w:rsidP="00990452">
                      <w:pPr>
                        <w:snapToGrid w:val="0"/>
                        <w:spacing w:line="100" w:lineRule="atLeast"/>
                        <w:jc w:val="left"/>
                        <w:rPr>
                          <w:i/>
                          <w:iCs/>
                          <w:sz w:val="8"/>
                          <w:szCs w:val="8"/>
                        </w:rPr>
                      </w:pPr>
                      <w:r>
                        <w:rPr>
                          <w:rFonts w:hint="eastAsia"/>
                          <w:i/>
                          <w:iCs/>
                          <w:sz w:val="8"/>
                          <w:szCs w:val="8"/>
                        </w:rPr>
                        <w:t>教室番号をChoiceの項目に追加</w:t>
                      </w:r>
                    </w:p>
                  </w:txbxContent>
                </v:textbox>
              </v:shape>
            </w:pict>
          </mc:Fallback>
        </mc:AlternateContent>
      </w:r>
      <w:r w:rsidR="00E334A6">
        <w:rPr>
          <w:noProof/>
        </w:rPr>
        <mc:AlternateContent>
          <mc:Choice Requires="wps">
            <w:drawing>
              <wp:anchor distT="0" distB="0" distL="114300" distR="114300" simplePos="0" relativeHeight="251658292" behindDoc="0" locked="0" layoutInCell="1" allowOverlap="1" wp14:anchorId="60CEFF15" wp14:editId="330D4241">
                <wp:simplePos x="0" y="0"/>
                <wp:positionH relativeFrom="column">
                  <wp:posOffset>2139315</wp:posOffset>
                </wp:positionH>
                <wp:positionV relativeFrom="paragraph">
                  <wp:posOffset>62392</wp:posOffset>
                </wp:positionV>
                <wp:extent cx="963892" cy="0"/>
                <wp:effectExtent l="0" t="76200" r="27305" b="95250"/>
                <wp:wrapNone/>
                <wp:docPr id="168" name="Straight Arrow Connector 168"/>
                <wp:cNvGraphicFramePr/>
                <a:graphic xmlns:a="http://schemas.openxmlformats.org/drawingml/2006/main">
                  <a:graphicData uri="http://schemas.microsoft.com/office/word/2010/wordprocessingShape">
                    <wps:wsp>
                      <wps:cNvCnPr/>
                      <wps:spPr>
                        <a:xfrm>
                          <a:off x="0" y="0"/>
                          <a:ext cx="96389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6DCCDA94" id="直線矢印コネクタ 168" o:spid="_x0000_s1026" type="#_x0000_t32" style="position:absolute;left:0;text-align:left;margin-left:168.45pt;margin-top:4.9pt;width:75.9pt;height:0;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" strokecolor="black [3200]" strokeweight=".5pt">
                <v:stroke endarrow="block" joinstyle="miter"/>
              </v:shape>
            </w:pict>
          </mc:Fallback>
        </mc:AlternateContent>
      </w:r>
      <w:r w:rsidR="00665480">
        <w:rPr>
          <w:noProof/>
        </w:rPr>
        <mc:AlternateContent>
          <mc:Choice Requires="wps">
            <w:drawing>
              <wp:anchor distT="0" distB="0" distL="114300" distR="114300" simplePos="0" relativeHeight="251658289" behindDoc="0" locked="0" layoutInCell="1" allowOverlap="1" wp14:anchorId="76E4CB19" wp14:editId="511AC105">
                <wp:simplePos x="0" y="0"/>
                <wp:positionH relativeFrom="column">
                  <wp:posOffset>3104988</wp:posOffset>
                </wp:positionH>
                <wp:positionV relativeFrom="paragraph">
                  <wp:posOffset>27305</wp:posOffset>
                </wp:positionV>
                <wp:extent cx="67310" cy="106680"/>
                <wp:effectExtent l="0" t="0" r="27940" b="26670"/>
                <wp:wrapNone/>
                <wp:docPr id="165" name="Rectangle 165"/>
                <wp:cNvGraphicFramePr/>
                <a:graphic xmlns:a="http://schemas.openxmlformats.org/drawingml/2006/main">
                  <a:graphicData uri="http://schemas.microsoft.com/office/word/2010/wordprocessingShape">
                    <wps:wsp>
                      <wps:cNvSpPr/>
                      <wps:spPr>
                        <a:xfrm>
                          <a:off x="0" y="0"/>
                          <a:ext cx="67310" cy="1066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6B4B36DD" id="正方形/長方形 165" o:spid="_x0000_s1026" style="position:absolute;left:0;text-align:left;margin-left:244.5pt;margin-top:2.15pt;width:5.3pt;height:8.4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" fillcolor="white [3212]" strokecolor="black [3213]" strokeweight=".5pt"/>
            </w:pict>
          </mc:Fallback>
        </mc:AlternateContent>
      </w:r>
    </w:p>
    <w:p w14:paraId="453E99BA" w14:textId="1E16A997" w:rsidR="00990452" w:rsidRDefault="00E023C1" w:rsidP="00990452">
      <w:r>
        <w:rPr>
          <w:noProof/>
        </w:rPr>
        <mc:AlternateContent>
          <mc:Choice Requires="wps">
            <w:drawing>
              <wp:anchor distT="0" distB="0" distL="114300" distR="114300" simplePos="0" relativeHeight="251658337" behindDoc="0" locked="0" layoutInCell="1" allowOverlap="1" wp14:anchorId="6674BB81" wp14:editId="4B12F3DB">
                <wp:simplePos x="0" y="0"/>
                <wp:positionH relativeFrom="column">
                  <wp:posOffset>2169197</wp:posOffset>
                </wp:positionH>
                <wp:positionV relativeFrom="paragraph">
                  <wp:posOffset>61182</wp:posOffset>
                </wp:positionV>
                <wp:extent cx="230269" cy="100673"/>
                <wp:effectExtent l="0" t="0" r="74930" b="52070"/>
                <wp:wrapNone/>
                <wp:docPr id="308" name="Straight Arrow Connector 308"/>
                <wp:cNvGraphicFramePr/>
                <a:graphic xmlns:a="http://schemas.openxmlformats.org/drawingml/2006/main">
                  <a:graphicData uri="http://schemas.microsoft.com/office/word/2010/wordprocessingShape">
                    <wps:wsp>
                      <wps:cNvCnPr/>
                      <wps:spPr>
                        <a:xfrm>
                          <a:off x="0" y="0"/>
                          <a:ext cx="230269" cy="10067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arto="http://schemas.microsoft.com/office/word/2006/arto">
            <w:pict>
              <v:shape w14:anchorId="1A57C2D5" id="直線矢印コネクタ 308" o:spid="_x0000_s1026" type="#_x0000_t32" style="position:absolute;left:0;text-align:left;margin-left:170.8pt;margin-top:4.8pt;width:18.15pt;height:7.95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" strokecolor="#ed7d31 [3205]" strokeweight=".5pt">
                <v:stroke endarrow="block" joinstyle="miter"/>
              </v:shape>
            </w:pict>
          </mc:Fallback>
        </mc:AlternateContent>
      </w:r>
      <w:r w:rsidRPr="00931416">
        <w:rPr>
          <w:noProof/>
        </w:rPr>
        <w:drawing>
          <wp:anchor distT="0" distB="0" distL="114300" distR="114300" simplePos="0" relativeHeight="251658601" behindDoc="0" locked="0" layoutInCell="1" allowOverlap="1" wp14:anchorId="38CA423E" wp14:editId="0A6F9FF4">
            <wp:simplePos x="0" y="0"/>
            <wp:positionH relativeFrom="column">
              <wp:posOffset>2420629</wp:posOffset>
            </wp:positionH>
            <wp:positionV relativeFrom="paragraph">
              <wp:posOffset>105099</wp:posOffset>
            </wp:positionV>
            <wp:extent cx="1261540" cy="637410"/>
            <wp:effectExtent l="19050" t="19050" r="15240" b="10795"/>
            <wp:wrapNone/>
            <wp:docPr id="217" name="Picture 217" descr="グラフィカル ユーザー インターフェイス, テキスト&#10;&#10;中程度の精度で自動的に生成された説明">
              <a:extLst xmlns:a="http://schemas.openxmlformats.org/drawingml/2006/main">
                <a:ext uri="{FF2B5EF4-FFF2-40B4-BE49-F238E27FC236}">
                  <a16:creationId xmlns:a16="http://schemas.microsoft.com/office/drawing/2014/main" id="{7BF480D7-0AC6-40C5-9543-CA82636905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図 216" descr="グラフィカル ユーザー インターフェイス, テキスト&#10;&#10;中程度の精度で自動的に生成された説明">
                      <a:extLst>
                        <a:ext uri="{FF2B5EF4-FFF2-40B4-BE49-F238E27FC236}">
                          <a16:creationId xmlns:a16="http://schemas.microsoft.com/office/drawing/2014/main" id="{7BF480D7-0AC6-40C5-9543-CA826369055C}"/>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61540" cy="63741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375F7E">
        <w:rPr>
          <w:noProof/>
        </w:rPr>
        <mc:AlternateContent>
          <mc:Choice Requires="wps">
            <w:drawing>
              <wp:anchor distT="0" distB="0" distL="114300" distR="114300" simplePos="0" relativeHeight="251658298" behindDoc="0" locked="0" layoutInCell="1" allowOverlap="1" wp14:anchorId="24FD9389" wp14:editId="229F4842">
                <wp:simplePos x="0" y="0"/>
                <wp:positionH relativeFrom="column">
                  <wp:posOffset>1031240</wp:posOffset>
                </wp:positionH>
                <wp:positionV relativeFrom="paragraph">
                  <wp:posOffset>62230</wp:posOffset>
                </wp:positionV>
                <wp:extent cx="1027430" cy="0"/>
                <wp:effectExtent l="0" t="76200" r="20320" b="95250"/>
                <wp:wrapNone/>
                <wp:docPr id="190" name="Straight Arrow Connector 190"/>
                <wp:cNvGraphicFramePr/>
                <a:graphic xmlns:a="http://schemas.openxmlformats.org/drawingml/2006/main">
                  <a:graphicData uri="http://schemas.microsoft.com/office/word/2010/wordprocessingShape">
                    <wps:wsp>
                      <wps:cNvCnPr/>
                      <wps:spPr>
                        <a:xfrm>
                          <a:off x="0" y="0"/>
                          <a:ext cx="10274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1518E5E7" id="直線矢印コネクタ 190" o:spid="_x0000_s1026" type="#_x0000_t32" style="position:absolute;left:0;text-align:left;margin-left:81.2pt;margin-top:4.9pt;width:80.9pt;height:0;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" strokecolor="black [3200]" strokeweight=".5pt">
                <v:stroke endarrow="block" joinstyle="miter"/>
              </v:shape>
            </w:pict>
          </mc:Fallback>
        </mc:AlternateContent>
      </w:r>
      <w:r w:rsidR="00375F7E">
        <w:rPr>
          <w:noProof/>
        </w:rPr>
        <mc:AlternateContent>
          <mc:Choice Requires="wps">
            <w:drawing>
              <wp:anchor distT="0" distB="0" distL="114300" distR="114300" simplePos="0" relativeHeight="251658296" behindDoc="0" locked="0" layoutInCell="1" allowOverlap="1" wp14:anchorId="2ED23020" wp14:editId="7A5AEAB2">
                <wp:simplePos x="0" y="0"/>
                <wp:positionH relativeFrom="column">
                  <wp:posOffset>2073910</wp:posOffset>
                </wp:positionH>
                <wp:positionV relativeFrom="paragraph">
                  <wp:posOffset>25238</wp:posOffset>
                </wp:positionV>
                <wp:extent cx="71120" cy="80010"/>
                <wp:effectExtent l="0" t="0" r="24130" b="15240"/>
                <wp:wrapNone/>
                <wp:docPr id="188" name="Rectangle 188"/>
                <wp:cNvGraphicFramePr/>
                <a:graphic xmlns:a="http://schemas.openxmlformats.org/drawingml/2006/main">
                  <a:graphicData uri="http://schemas.microsoft.com/office/word/2010/wordprocessingShape">
                    <wps:wsp>
                      <wps:cNvSpPr/>
                      <wps:spPr>
                        <a:xfrm>
                          <a:off x="0" y="0"/>
                          <a:ext cx="71120" cy="8001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792A3468" id="正方形/長方形 188" o:spid="_x0000_s1026" style="position:absolute;left:0;text-align:left;margin-left:163.3pt;margin-top:2pt;width:5.6pt;height:6.3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" fillcolor="white [3212]" strokecolor="black [3213]" strokeweight=".5pt"/>
            </w:pict>
          </mc:Fallback>
        </mc:AlternateContent>
      </w:r>
    </w:p>
    <w:p w14:paraId="0D9C45B9" w14:textId="0D9249D6" w:rsidR="00990452" w:rsidRDefault="00990452" w:rsidP="00990452"/>
    <w:p w14:paraId="3F2B72D2" w14:textId="4567BEAC" w:rsidR="00990452" w:rsidRDefault="00990452" w:rsidP="00990452"/>
    <w:p w14:paraId="00E0A701" w14:textId="4816FBD7" w:rsidR="00990452" w:rsidRDefault="00990452" w:rsidP="00990452"/>
    <w:p w14:paraId="62BFBB1F" w14:textId="77777777" w:rsidR="00FB1B17" w:rsidRDefault="00FB1B17" w:rsidP="0002240A">
      <w:pPr>
        <w:pStyle w:val="ListParagraph"/>
        <w:ind w:leftChars="0" w:left="992"/>
      </w:pPr>
    </w:p>
    <w:p w14:paraId="1A73967B" w14:textId="5EC46860" w:rsidR="00AD40C0" w:rsidRDefault="00905137" w:rsidP="00905137">
      <w:pPr>
        <w:ind w:firstLineChars="200" w:firstLine="420"/>
        <w:outlineLvl w:val="1"/>
      </w:pPr>
      <w:bookmarkStart w:id="54" w:name="_Toc138931288"/>
      <w:r>
        <w:rPr>
          <w:rFonts w:hint="eastAsia"/>
        </w:rPr>
        <w:t>4.2</w:t>
      </w:r>
      <w:r w:rsidR="008A53E5">
        <w:rPr>
          <w:rFonts w:hint="eastAsia"/>
        </w:rPr>
        <w:t>ログイン</w:t>
      </w:r>
      <w:r w:rsidR="00AD40C0">
        <w:rPr>
          <w:rFonts w:hint="eastAsia"/>
        </w:rPr>
        <w:t>機能</w:t>
      </w:r>
      <w:bookmarkEnd w:id="54"/>
    </w:p>
    <w:p w14:paraId="014036CD" w14:textId="670A1DA5" w:rsidR="00BC437E" w:rsidRDefault="00905137" w:rsidP="00905137">
      <w:pPr>
        <w:ind w:left="151" w:firstLine="840"/>
        <w:outlineLvl w:val="2"/>
      </w:pPr>
      <w:bookmarkStart w:id="55" w:name="_Toc138931289"/>
      <w:r>
        <w:rPr>
          <w:rFonts w:hint="eastAsia"/>
        </w:rPr>
        <w:t>4</w:t>
      </w:r>
      <w:r w:rsidR="00D07221">
        <w:rPr>
          <w:rFonts w:hint="eastAsia"/>
        </w:rPr>
        <w:t>.</w:t>
      </w:r>
      <w:r>
        <w:rPr>
          <w:rFonts w:hint="eastAsia"/>
        </w:rPr>
        <w:t>2.1</w:t>
      </w:r>
      <w:r w:rsidR="00AD40C0">
        <w:rPr>
          <w:rFonts w:hint="eastAsia"/>
        </w:rPr>
        <w:t>ログイン</w:t>
      </w:r>
      <w:r w:rsidR="008A53E5">
        <w:rPr>
          <w:rFonts w:hint="eastAsia"/>
        </w:rPr>
        <w:t>ダイアログ表示</w:t>
      </w:r>
      <w:bookmarkEnd w:id="55"/>
    </w:p>
    <w:p w14:paraId="73CC4E34" w14:textId="4E7A7B78" w:rsidR="00A56E6E" w:rsidRDefault="00170619" w:rsidP="00170619">
      <w:pPr>
        <w:ind w:leftChars="472" w:left="991"/>
      </w:pPr>
      <w:r>
        <w:rPr>
          <w:rFonts w:hint="eastAsia"/>
        </w:rPr>
        <w:t>本</w:t>
      </w:r>
      <w:r w:rsidR="00A56E6E">
        <w:rPr>
          <w:rFonts w:hint="eastAsia"/>
        </w:rPr>
        <w:t>シーケンスは，</w:t>
      </w:r>
      <w:r w:rsidR="00F93304">
        <w:rPr>
          <w:rFonts w:hint="eastAsia"/>
        </w:rPr>
        <w:t>MainFrame表示中</w:t>
      </w:r>
      <w:r w:rsidR="00D06C7E">
        <w:rPr>
          <w:rFonts w:hint="eastAsia"/>
        </w:rPr>
        <w:t>かつ非ログイン状態</w:t>
      </w:r>
      <w:r>
        <w:rPr>
          <w:rFonts w:hint="eastAsia"/>
        </w:rPr>
        <w:t>のものである．（ex.4.1</w:t>
      </w:r>
      <w:r>
        <w:t xml:space="preserve"> </w:t>
      </w:r>
      <w:r>
        <w:rPr>
          <w:rFonts w:hint="eastAsia"/>
        </w:rPr>
        <w:t>起動</w:t>
      </w:r>
      <w:r w:rsidR="00AB24FE">
        <w:rPr>
          <w:rFonts w:hint="eastAsia"/>
        </w:rPr>
        <w:t>からの継続）</w:t>
      </w:r>
    </w:p>
    <w:p w14:paraId="7C298AAF" w14:textId="5B47FD46" w:rsidR="00023D92" w:rsidRDefault="008F4DFD" w:rsidP="00A56E6E">
      <w:pPr>
        <w:ind w:leftChars="300" w:left="630"/>
      </w:pPr>
      <w:r>
        <w:rPr>
          <w:noProof/>
        </w:rPr>
        <mc:AlternateContent>
          <mc:Choice Requires="wps">
            <w:drawing>
              <wp:anchor distT="0" distB="0" distL="114300" distR="114300" simplePos="0" relativeHeight="251658301" behindDoc="0" locked="0" layoutInCell="1" allowOverlap="1" wp14:anchorId="33F5F7BC" wp14:editId="775814E6">
                <wp:simplePos x="0" y="0"/>
                <wp:positionH relativeFrom="column">
                  <wp:posOffset>663575</wp:posOffset>
                </wp:positionH>
                <wp:positionV relativeFrom="paragraph">
                  <wp:posOffset>211455</wp:posOffset>
                </wp:positionV>
                <wp:extent cx="739140" cy="226060"/>
                <wp:effectExtent l="0" t="0" r="22860" b="21590"/>
                <wp:wrapNone/>
                <wp:docPr id="240" name="Rectangle 240"/>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204492" w14:textId="77777777" w:rsidR="00023D92" w:rsidRPr="00971FB6" w:rsidRDefault="00023D92" w:rsidP="00023D92">
                            <w:pPr>
                              <w:jc w:val="center"/>
                              <w:rPr>
                                <w:color w:val="000000" w:themeColor="text1"/>
                                <w:sz w:val="12"/>
                                <w:szCs w:val="12"/>
                              </w:rPr>
                            </w:pPr>
                            <w:r w:rsidRPr="00971FB6">
                              <w:rPr>
                                <w:color w:val="000000" w:themeColor="text1"/>
                                <w:sz w:val="12"/>
                                <w:szCs w:val="12"/>
                              </w:rPr>
                              <w:t>ReservationSystem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F5F7BC" id="Rectangle 240" o:spid="_x0000_s1103" style="position:absolute;left:0;text-align:left;margin-left:52.25pt;margin-top:16.65pt;width:58.2pt;height:17.8pt;z-index:2516583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" filled="f" strokecolor="black [3213]" strokeweight="1pt">
                <v:textbox inset="0,0,0,0">
                  <w:txbxContent>
                    <w:p w14:paraId="09204492" w14:textId="77777777" w:rsidR="00023D92" w:rsidRPr="00971FB6" w:rsidRDefault="00023D92" w:rsidP="00023D92">
                      <w:pPr>
                        <w:jc w:val="center"/>
                        <w:rPr>
                          <w:color w:val="000000" w:themeColor="text1"/>
                          <w:sz w:val="12"/>
                          <w:szCs w:val="12"/>
                        </w:rPr>
                      </w:pPr>
                      <w:r w:rsidRPr="00971FB6">
                        <w:rPr>
                          <w:color w:val="000000" w:themeColor="text1"/>
                          <w:sz w:val="12"/>
                          <w:szCs w:val="12"/>
                        </w:rPr>
                        <w:t>ReservationSystem</w:t>
                      </w:r>
                    </w:p>
                  </w:txbxContent>
                </v:textbox>
              </v:rect>
            </w:pict>
          </mc:Fallback>
        </mc:AlternateContent>
      </w:r>
      <w:r>
        <w:rPr>
          <w:noProof/>
        </w:rPr>
        <mc:AlternateContent>
          <mc:Choice Requires="wps">
            <w:drawing>
              <wp:anchor distT="0" distB="0" distL="114300" distR="114300" simplePos="0" relativeHeight="251658305" behindDoc="0" locked="0" layoutInCell="1" allowOverlap="1" wp14:anchorId="66DF7B7E" wp14:editId="5CF6CFDD">
                <wp:simplePos x="0" y="0"/>
                <wp:positionH relativeFrom="column">
                  <wp:posOffset>5879465</wp:posOffset>
                </wp:positionH>
                <wp:positionV relativeFrom="paragraph">
                  <wp:posOffset>213360</wp:posOffset>
                </wp:positionV>
                <wp:extent cx="739140" cy="226060"/>
                <wp:effectExtent l="0" t="0" r="22860" b="21590"/>
                <wp:wrapNone/>
                <wp:docPr id="239" name="Rectangle 239"/>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7E0F5E" w14:textId="77777777" w:rsidR="00023D92" w:rsidRPr="00971FB6" w:rsidRDefault="00023D92" w:rsidP="00023D92">
                            <w:pPr>
                              <w:jc w:val="center"/>
                              <w:rPr>
                                <w:color w:val="000000" w:themeColor="text1"/>
                                <w:sz w:val="12"/>
                                <w:szCs w:val="12"/>
                              </w:rPr>
                            </w:pPr>
                            <w:r>
                              <w:rPr>
                                <w:color w:val="000000" w:themeColor="text1"/>
                                <w:sz w:val="12"/>
                                <w:szCs w:val="12"/>
                              </w:rPr>
                              <w:t>MySQL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F7B7E" id="Rectangle 239" o:spid="_x0000_s1104" style="position:absolute;left:0;text-align:left;margin-left:462.95pt;margin-top:16.8pt;width:58.2pt;height:17.8pt;z-index:2516583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" filled="f" strokecolor="black [3213]" strokeweight="1pt">
                <v:textbox inset="0,0,0,0">
                  <w:txbxContent>
                    <w:p w14:paraId="127E0F5E" w14:textId="77777777" w:rsidR="00023D92" w:rsidRPr="00971FB6" w:rsidRDefault="00023D92" w:rsidP="00023D92">
                      <w:pPr>
                        <w:jc w:val="center"/>
                        <w:rPr>
                          <w:color w:val="000000" w:themeColor="text1"/>
                          <w:sz w:val="12"/>
                          <w:szCs w:val="12"/>
                        </w:rPr>
                      </w:pPr>
                      <w:r>
                        <w:rPr>
                          <w:color w:val="000000" w:themeColor="text1"/>
                          <w:sz w:val="12"/>
                          <w:szCs w:val="12"/>
                        </w:rPr>
                        <w:t>MySQL</w:t>
                      </w:r>
                    </w:p>
                  </w:txbxContent>
                </v:textbox>
              </v:rect>
            </w:pict>
          </mc:Fallback>
        </mc:AlternateContent>
      </w:r>
      <w:r>
        <w:rPr>
          <w:noProof/>
        </w:rPr>
        <mc:AlternateContent>
          <mc:Choice Requires="wps">
            <w:drawing>
              <wp:anchor distT="0" distB="0" distL="114300" distR="114300" simplePos="0" relativeHeight="251658304" behindDoc="0" locked="0" layoutInCell="1" allowOverlap="1" wp14:anchorId="2568CCE4" wp14:editId="150E343D">
                <wp:simplePos x="0" y="0"/>
                <wp:positionH relativeFrom="column">
                  <wp:posOffset>4815840</wp:posOffset>
                </wp:positionH>
                <wp:positionV relativeFrom="paragraph">
                  <wp:posOffset>210820</wp:posOffset>
                </wp:positionV>
                <wp:extent cx="739140" cy="226060"/>
                <wp:effectExtent l="0" t="0" r="22860" b="21590"/>
                <wp:wrapNone/>
                <wp:docPr id="238" name="Rectangle 238"/>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8C3FF3" w14:textId="77777777" w:rsidR="00023D92" w:rsidRPr="00971FB6" w:rsidRDefault="00023D92" w:rsidP="00023D92">
                            <w:pPr>
                              <w:jc w:val="center"/>
                              <w:rPr>
                                <w:color w:val="000000" w:themeColor="text1"/>
                                <w:sz w:val="12"/>
                                <w:szCs w:val="12"/>
                              </w:rPr>
                            </w:pPr>
                            <w:r>
                              <w:rPr>
                                <w:color w:val="000000" w:themeColor="text1"/>
                                <w:sz w:val="12"/>
                                <w:szCs w:val="12"/>
                              </w:rPr>
                              <w:t>ReservationControl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8CCE4" id="Rectangle 238" o:spid="_x0000_s1105" style="position:absolute;left:0;text-align:left;margin-left:379.2pt;margin-top:16.6pt;width:58.2pt;height:17.8pt;z-index:2516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" filled="f" strokecolor="black [3213]" strokeweight="1pt">
                <v:textbox inset="0,0,0,0">
                  <w:txbxContent>
                    <w:p w14:paraId="0F8C3FF3" w14:textId="77777777" w:rsidR="00023D92" w:rsidRPr="00971FB6" w:rsidRDefault="00023D92" w:rsidP="00023D92">
                      <w:pPr>
                        <w:jc w:val="center"/>
                        <w:rPr>
                          <w:color w:val="000000" w:themeColor="text1"/>
                          <w:sz w:val="12"/>
                          <w:szCs w:val="12"/>
                        </w:rPr>
                      </w:pPr>
                      <w:r>
                        <w:rPr>
                          <w:color w:val="000000" w:themeColor="text1"/>
                          <w:sz w:val="12"/>
                          <w:szCs w:val="12"/>
                        </w:rPr>
                        <w:t>ReservationControl</w:t>
                      </w:r>
                    </w:p>
                  </w:txbxContent>
                </v:textbox>
              </v:rect>
            </w:pict>
          </mc:Fallback>
        </mc:AlternateContent>
      </w:r>
      <w:r>
        <w:rPr>
          <w:noProof/>
        </w:rPr>
        <mc:AlternateContent>
          <mc:Choice Requires="wps">
            <w:drawing>
              <wp:anchor distT="0" distB="0" distL="114300" distR="114300" simplePos="0" relativeHeight="251658303" behindDoc="0" locked="0" layoutInCell="1" allowOverlap="1" wp14:anchorId="039A26D8" wp14:editId="2F316576">
                <wp:simplePos x="0" y="0"/>
                <wp:positionH relativeFrom="column">
                  <wp:posOffset>3818255</wp:posOffset>
                </wp:positionH>
                <wp:positionV relativeFrom="paragraph">
                  <wp:posOffset>212725</wp:posOffset>
                </wp:positionV>
                <wp:extent cx="739140" cy="226060"/>
                <wp:effectExtent l="0" t="0" r="22860" b="21590"/>
                <wp:wrapNone/>
                <wp:docPr id="237" name="Rectangle 237"/>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9B22A1" w14:textId="77777777" w:rsidR="00023D92" w:rsidRPr="00971FB6" w:rsidRDefault="00023D92" w:rsidP="00023D92">
                            <w:pPr>
                              <w:jc w:val="center"/>
                              <w:rPr>
                                <w:color w:val="000000" w:themeColor="text1"/>
                                <w:sz w:val="12"/>
                                <w:szCs w:val="12"/>
                              </w:rPr>
                            </w:pPr>
                            <w:r>
                              <w:rPr>
                                <w:color w:val="000000" w:themeColor="text1"/>
                                <w:sz w:val="12"/>
                                <w:szCs w:val="12"/>
                              </w:rPr>
                              <w:t>LoginDialog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A26D8" id="Rectangle 237" o:spid="_x0000_s1106" style="position:absolute;left:0;text-align:left;margin-left:300.65pt;margin-top:16.75pt;width:58.2pt;height:17.8pt;z-index:251658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" filled="f" strokecolor="black [3213]" strokeweight="1pt">
                <v:textbox inset="0,0,0,0">
                  <w:txbxContent>
                    <w:p w14:paraId="399B22A1" w14:textId="77777777" w:rsidR="00023D92" w:rsidRPr="00971FB6" w:rsidRDefault="00023D92" w:rsidP="00023D92">
                      <w:pPr>
                        <w:jc w:val="center"/>
                        <w:rPr>
                          <w:color w:val="000000" w:themeColor="text1"/>
                          <w:sz w:val="12"/>
                          <w:szCs w:val="12"/>
                        </w:rPr>
                      </w:pPr>
                      <w:r>
                        <w:rPr>
                          <w:color w:val="000000" w:themeColor="text1"/>
                          <w:sz w:val="12"/>
                          <w:szCs w:val="12"/>
                        </w:rPr>
                        <w:t>LoginDialog</w:t>
                      </w:r>
                    </w:p>
                  </w:txbxContent>
                </v:textbox>
              </v:rect>
            </w:pict>
          </mc:Fallback>
        </mc:AlternateContent>
      </w:r>
      <w:r>
        <w:rPr>
          <w:noProof/>
        </w:rPr>
        <mc:AlternateContent>
          <mc:Choice Requires="wps">
            <w:drawing>
              <wp:anchor distT="0" distB="0" distL="114300" distR="114300" simplePos="0" relativeHeight="251658312" behindDoc="0" locked="0" layoutInCell="1" allowOverlap="1" wp14:anchorId="3FA45ED2" wp14:editId="3BB5E06C">
                <wp:simplePos x="0" y="0"/>
                <wp:positionH relativeFrom="column">
                  <wp:posOffset>2759075</wp:posOffset>
                </wp:positionH>
                <wp:positionV relativeFrom="paragraph">
                  <wp:posOffset>207645</wp:posOffset>
                </wp:positionV>
                <wp:extent cx="739140" cy="226060"/>
                <wp:effectExtent l="0" t="0" r="22860" b="21590"/>
                <wp:wrapNone/>
                <wp:docPr id="236" name="Rectangle 236"/>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D7A329" w14:textId="77777777" w:rsidR="00023D92" w:rsidRPr="00971FB6" w:rsidRDefault="00023D92" w:rsidP="00023D92">
                            <w:pPr>
                              <w:jc w:val="center"/>
                              <w:rPr>
                                <w:color w:val="000000" w:themeColor="text1"/>
                                <w:sz w:val="12"/>
                                <w:szCs w:val="12"/>
                              </w:rPr>
                            </w:pPr>
                            <w:r>
                              <w:rPr>
                                <w:color w:val="000000" w:themeColor="text1"/>
                                <w:sz w:val="12"/>
                                <w:szCs w:val="12"/>
                              </w:rPr>
                              <w:t>ChoiceFacility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45ED2" id="Rectangle 236" o:spid="_x0000_s1107" style="position:absolute;left:0;text-align:left;margin-left:217.25pt;margin-top:16.35pt;width:58.2pt;height:17.8pt;z-index:251658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" filled="f" strokecolor="black [3213]" strokeweight="1pt">
                <v:textbox inset="0,0,0,0">
                  <w:txbxContent>
                    <w:p w14:paraId="26D7A329" w14:textId="77777777" w:rsidR="00023D92" w:rsidRPr="00971FB6" w:rsidRDefault="00023D92" w:rsidP="00023D92">
                      <w:pPr>
                        <w:jc w:val="center"/>
                        <w:rPr>
                          <w:color w:val="000000" w:themeColor="text1"/>
                          <w:sz w:val="12"/>
                          <w:szCs w:val="12"/>
                        </w:rPr>
                      </w:pPr>
                      <w:r>
                        <w:rPr>
                          <w:color w:val="000000" w:themeColor="text1"/>
                          <w:sz w:val="12"/>
                          <w:szCs w:val="12"/>
                        </w:rPr>
                        <w:t>ChoiceFacility</w:t>
                      </w:r>
                    </w:p>
                  </w:txbxContent>
                </v:textbox>
              </v:rect>
            </w:pict>
          </mc:Fallback>
        </mc:AlternateContent>
      </w:r>
      <w:r>
        <w:rPr>
          <w:noProof/>
        </w:rPr>
        <mc:AlternateContent>
          <mc:Choice Requires="wps">
            <w:drawing>
              <wp:anchor distT="0" distB="0" distL="114300" distR="114300" simplePos="0" relativeHeight="251658302" behindDoc="0" locked="0" layoutInCell="1" allowOverlap="1" wp14:anchorId="243BF155" wp14:editId="0926C3C7">
                <wp:simplePos x="0" y="0"/>
                <wp:positionH relativeFrom="column">
                  <wp:posOffset>1731010</wp:posOffset>
                </wp:positionH>
                <wp:positionV relativeFrom="paragraph">
                  <wp:posOffset>212887</wp:posOffset>
                </wp:positionV>
                <wp:extent cx="739140" cy="226060"/>
                <wp:effectExtent l="0" t="0" r="22860" b="21590"/>
                <wp:wrapNone/>
                <wp:docPr id="235" name="Rectangle 235"/>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050D2F" w14:textId="77777777" w:rsidR="00023D92" w:rsidRPr="00971FB6" w:rsidRDefault="00023D92" w:rsidP="00023D92">
                            <w:pPr>
                              <w:jc w:val="center"/>
                              <w:rPr>
                                <w:color w:val="000000" w:themeColor="text1"/>
                                <w:sz w:val="12"/>
                                <w:szCs w:val="12"/>
                              </w:rPr>
                            </w:pPr>
                            <w:r>
                              <w:rPr>
                                <w:color w:val="000000" w:themeColor="text1"/>
                                <w:sz w:val="12"/>
                                <w:szCs w:val="12"/>
                              </w:rPr>
                              <w:t>MainFrame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BF155" id="Rectangle 235" o:spid="_x0000_s1108" style="position:absolute;left:0;text-align:left;margin-left:136.3pt;margin-top:16.75pt;width:58.2pt;height:17.8pt;z-index:2516583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" filled="f" strokecolor="black [3213]" strokeweight="1pt">
                <v:textbox inset="0,0,0,0">
                  <w:txbxContent>
                    <w:p w14:paraId="52050D2F" w14:textId="77777777" w:rsidR="00023D92" w:rsidRPr="00971FB6" w:rsidRDefault="00023D92" w:rsidP="00023D92">
                      <w:pPr>
                        <w:jc w:val="center"/>
                        <w:rPr>
                          <w:color w:val="000000" w:themeColor="text1"/>
                          <w:sz w:val="12"/>
                          <w:szCs w:val="12"/>
                        </w:rPr>
                      </w:pPr>
                      <w:r>
                        <w:rPr>
                          <w:color w:val="000000" w:themeColor="text1"/>
                          <w:sz w:val="12"/>
                          <w:szCs w:val="12"/>
                        </w:rPr>
                        <w:t>MainFrame</w:t>
                      </w:r>
                    </w:p>
                  </w:txbxContent>
                </v:textbox>
              </v:rect>
            </w:pict>
          </mc:Fallback>
        </mc:AlternateContent>
      </w:r>
    </w:p>
    <w:p w14:paraId="60BA4765" w14:textId="13430F6A" w:rsidR="00023D92" w:rsidRDefault="00742D41" w:rsidP="00023D92">
      <w:r>
        <w:rPr>
          <w:noProof/>
        </w:rPr>
        <mc:AlternateContent>
          <mc:Choice Requires="wps">
            <w:drawing>
              <wp:anchor distT="0" distB="0" distL="114300" distR="114300" simplePos="0" relativeHeight="251658310" behindDoc="0" locked="0" layoutInCell="1" allowOverlap="1" wp14:anchorId="5A1EA512" wp14:editId="673DAF63">
                <wp:simplePos x="0" y="0"/>
                <wp:positionH relativeFrom="column">
                  <wp:posOffset>6267311</wp:posOffset>
                </wp:positionH>
                <wp:positionV relativeFrom="paragraph">
                  <wp:posOffset>207704</wp:posOffset>
                </wp:positionV>
                <wp:extent cx="0" cy="1542513"/>
                <wp:effectExtent l="0" t="0" r="38100" b="19685"/>
                <wp:wrapNone/>
                <wp:docPr id="250" name="Straight Connector 250"/>
                <wp:cNvGraphicFramePr/>
                <a:graphic xmlns:a="http://schemas.openxmlformats.org/drawingml/2006/main">
                  <a:graphicData uri="http://schemas.microsoft.com/office/word/2010/wordprocessingShape">
                    <wps:wsp>
                      <wps:cNvCnPr/>
                      <wps:spPr>
                        <a:xfrm flipH="1">
                          <a:off x="0" y="0"/>
                          <a:ext cx="0" cy="15425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02F8FDA3" id="直線コネクタ 250" o:spid="_x0000_s1026" style="position:absolute;left:0;text-align:left;flip:x;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3.5pt,16.35pt" to="493.5pt,1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" strokecolor="black [3200]" strokeweight=".5pt">
                <v:stroke joinstyle="miter"/>
              </v:line>
            </w:pict>
          </mc:Fallback>
        </mc:AlternateContent>
      </w:r>
      <w:r>
        <w:rPr>
          <w:noProof/>
        </w:rPr>
        <mc:AlternateContent>
          <mc:Choice Requires="wps">
            <w:drawing>
              <wp:anchor distT="0" distB="0" distL="114300" distR="114300" simplePos="0" relativeHeight="251658309" behindDoc="0" locked="0" layoutInCell="1" allowOverlap="1" wp14:anchorId="11421F89" wp14:editId="56C5398D">
                <wp:simplePos x="0" y="0"/>
                <wp:positionH relativeFrom="column">
                  <wp:posOffset>5182712</wp:posOffset>
                </wp:positionH>
                <wp:positionV relativeFrom="paragraph">
                  <wp:posOffset>205239</wp:posOffset>
                </wp:positionV>
                <wp:extent cx="0" cy="1564664"/>
                <wp:effectExtent l="0" t="0" r="38100" b="35560"/>
                <wp:wrapNone/>
                <wp:docPr id="247" name="Straight Connector 247"/>
                <wp:cNvGraphicFramePr/>
                <a:graphic xmlns:a="http://schemas.openxmlformats.org/drawingml/2006/main">
                  <a:graphicData uri="http://schemas.microsoft.com/office/word/2010/wordprocessingShape">
                    <wps:wsp>
                      <wps:cNvCnPr/>
                      <wps:spPr>
                        <a:xfrm>
                          <a:off x="0" y="0"/>
                          <a:ext cx="0" cy="15646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5B9B25ED" id="直線コネクタ 247" o:spid="_x0000_s1026" style="position:absolute;left:0;text-align:lef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1pt,16.15pt" to="408.1pt,1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" strokecolor="black [3200]" strokeweight=".5pt">
                <v:stroke joinstyle="miter"/>
              </v:line>
            </w:pict>
          </mc:Fallback>
        </mc:AlternateContent>
      </w:r>
      <w:r>
        <w:rPr>
          <w:noProof/>
        </w:rPr>
        <mc:AlternateContent>
          <mc:Choice Requires="wps">
            <w:drawing>
              <wp:anchor distT="0" distB="0" distL="114300" distR="114300" simplePos="0" relativeHeight="251658308" behindDoc="0" locked="0" layoutInCell="1" allowOverlap="1" wp14:anchorId="18E0CE44" wp14:editId="2F6BD488">
                <wp:simplePos x="0" y="0"/>
                <wp:positionH relativeFrom="column">
                  <wp:posOffset>4198231</wp:posOffset>
                </wp:positionH>
                <wp:positionV relativeFrom="paragraph">
                  <wp:posOffset>205238</wp:posOffset>
                </wp:positionV>
                <wp:extent cx="0" cy="1564029"/>
                <wp:effectExtent l="0" t="0" r="38100" b="36195"/>
                <wp:wrapNone/>
                <wp:docPr id="245" name="Straight Connector 245"/>
                <wp:cNvGraphicFramePr/>
                <a:graphic xmlns:a="http://schemas.openxmlformats.org/drawingml/2006/main">
                  <a:graphicData uri="http://schemas.microsoft.com/office/word/2010/wordprocessingShape">
                    <wps:wsp>
                      <wps:cNvCnPr/>
                      <wps:spPr>
                        <a:xfrm>
                          <a:off x="0" y="0"/>
                          <a:ext cx="0" cy="15640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rto="http://schemas.microsoft.com/office/word/2006/arto">
            <w:pict>
              <v:line w14:anchorId="29055DF1" id="直線コネクタ 245" o:spid="_x0000_s1026" style="position:absolute;left:0;text-align:left;z-index:25200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0.55pt,16.15pt" to="330.55pt,1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" strokecolor="black [3200]" strokeweight=".5pt">
                <v:stroke joinstyle="miter"/>
              </v:line>
            </w:pict>
          </mc:Fallback>
        </mc:AlternateContent>
      </w:r>
      <w:r>
        <w:rPr>
          <w:noProof/>
        </w:rPr>
        <mc:AlternateContent>
          <mc:Choice Requires="wps">
            <w:drawing>
              <wp:anchor distT="0" distB="0" distL="114300" distR="114300" simplePos="0" relativeHeight="251658313" behindDoc="0" locked="0" layoutInCell="1" allowOverlap="1" wp14:anchorId="5B113D2D" wp14:editId="4B6F5A16">
                <wp:simplePos x="0" y="0"/>
                <wp:positionH relativeFrom="column">
                  <wp:posOffset>3136993</wp:posOffset>
                </wp:positionH>
                <wp:positionV relativeFrom="paragraph">
                  <wp:posOffset>204368</wp:posOffset>
                </wp:positionV>
                <wp:extent cx="0" cy="1565372"/>
                <wp:effectExtent l="0" t="0" r="38100" b="34925"/>
                <wp:wrapNone/>
                <wp:docPr id="244" name="Straight Connector 244"/>
                <wp:cNvGraphicFramePr/>
                <a:graphic xmlns:a="http://schemas.openxmlformats.org/drawingml/2006/main">
                  <a:graphicData uri="http://schemas.microsoft.com/office/word/2010/wordprocessingShape">
                    <wps:wsp>
                      <wps:cNvCnPr/>
                      <wps:spPr>
                        <a:xfrm>
                          <a:off x="0" y="0"/>
                          <a:ext cx="0" cy="15653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rto="http://schemas.microsoft.com/office/word/2006/arto">
            <w:pict>
              <v:line w14:anchorId="1D31B3E2" id="直線コネクタ 244" o:spid="_x0000_s1026" style="position:absolute;left:0;text-align:left;z-index:252029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7pt,16.1pt" to="247pt,1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" strokecolor="black [3200]" strokeweight=".5pt">
                <v:stroke joinstyle="miter"/>
              </v:line>
            </w:pict>
          </mc:Fallback>
        </mc:AlternateContent>
      </w:r>
      <w:r>
        <w:rPr>
          <w:noProof/>
        </w:rPr>
        <mc:AlternateContent>
          <mc:Choice Requires="wps">
            <w:drawing>
              <wp:anchor distT="0" distB="0" distL="114300" distR="114300" simplePos="0" relativeHeight="251658307" behindDoc="0" locked="0" layoutInCell="1" allowOverlap="1" wp14:anchorId="18F938B9" wp14:editId="77F5E555">
                <wp:simplePos x="0" y="0"/>
                <wp:positionH relativeFrom="column">
                  <wp:posOffset>2109127</wp:posOffset>
                </wp:positionH>
                <wp:positionV relativeFrom="paragraph">
                  <wp:posOffset>204368</wp:posOffset>
                </wp:positionV>
                <wp:extent cx="0" cy="1565535"/>
                <wp:effectExtent l="0" t="0" r="38100" b="34925"/>
                <wp:wrapNone/>
                <wp:docPr id="243" name="Straight Connector 243"/>
                <wp:cNvGraphicFramePr/>
                <a:graphic xmlns:a="http://schemas.openxmlformats.org/drawingml/2006/main">
                  <a:graphicData uri="http://schemas.microsoft.com/office/word/2010/wordprocessingShape">
                    <wps:wsp>
                      <wps:cNvCnPr/>
                      <wps:spPr>
                        <a:xfrm>
                          <a:off x="0" y="0"/>
                          <a:ext cx="0" cy="15655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rto="http://schemas.microsoft.com/office/word/2006/arto">
            <w:pict>
              <v:line w14:anchorId="1BC2E5D0" id="直線コネクタ 243" o:spid="_x0000_s1026" style="position:absolute;left:0;text-align:left;z-index:25200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6.05pt,16.1pt" to="166.05pt,1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" strokecolor="black [3200]" strokeweight=".5pt">
                <v:stroke joinstyle="miter"/>
              </v:line>
            </w:pict>
          </mc:Fallback>
        </mc:AlternateContent>
      </w:r>
      <w:r>
        <w:rPr>
          <w:noProof/>
        </w:rPr>
        <mc:AlternateContent>
          <mc:Choice Requires="wps">
            <w:drawing>
              <wp:anchor distT="0" distB="0" distL="114300" distR="114300" simplePos="0" relativeHeight="251658306" behindDoc="0" locked="0" layoutInCell="1" allowOverlap="1" wp14:anchorId="3CBCF4A6" wp14:editId="03914AF9">
                <wp:simplePos x="0" y="0"/>
                <wp:positionH relativeFrom="column">
                  <wp:posOffset>1007842</wp:posOffset>
                </wp:positionH>
                <wp:positionV relativeFrom="paragraph">
                  <wp:posOffset>211042</wp:posOffset>
                </wp:positionV>
                <wp:extent cx="0" cy="1558861"/>
                <wp:effectExtent l="0" t="0" r="38100" b="22860"/>
                <wp:wrapNone/>
                <wp:docPr id="251" name="Straight Connector 251"/>
                <wp:cNvGraphicFramePr/>
                <a:graphic xmlns:a="http://schemas.openxmlformats.org/drawingml/2006/main">
                  <a:graphicData uri="http://schemas.microsoft.com/office/word/2010/wordprocessingShape">
                    <wps:wsp>
                      <wps:cNvCnPr/>
                      <wps:spPr>
                        <a:xfrm>
                          <a:off x="0" y="0"/>
                          <a:ext cx="0" cy="15588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rto="http://schemas.microsoft.com/office/word/2006/arto">
            <w:pict>
              <v:line w14:anchorId="010CE213" id="直線コネクタ 251" o:spid="_x0000_s1026" style="position:absolute;left:0;text-align:left;z-index:25200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9.35pt,16.6pt" to="79.35pt,1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" strokecolor="black [3200]" strokeweight=".5pt">
                <v:stroke joinstyle="miter"/>
              </v:line>
            </w:pict>
          </mc:Fallback>
        </mc:AlternateContent>
      </w:r>
    </w:p>
    <w:p w14:paraId="6551D637" w14:textId="2C96B511" w:rsidR="00023D92" w:rsidRDefault="00023D92" w:rsidP="00023D92">
      <w:r>
        <w:rPr>
          <w:noProof/>
        </w:rPr>
        <mc:AlternateContent>
          <mc:Choice Requires="wps">
            <w:drawing>
              <wp:anchor distT="0" distB="0" distL="114300" distR="114300" simplePos="0" relativeHeight="251658311" behindDoc="0" locked="0" layoutInCell="1" allowOverlap="1" wp14:anchorId="5C2AB4DE" wp14:editId="447E48A6">
                <wp:simplePos x="0" y="0"/>
                <wp:positionH relativeFrom="column">
                  <wp:posOffset>2085766</wp:posOffset>
                </wp:positionH>
                <wp:positionV relativeFrom="paragraph">
                  <wp:posOffset>191891</wp:posOffset>
                </wp:positionV>
                <wp:extent cx="56733" cy="1351080"/>
                <wp:effectExtent l="0" t="0" r="19685" b="20955"/>
                <wp:wrapNone/>
                <wp:docPr id="279" name="Rectangle 279"/>
                <wp:cNvGraphicFramePr/>
                <a:graphic xmlns:a="http://schemas.openxmlformats.org/drawingml/2006/main">
                  <a:graphicData uri="http://schemas.microsoft.com/office/word/2010/wordprocessingShape">
                    <wps:wsp>
                      <wps:cNvSpPr/>
                      <wps:spPr>
                        <a:xfrm>
                          <a:off x="0" y="0"/>
                          <a:ext cx="56733" cy="1351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5C139B4F" id="正方形/長方形 279" o:spid="_x0000_s1026" style="position:absolute;left:0;text-align:left;margin-left:164.25pt;margin-top:15.1pt;width:4.45pt;height:106.4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" fillcolor="white [3212]" strokecolor="black [3213]" strokeweight=".5pt"/>
            </w:pict>
          </mc:Fallback>
        </mc:AlternateContent>
      </w:r>
      <w:r>
        <w:rPr>
          <w:noProof/>
        </w:rPr>
        <mc:AlternateContent>
          <mc:Choice Requires="wps">
            <w:drawing>
              <wp:anchor distT="0" distB="0" distL="114300" distR="114300" simplePos="0" relativeHeight="251658323" behindDoc="0" locked="0" layoutInCell="1" allowOverlap="1" wp14:anchorId="3D0EA69B" wp14:editId="663CE366">
                <wp:simplePos x="0" y="0"/>
                <wp:positionH relativeFrom="column">
                  <wp:posOffset>4378487</wp:posOffset>
                </wp:positionH>
                <wp:positionV relativeFrom="paragraph">
                  <wp:posOffset>226060</wp:posOffset>
                </wp:positionV>
                <wp:extent cx="737235" cy="139700"/>
                <wp:effectExtent l="0" t="0" r="5715" b="12700"/>
                <wp:wrapNone/>
                <wp:docPr id="281" name="Text Box 281"/>
                <wp:cNvGraphicFramePr/>
                <a:graphic xmlns:a="http://schemas.openxmlformats.org/drawingml/2006/main">
                  <a:graphicData uri="http://schemas.microsoft.com/office/word/2010/wordprocessingShape">
                    <wps:wsp>
                      <wps:cNvSpPr txBox="1"/>
                      <wps:spPr>
                        <a:xfrm>
                          <a:off x="0" y="0"/>
                          <a:ext cx="737235" cy="139700"/>
                        </a:xfrm>
                        <a:prstGeom prst="rect">
                          <a:avLst/>
                        </a:prstGeom>
                        <a:noFill/>
                        <a:ln w="6350">
                          <a:noFill/>
                        </a:ln>
                      </wps:spPr>
                      <wps:txbx>
                        <w:txbxContent>
                          <w:p w14:paraId="004ED2BC" w14:textId="77777777" w:rsidR="00023D92" w:rsidRPr="004A778D" w:rsidRDefault="00023D92" w:rsidP="00023D92">
                            <w:pPr>
                              <w:snapToGrid w:val="0"/>
                              <w:spacing w:line="100" w:lineRule="atLeast"/>
                              <w:jc w:val="left"/>
                              <w:rPr>
                                <w:sz w:val="12"/>
                                <w:szCs w:val="12"/>
                              </w:rPr>
                            </w:pPr>
                            <w:r>
                              <w:rPr>
                                <w:rFonts w:hint="eastAsia"/>
                                <w:sz w:val="12"/>
                                <w:szCs w:val="12"/>
                              </w:rPr>
                              <w:t>ldインスタンス生成</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EA69B" id="Text Box 281" o:spid="_x0000_s1109" type="#_x0000_t202" style="position:absolute;left:0;text-align:left;margin-left:344.75pt;margin-top:17.8pt;width:58.05pt;height:11pt;z-index:2516583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" filled="f" stroked="f" strokeweight=".5pt">
                <v:textbox inset="0,0,0,0">
                  <w:txbxContent>
                    <w:p w14:paraId="004ED2BC" w14:textId="77777777" w:rsidR="00023D92" w:rsidRPr="004A778D" w:rsidRDefault="00023D92" w:rsidP="00023D92">
                      <w:pPr>
                        <w:snapToGrid w:val="0"/>
                        <w:spacing w:line="100" w:lineRule="atLeast"/>
                        <w:jc w:val="left"/>
                        <w:rPr>
                          <w:sz w:val="12"/>
                          <w:szCs w:val="12"/>
                        </w:rPr>
                      </w:pPr>
                      <w:r>
                        <w:rPr>
                          <w:rFonts w:hint="eastAsia"/>
                          <w:sz w:val="12"/>
                          <w:szCs w:val="12"/>
                        </w:rPr>
                        <w:t>ldインスタンス生成</w:t>
                      </w:r>
                    </w:p>
                  </w:txbxContent>
                </v:textbox>
              </v:shape>
            </w:pict>
          </mc:Fallback>
        </mc:AlternateContent>
      </w:r>
      <w:r>
        <w:rPr>
          <w:noProof/>
        </w:rPr>
        <mc:AlternateContent>
          <mc:Choice Requires="wps">
            <w:drawing>
              <wp:anchor distT="0" distB="0" distL="114300" distR="114300" simplePos="0" relativeHeight="251658325" behindDoc="0" locked="0" layoutInCell="1" allowOverlap="1" wp14:anchorId="6A4E7ED7" wp14:editId="3BDAE9B2">
                <wp:simplePos x="0" y="0"/>
                <wp:positionH relativeFrom="column">
                  <wp:posOffset>5247988</wp:posOffset>
                </wp:positionH>
                <wp:positionV relativeFrom="paragraph">
                  <wp:posOffset>130286</wp:posOffset>
                </wp:positionV>
                <wp:extent cx="1087755" cy="160020"/>
                <wp:effectExtent l="0" t="0" r="0" b="11430"/>
                <wp:wrapNone/>
                <wp:docPr id="282" name="Text Box 282"/>
                <wp:cNvGraphicFramePr/>
                <a:graphic xmlns:a="http://schemas.openxmlformats.org/drawingml/2006/main">
                  <a:graphicData uri="http://schemas.microsoft.com/office/word/2010/wordprocessingShape">
                    <wps:wsp>
                      <wps:cNvSpPr txBox="1"/>
                      <wps:spPr>
                        <a:xfrm>
                          <a:off x="0" y="0"/>
                          <a:ext cx="1087755" cy="160020"/>
                        </a:xfrm>
                        <a:prstGeom prst="rect">
                          <a:avLst/>
                        </a:prstGeom>
                        <a:noFill/>
                        <a:ln w="6350">
                          <a:noFill/>
                        </a:ln>
                      </wps:spPr>
                      <wps:txbx>
                        <w:txbxContent>
                          <w:p w14:paraId="249A9EAB" w14:textId="77777777" w:rsidR="00023D92" w:rsidRPr="004B7BD5" w:rsidRDefault="00023D92" w:rsidP="00023D92">
                            <w:pPr>
                              <w:snapToGrid w:val="0"/>
                              <w:spacing w:line="100" w:lineRule="atLeast"/>
                              <w:jc w:val="left"/>
                              <w:rPr>
                                <w:i/>
                                <w:iCs/>
                                <w:sz w:val="12"/>
                                <w:szCs w:val="12"/>
                              </w:rPr>
                            </w:pPr>
                            <w:r w:rsidRPr="004B7BD5">
                              <w:rPr>
                                <w:i/>
                                <w:iCs/>
                                <w:sz w:val="12"/>
                                <w:szCs w:val="12"/>
                              </w:rPr>
                              <w:t>flagLogin</w:t>
                            </w:r>
                            <w:r w:rsidRPr="004B7BD5">
                              <w:rPr>
                                <w:rFonts w:hint="eastAsia"/>
                                <w:i/>
                                <w:iCs/>
                                <w:sz w:val="12"/>
                                <w:szCs w:val="12"/>
                              </w:rPr>
                              <w:t>が非ログインの時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E7ED7" id="Text Box 282" o:spid="_x0000_s1110" type="#_x0000_t202" style="position:absolute;left:0;text-align:left;margin-left:413.25pt;margin-top:10.25pt;width:85.65pt;height:12.6pt;z-index:2516583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" filled="f" stroked="f" strokeweight=".5pt">
                <v:textbox inset="0,0,0,0">
                  <w:txbxContent>
                    <w:p w14:paraId="249A9EAB" w14:textId="77777777" w:rsidR="00023D92" w:rsidRPr="004B7BD5" w:rsidRDefault="00023D92" w:rsidP="00023D92">
                      <w:pPr>
                        <w:snapToGrid w:val="0"/>
                        <w:spacing w:line="100" w:lineRule="atLeast"/>
                        <w:jc w:val="left"/>
                        <w:rPr>
                          <w:i/>
                          <w:iCs/>
                          <w:sz w:val="12"/>
                          <w:szCs w:val="12"/>
                        </w:rPr>
                      </w:pPr>
                      <w:r w:rsidRPr="004B7BD5">
                        <w:rPr>
                          <w:i/>
                          <w:iCs/>
                          <w:sz w:val="12"/>
                          <w:szCs w:val="12"/>
                        </w:rPr>
                        <w:t>flagLogin</w:t>
                      </w:r>
                      <w:r w:rsidRPr="004B7BD5">
                        <w:rPr>
                          <w:rFonts w:hint="eastAsia"/>
                          <w:i/>
                          <w:iCs/>
                          <w:sz w:val="12"/>
                          <w:szCs w:val="12"/>
                        </w:rPr>
                        <w:t>が非ログインの時</w:t>
                      </w:r>
                    </w:p>
                  </w:txbxContent>
                </v:textbox>
              </v:shape>
            </w:pict>
          </mc:Fallback>
        </mc:AlternateContent>
      </w:r>
      <w:r>
        <w:rPr>
          <w:noProof/>
        </w:rPr>
        <mc:AlternateContent>
          <mc:Choice Requires="wps">
            <w:drawing>
              <wp:anchor distT="0" distB="0" distL="114300" distR="114300" simplePos="0" relativeHeight="251658315" behindDoc="0" locked="0" layoutInCell="1" allowOverlap="1" wp14:anchorId="1BC80208" wp14:editId="6E0B59A8">
                <wp:simplePos x="0" y="0"/>
                <wp:positionH relativeFrom="column">
                  <wp:posOffset>2175873</wp:posOffset>
                </wp:positionH>
                <wp:positionV relativeFrom="paragraph">
                  <wp:posOffset>128483</wp:posOffset>
                </wp:positionV>
                <wp:extent cx="680794" cy="139700"/>
                <wp:effectExtent l="0" t="0" r="5080" b="12700"/>
                <wp:wrapNone/>
                <wp:docPr id="283" name="Text Box 283"/>
                <wp:cNvGraphicFramePr/>
                <a:graphic xmlns:a="http://schemas.openxmlformats.org/drawingml/2006/main">
                  <a:graphicData uri="http://schemas.microsoft.com/office/word/2010/wordprocessingShape">
                    <wps:wsp>
                      <wps:cNvSpPr txBox="1"/>
                      <wps:spPr>
                        <a:xfrm>
                          <a:off x="0" y="0"/>
                          <a:ext cx="680794" cy="139700"/>
                        </a:xfrm>
                        <a:prstGeom prst="rect">
                          <a:avLst/>
                        </a:prstGeom>
                        <a:noFill/>
                        <a:ln w="6350">
                          <a:noFill/>
                        </a:ln>
                      </wps:spPr>
                      <wps:txbx>
                        <w:txbxContent>
                          <w:p w14:paraId="72508781" w14:textId="77777777" w:rsidR="00023D92" w:rsidRPr="004A778D" w:rsidRDefault="00023D92" w:rsidP="00023D92">
                            <w:pPr>
                              <w:snapToGrid w:val="0"/>
                              <w:spacing w:line="100" w:lineRule="atLeast"/>
                              <w:jc w:val="left"/>
                              <w:rPr>
                                <w:sz w:val="12"/>
                                <w:szCs w:val="12"/>
                              </w:rPr>
                            </w:pPr>
                            <w:r>
                              <w:rPr>
                                <w:rFonts w:hint="eastAsia"/>
                                <w:sz w:val="12"/>
                                <w:szCs w:val="12"/>
                              </w:rPr>
                              <w:t>loginLogout(this)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80208" id="Text Box 283" o:spid="_x0000_s1111" type="#_x0000_t202" style="position:absolute;left:0;text-align:left;margin-left:171.35pt;margin-top:10.1pt;width:53.6pt;height:11pt;z-index:251658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" filled="f" stroked="f" strokeweight=".5pt">
                <v:textbox inset="0,0,0,0">
                  <w:txbxContent>
                    <w:p w14:paraId="72508781" w14:textId="77777777" w:rsidR="00023D92" w:rsidRPr="004A778D" w:rsidRDefault="00023D92" w:rsidP="00023D92">
                      <w:pPr>
                        <w:snapToGrid w:val="0"/>
                        <w:spacing w:line="100" w:lineRule="atLeast"/>
                        <w:jc w:val="left"/>
                        <w:rPr>
                          <w:sz w:val="12"/>
                          <w:szCs w:val="12"/>
                        </w:rPr>
                      </w:pPr>
                      <w:r>
                        <w:rPr>
                          <w:rFonts w:hint="eastAsia"/>
                          <w:sz w:val="12"/>
                          <w:szCs w:val="12"/>
                        </w:rPr>
                        <w:t>loginLogout(this)</w:t>
                      </w:r>
                    </w:p>
                  </w:txbxContent>
                </v:textbox>
              </v:shape>
            </w:pict>
          </mc:Fallback>
        </mc:AlternateContent>
      </w:r>
      <w:r>
        <w:rPr>
          <w:noProof/>
        </w:rPr>
        <mc:AlternateContent>
          <mc:Choice Requires="wps">
            <w:drawing>
              <wp:anchor distT="0" distB="0" distL="114300" distR="114300" simplePos="0" relativeHeight="251658317" behindDoc="0" locked="0" layoutInCell="1" allowOverlap="1" wp14:anchorId="78A14C52" wp14:editId="4FC77A69">
                <wp:simplePos x="0" y="0"/>
                <wp:positionH relativeFrom="column">
                  <wp:posOffset>1028227</wp:posOffset>
                </wp:positionH>
                <wp:positionV relativeFrom="paragraph">
                  <wp:posOffset>228600</wp:posOffset>
                </wp:positionV>
                <wp:extent cx="847090" cy="139700"/>
                <wp:effectExtent l="0" t="0" r="10160" b="12700"/>
                <wp:wrapNone/>
                <wp:docPr id="284" name="Text Box 284"/>
                <wp:cNvGraphicFramePr/>
                <a:graphic xmlns:a="http://schemas.openxmlformats.org/drawingml/2006/main">
                  <a:graphicData uri="http://schemas.microsoft.com/office/word/2010/wordprocessingShape">
                    <wps:wsp>
                      <wps:cNvSpPr txBox="1"/>
                      <wps:spPr>
                        <a:xfrm>
                          <a:off x="0" y="0"/>
                          <a:ext cx="847090" cy="139700"/>
                        </a:xfrm>
                        <a:prstGeom prst="rect">
                          <a:avLst/>
                        </a:prstGeom>
                        <a:noFill/>
                        <a:ln w="6350">
                          <a:noFill/>
                        </a:ln>
                      </wps:spPr>
                      <wps:txbx>
                        <w:txbxContent>
                          <w:p w14:paraId="2F48C9D2" w14:textId="77777777" w:rsidR="00023D92" w:rsidRPr="004A778D" w:rsidRDefault="00023D92" w:rsidP="00023D92">
                            <w:pPr>
                              <w:snapToGrid w:val="0"/>
                              <w:spacing w:line="100" w:lineRule="atLeast"/>
                              <w:jc w:val="left"/>
                              <w:rPr>
                                <w:sz w:val="12"/>
                                <w:szCs w:val="12"/>
                              </w:rPr>
                            </w:pPr>
                            <w:r>
                              <w:rPr>
                                <w:rFonts w:hint="eastAsia"/>
                                <w:sz w:val="12"/>
                                <w:szCs w:val="12"/>
                              </w:rPr>
                              <w:t>ログインボタン押下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14C52" id="Text Box 284" o:spid="_x0000_s1112" type="#_x0000_t202" style="position:absolute;left:0;text-align:left;margin-left:80.95pt;margin-top:18pt;width:66.7pt;height:11pt;z-index:2516583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" filled="f" stroked="f" strokeweight=".5pt">
                <v:textbox inset="0,0,0,0">
                  <w:txbxContent>
                    <w:p w14:paraId="2F48C9D2" w14:textId="77777777" w:rsidR="00023D92" w:rsidRPr="004A778D" w:rsidRDefault="00023D92" w:rsidP="00023D92">
                      <w:pPr>
                        <w:snapToGrid w:val="0"/>
                        <w:spacing w:line="100" w:lineRule="atLeast"/>
                        <w:jc w:val="left"/>
                        <w:rPr>
                          <w:sz w:val="12"/>
                          <w:szCs w:val="12"/>
                        </w:rPr>
                      </w:pPr>
                      <w:r>
                        <w:rPr>
                          <w:rFonts w:hint="eastAsia"/>
                          <w:sz w:val="12"/>
                          <w:szCs w:val="12"/>
                        </w:rPr>
                        <w:t>ログインボタン押下</w:t>
                      </w:r>
                    </w:p>
                  </w:txbxContent>
                </v:textbox>
              </v:shape>
            </w:pict>
          </mc:Fallback>
        </mc:AlternateContent>
      </w:r>
      <w:r>
        <w:rPr>
          <w:noProof/>
        </w:rPr>
        <mc:AlternateContent>
          <mc:Choice Requires="wps">
            <w:drawing>
              <wp:anchor distT="0" distB="0" distL="114300" distR="114300" simplePos="0" relativeHeight="251658324" behindDoc="0" locked="0" layoutInCell="1" allowOverlap="1" wp14:anchorId="3197AE70" wp14:editId="48ECB4A5">
                <wp:simplePos x="0" y="0"/>
                <wp:positionH relativeFrom="column">
                  <wp:posOffset>5150485</wp:posOffset>
                </wp:positionH>
                <wp:positionV relativeFrom="paragraph">
                  <wp:posOffset>211617</wp:posOffset>
                </wp:positionV>
                <wp:extent cx="66675" cy="570230"/>
                <wp:effectExtent l="0" t="0" r="28575" b="20320"/>
                <wp:wrapNone/>
                <wp:docPr id="285" name="Rectangle 285"/>
                <wp:cNvGraphicFramePr/>
                <a:graphic xmlns:a="http://schemas.openxmlformats.org/drawingml/2006/main">
                  <a:graphicData uri="http://schemas.microsoft.com/office/word/2010/wordprocessingShape">
                    <wps:wsp>
                      <wps:cNvSpPr/>
                      <wps:spPr>
                        <a:xfrm>
                          <a:off x="0" y="0"/>
                          <a:ext cx="66675" cy="57023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465CDFCF" id="正方形/長方形 285" o:spid="_x0000_s1026" style="position:absolute;left:0;text-align:left;margin-left:405.55pt;margin-top:16.65pt;width:5.25pt;height:44.9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" fillcolor="white [3212]" strokecolor="black [3213]" strokeweight=".5pt"/>
            </w:pict>
          </mc:Fallback>
        </mc:AlternateContent>
      </w:r>
    </w:p>
    <w:p w14:paraId="0F93E4BC" w14:textId="77777777" w:rsidR="00023D92" w:rsidRDefault="00023D92" w:rsidP="00023D92">
      <w:r>
        <w:rPr>
          <w:noProof/>
        </w:rPr>
        <mc:AlternateContent>
          <mc:Choice Requires="wps">
            <w:drawing>
              <wp:anchor distT="0" distB="0" distL="114300" distR="114300" simplePos="0" relativeHeight="251658335" behindDoc="0" locked="0" layoutInCell="1" allowOverlap="1" wp14:anchorId="4182F9B3" wp14:editId="7D61439B">
                <wp:simplePos x="0" y="0"/>
                <wp:positionH relativeFrom="column">
                  <wp:posOffset>1511763</wp:posOffset>
                </wp:positionH>
                <wp:positionV relativeFrom="paragraph">
                  <wp:posOffset>120139</wp:posOffset>
                </wp:positionV>
                <wp:extent cx="624061" cy="219863"/>
                <wp:effectExtent l="0" t="0" r="81280" b="66040"/>
                <wp:wrapNone/>
                <wp:docPr id="288" name="Straight Arrow Connector 288"/>
                <wp:cNvGraphicFramePr/>
                <a:graphic xmlns:a="http://schemas.openxmlformats.org/drawingml/2006/main">
                  <a:graphicData uri="http://schemas.microsoft.com/office/word/2010/wordprocessingShape">
                    <wps:wsp>
                      <wps:cNvCnPr/>
                      <wps:spPr>
                        <a:xfrm>
                          <a:off x="0" y="0"/>
                          <a:ext cx="624061" cy="21986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434CB0AA" id="直線矢印コネクタ 288" o:spid="_x0000_s1026" type="#_x0000_t32" style="position:absolute;left:0;text-align:left;margin-left:119.05pt;margin-top:9.45pt;width:49.15pt;height:17.3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" strokecolor="#ed7d31 [3205]" strokeweight=".5pt">
                <v:stroke endarrow="block" joinstyle="miter"/>
              </v:shape>
            </w:pict>
          </mc:Fallback>
        </mc:AlternateContent>
      </w:r>
      <w:r>
        <w:rPr>
          <w:noProof/>
        </w:rPr>
        <mc:AlternateContent>
          <mc:Choice Requires="wps">
            <w:drawing>
              <wp:anchor distT="0" distB="0" distL="114300" distR="114300" simplePos="0" relativeHeight="251658327" behindDoc="0" locked="0" layoutInCell="1" allowOverlap="1" wp14:anchorId="437402B6" wp14:editId="4831FD76">
                <wp:simplePos x="0" y="0"/>
                <wp:positionH relativeFrom="column">
                  <wp:posOffset>3896522</wp:posOffset>
                </wp:positionH>
                <wp:positionV relativeFrom="paragraph">
                  <wp:posOffset>196850</wp:posOffset>
                </wp:positionV>
                <wp:extent cx="1324610" cy="139700"/>
                <wp:effectExtent l="0" t="0" r="8890" b="12700"/>
                <wp:wrapNone/>
                <wp:docPr id="289" name="Text Box 289"/>
                <wp:cNvGraphicFramePr/>
                <a:graphic xmlns:a="http://schemas.openxmlformats.org/drawingml/2006/main">
                  <a:graphicData uri="http://schemas.microsoft.com/office/word/2010/wordprocessingShape">
                    <wps:wsp>
                      <wps:cNvSpPr txBox="1"/>
                      <wps:spPr>
                        <a:xfrm>
                          <a:off x="0" y="0"/>
                          <a:ext cx="1324610" cy="139700"/>
                        </a:xfrm>
                        <a:prstGeom prst="rect">
                          <a:avLst/>
                        </a:prstGeom>
                        <a:noFill/>
                        <a:ln w="6350">
                          <a:noFill/>
                        </a:ln>
                      </wps:spPr>
                      <wps:txbx>
                        <w:txbxContent>
                          <w:p w14:paraId="622FFB2B" w14:textId="77777777" w:rsidR="00023D92" w:rsidRPr="004A778D" w:rsidRDefault="00023D92" w:rsidP="00023D92">
                            <w:pPr>
                              <w:snapToGrid w:val="0"/>
                              <w:spacing w:line="100" w:lineRule="atLeast"/>
                              <w:jc w:val="left"/>
                              <w:rPr>
                                <w:sz w:val="12"/>
                                <w:szCs w:val="12"/>
                              </w:rPr>
                            </w:pPr>
                            <w:r>
                              <w:rPr>
                                <w:rFonts w:hint="eastAsia"/>
                                <w:sz w:val="12"/>
                                <w:szCs w:val="12"/>
                              </w:rPr>
                              <w:t>set</w:t>
                            </w:r>
                            <w:r>
                              <w:rPr>
                                <w:sz w:val="12"/>
                                <w:szCs w:val="12"/>
                              </w:rPr>
                              <w:t>Resizable</w:t>
                            </w:r>
                            <w:r>
                              <w:rPr>
                                <w:rFonts w:hint="eastAsia"/>
                                <w:sz w:val="12"/>
                                <w:szCs w:val="12"/>
                              </w:rPr>
                              <w:t>(</w:t>
                            </w:r>
                            <w:r>
                              <w:rPr>
                                <w:sz w:val="12"/>
                                <w:szCs w:val="12"/>
                              </w:rPr>
                              <w:t>Windowリサイズ</w:t>
                            </w:r>
                            <w:r>
                              <w:rPr>
                                <w:rFonts w:hint="eastAsia"/>
                                <w:sz w:val="12"/>
                                <w:szCs w:val="12"/>
                              </w:rPr>
                              <w:t>不可)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402B6" id="Text Box 289" o:spid="_x0000_s1113" type="#_x0000_t202" style="position:absolute;left:0;text-align:left;margin-left:306.8pt;margin-top:15.5pt;width:104.3pt;height:11pt;z-index:2516583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" filled="f" stroked="f" strokeweight=".5pt">
                <v:textbox inset="0,0,0,0">
                  <w:txbxContent>
                    <w:p w14:paraId="622FFB2B" w14:textId="77777777" w:rsidR="00023D92" w:rsidRPr="004A778D" w:rsidRDefault="00023D92" w:rsidP="00023D92">
                      <w:pPr>
                        <w:snapToGrid w:val="0"/>
                        <w:spacing w:line="100" w:lineRule="atLeast"/>
                        <w:jc w:val="left"/>
                        <w:rPr>
                          <w:sz w:val="12"/>
                          <w:szCs w:val="12"/>
                        </w:rPr>
                      </w:pPr>
                      <w:r>
                        <w:rPr>
                          <w:rFonts w:hint="eastAsia"/>
                          <w:sz w:val="12"/>
                          <w:szCs w:val="12"/>
                        </w:rPr>
                        <w:t>set</w:t>
                      </w:r>
                      <w:r>
                        <w:rPr>
                          <w:sz w:val="12"/>
                          <w:szCs w:val="12"/>
                        </w:rPr>
                        <w:t>Resizable</w:t>
                      </w:r>
                      <w:r>
                        <w:rPr>
                          <w:rFonts w:hint="eastAsia"/>
                          <w:sz w:val="12"/>
                          <w:szCs w:val="12"/>
                        </w:rPr>
                        <w:t>(</w:t>
                      </w:r>
                      <w:r>
                        <w:rPr>
                          <w:sz w:val="12"/>
                          <w:szCs w:val="12"/>
                        </w:rPr>
                        <w:t>Windowリサイズ</w:t>
                      </w:r>
                      <w:r>
                        <w:rPr>
                          <w:rFonts w:hint="eastAsia"/>
                          <w:sz w:val="12"/>
                          <w:szCs w:val="12"/>
                        </w:rPr>
                        <w:t>不可)</w:t>
                      </w:r>
                    </w:p>
                  </w:txbxContent>
                </v:textbox>
              </v:shape>
            </w:pict>
          </mc:Fallback>
        </mc:AlternateContent>
      </w:r>
      <w:r>
        <w:rPr>
          <w:noProof/>
        </w:rPr>
        <mc:AlternateContent>
          <mc:Choice Requires="wps">
            <w:drawing>
              <wp:anchor distT="0" distB="0" distL="114300" distR="114300" simplePos="0" relativeHeight="251658326" behindDoc="0" locked="0" layoutInCell="1" allowOverlap="1" wp14:anchorId="059E0CD0" wp14:editId="58441DA4">
                <wp:simplePos x="0" y="0"/>
                <wp:positionH relativeFrom="column">
                  <wp:posOffset>3947322</wp:posOffset>
                </wp:positionH>
                <wp:positionV relativeFrom="paragraph">
                  <wp:posOffset>88900</wp:posOffset>
                </wp:positionV>
                <wp:extent cx="1324610" cy="139700"/>
                <wp:effectExtent l="0" t="0" r="8890" b="12700"/>
                <wp:wrapNone/>
                <wp:docPr id="290" name="Text Box 290"/>
                <wp:cNvGraphicFramePr/>
                <a:graphic xmlns:a="http://schemas.openxmlformats.org/drawingml/2006/main">
                  <a:graphicData uri="http://schemas.microsoft.com/office/word/2010/wordprocessingShape">
                    <wps:wsp>
                      <wps:cNvSpPr txBox="1"/>
                      <wps:spPr>
                        <a:xfrm>
                          <a:off x="0" y="0"/>
                          <a:ext cx="1324610" cy="139700"/>
                        </a:xfrm>
                        <a:prstGeom prst="rect">
                          <a:avLst/>
                        </a:prstGeom>
                        <a:noFill/>
                        <a:ln w="6350">
                          <a:noFill/>
                        </a:ln>
                      </wps:spPr>
                      <wps:txbx>
                        <w:txbxContent>
                          <w:p w14:paraId="17BF2CB9" w14:textId="77777777" w:rsidR="00023D92" w:rsidRPr="004A778D" w:rsidRDefault="00023D92" w:rsidP="00023D92">
                            <w:pPr>
                              <w:snapToGrid w:val="0"/>
                              <w:spacing w:line="100" w:lineRule="atLeast"/>
                              <w:jc w:val="left"/>
                              <w:rPr>
                                <w:sz w:val="12"/>
                                <w:szCs w:val="12"/>
                              </w:rPr>
                            </w:pPr>
                            <w:r>
                              <w:rPr>
                                <w:rFonts w:hint="eastAsia"/>
                                <w:sz w:val="12"/>
                                <w:szCs w:val="12"/>
                              </w:rPr>
                              <w:t>setBounds(サイズ・表示位置設定)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E0CD0" id="Text Box 290" o:spid="_x0000_s1114" type="#_x0000_t202" style="position:absolute;left:0;text-align:left;margin-left:310.8pt;margin-top:7pt;width:104.3pt;height:11pt;z-index:2516583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" filled="f" stroked="f" strokeweight=".5pt">
                <v:textbox inset="0,0,0,0">
                  <w:txbxContent>
                    <w:p w14:paraId="17BF2CB9" w14:textId="77777777" w:rsidR="00023D92" w:rsidRPr="004A778D" w:rsidRDefault="00023D92" w:rsidP="00023D92">
                      <w:pPr>
                        <w:snapToGrid w:val="0"/>
                        <w:spacing w:line="100" w:lineRule="atLeast"/>
                        <w:jc w:val="left"/>
                        <w:rPr>
                          <w:sz w:val="12"/>
                          <w:szCs w:val="12"/>
                        </w:rPr>
                      </w:pPr>
                      <w:r>
                        <w:rPr>
                          <w:rFonts w:hint="eastAsia"/>
                          <w:sz w:val="12"/>
                          <w:szCs w:val="12"/>
                        </w:rPr>
                        <w:t>setBounds(サイズ・表示位置設定)</w:t>
                      </w:r>
                    </w:p>
                  </w:txbxContent>
                </v:textbox>
              </v:shape>
            </w:pict>
          </mc:Fallback>
        </mc:AlternateContent>
      </w:r>
      <w:r>
        <w:rPr>
          <w:noProof/>
        </w:rPr>
        <mc:AlternateContent>
          <mc:Choice Requires="wps">
            <w:drawing>
              <wp:anchor distT="0" distB="0" distL="114300" distR="114300" simplePos="0" relativeHeight="251658331" behindDoc="0" locked="0" layoutInCell="1" allowOverlap="1" wp14:anchorId="067F3DAA" wp14:editId="25329DBE">
                <wp:simplePos x="0" y="0"/>
                <wp:positionH relativeFrom="column">
                  <wp:posOffset>4225290</wp:posOffset>
                </wp:positionH>
                <wp:positionV relativeFrom="paragraph">
                  <wp:posOffset>194783</wp:posOffset>
                </wp:positionV>
                <wp:extent cx="921385" cy="0"/>
                <wp:effectExtent l="38100" t="76200" r="0" b="95250"/>
                <wp:wrapNone/>
                <wp:docPr id="291" name="Straight Arrow Connector 291"/>
                <wp:cNvGraphicFramePr/>
                <a:graphic xmlns:a="http://schemas.openxmlformats.org/drawingml/2006/main">
                  <a:graphicData uri="http://schemas.microsoft.com/office/word/2010/wordprocessingShape">
                    <wps:wsp>
                      <wps:cNvCnPr/>
                      <wps:spPr>
                        <a:xfrm flipH="1">
                          <a:off x="0" y="0"/>
                          <a:ext cx="9213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2438D34C" id="直線矢印コネクタ 291" o:spid="_x0000_s1026" type="#_x0000_t32" style="position:absolute;left:0;text-align:left;margin-left:332.7pt;margin-top:15.35pt;width:72.55pt;height:0;flip:x;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" strokecolor="black [3200]" strokeweight=".5pt">
                <v:stroke endarrow="block" joinstyle="miter"/>
              </v:shape>
            </w:pict>
          </mc:Fallback>
        </mc:AlternateContent>
      </w:r>
      <w:r>
        <w:rPr>
          <w:noProof/>
        </w:rPr>
        <mc:AlternateContent>
          <mc:Choice Requires="wps">
            <w:drawing>
              <wp:anchor distT="0" distB="0" distL="114300" distR="114300" simplePos="0" relativeHeight="251658330" behindDoc="0" locked="0" layoutInCell="1" allowOverlap="1" wp14:anchorId="31B714C5" wp14:editId="1BE116C1">
                <wp:simplePos x="0" y="0"/>
                <wp:positionH relativeFrom="column">
                  <wp:posOffset>4227737</wp:posOffset>
                </wp:positionH>
                <wp:positionV relativeFrom="paragraph">
                  <wp:posOffset>90105</wp:posOffset>
                </wp:positionV>
                <wp:extent cx="921603" cy="0"/>
                <wp:effectExtent l="38100" t="76200" r="0" b="95250"/>
                <wp:wrapNone/>
                <wp:docPr id="292" name="Straight Arrow Connector 292"/>
                <wp:cNvGraphicFramePr/>
                <a:graphic xmlns:a="http://schemas.openxmlformats.org/drawingml/2006/main">
                  <a:graphicData uri="http://schemas.microsoft.com/office/word/2010/wordprocessingShape">
                    <wps:wsp>
                      <wps:cNvCnPr/>
                      <wps:spPr>
                        <a:xfrm flipH="1">
                          <a:off x="0" y="0"/>
                          <a:ext cx="9216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276480EE" id="直線矢印コネクタ 292" o:spid="_x0000_s1026" type="#_x0000_t32" style="position:absolute;left:0;text-align:left;margin-left:332.9pt;margin-top:7.1pt;width:72.55pt;height:0;flip:x;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" strokecolor="black [3200]" strokeweight=".5pt">
                <v:stroke endarrow="block" joinstyle="miter"/>
              </v:shape>
            </w:pict>
          </mc:Fallback>
        </mc:AlternateContent>
      </w:r>
      <w:r>
        <w:rPr>
          <w:noProof/>
        </w:rPr>
        <mc:AlternateContent>
          <mc:Choice Requires="wps">
            <w:drawing>
              <wp:anchor distT="0" distB="0" distL="114300" distR="114300" simplePos="0" relativeHeight="251658318" behindDoc="0" locked="0" layoutInCell="1" allowOverlap="1" wp14:anchorId="5F12A180" wp14:editId="32AFEA4F">
                <wp:simplePos x="0" y="0"/>
                <wp:positionH relativeFrom="column">
                  <wp:posOffset>4175287</wp:posOffset>
                </wp:positionH>
                <wp:positionV relativeFrom="paragraph">
                  <wp:posOffset>46990</wp:posOffset>
                </wp:positionV>
                <wp:extent cx="49530" cy="73025"/>
                <wp:effectExtent l="0" t="0" r="26670" b="22225"/>
                <wp:wrapNone/>
                <wp:docPr id="293" name="Rectangle 293"/>
                <wp:cNvGraphicFramePr/>
                <a:graphic xmlns:a="http://schemas.openxmlformats.org/drawingml/2006/main">
                  <a:graphicData uri="http://schemas.microsoft.com/office/word/2010/wordprocessingShape">
                    <wps:wsp>
                      <wps:cNvSpPr/>
                      <wps:spPr>
                        <a:xfrm>
                          <a:off x="0" y="0"/>
                          <a:ext cx="49530" cy="73025"/>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47F410A8" id="正方形/長方形 293" o:spid="_x0000_s1026" style="position:absolute;left:0;text-align:left;margin-left:328.75pt;margin-top:3.7pt;width:3.9pt;height:5.7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" fillcolor="white [3212]" strokecolor="black [3213]" strokeweight=".5pt"/>
            </w:pict>
          </mc:Fallback>
        </mc:AlternateContent>
      </w:r>
      <w:r>
        <w:rPr>
          <w:noProof/>
        </w:rPr>
        <mc:AlternateContent>
          <mc:Choice Requires="wps">
            <w:drawing>
              <wp:anchor distT="0" distB="0" distL="114300" distR="114300" simplePos="0" relativeHeight="251658319" behindDoc="0" locked="0" layoutInCell="1" allowOverlap="1" wp14:anchorId="3CFCC5AF" wp14:editId="21BC9C36">
                <wp:simplePos x="0" y="0"/>
                <wp:positionH relativeFrom="column">
                  <wp:posOffset>4178773</wp:posOffset>
                </wp:positionH>
                <wp:positionV relativeFrom="paragraph">
                  <wp:posOffset>160655</wp:posOffset>
                </wp:positionV>
                <wp:extent cx="49530" cy="73025"/>
                <wp:effectExtent l="0" t="0" r="26670" b="22225"/>
                <wp:wrapNone/>
                <wp:docPr id="294" name="Rectangle 294"/>
                <wp:cNvGraphicFramePr/>
                <a:graphic xmlns:a="http://schemas.openxmlformats.org/drawingml/2006/main">
                  <a:graphicData uri="http://schemas.microsoft.com/office/word/2010/wordprocessingShape">
                    <wps:wsp>
                      <wps:cNvSpPr/>
                      <wps:spPr>
                        <a:xfrm>
                          <a:off x="0" y="0"/>
                          <a:ext cx="49530" cy="73025"/>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6D18FAE8" id="正方形/長方形 294" o:spid="_x0000_s1026" style="position:absolute;left:0;text-align:left;margin-left:329.05pt;margin-top:12.65pt;width:3.9pt;height:5.7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" fillcolor="white [3212]" strokecolor="black [3213]" strokeweight=".5pt"/>
            </w:pict>
          </mc:Fallback>
        </mc:AlternateContent>
      </w:r>
      <w:r>
        <w:rPr>
          <w:noProof/>
        </w:rPr>
        <mc:AlternateContent>
          <mc:Choice Requires="wps">
            <w:drawing>
              <wp:anchor distT="0" distB="0" distL="114300" distR="114300" simplePos="0" relativeHeight="251658316" behindDoc="0" locked="0" layoutInCell="1" allowOverlap="1" wp14:anchorId="3D36C8A4" wp14:editId="447B786B">
                <wp:simplePos x="0" y="0"/>
                <wp:positionH relativeFrom="column">
                  <wp:posOffset>1732020</wp:posOffset>
                </wp:positionH>
                <wp:positionV relativeFrom="paragraph">
                  <wp:posOffset>63407</wp:posOffset>
                </wp:positionV>
                <wp:extent cx="343735" cy="0"/>
                <wp:effectExtent l="0" t="76200" r="18415" b="95250"/>
                <wp:wrapNone/>
                <wp:docPr id="295" name="Straight Arrow Connector 295"/>
                <wp:cNvGraphicFramePr/>
                <a:graphic xmlns:a="http://schemas.openxmlformats.org/drawingml/2006/main">
                  <a:graphicData uri="http://schemas.microsoft.com/office/word/2010/wordprocessingShape">
                    <wps:wsp>
                      <wps:cNvCnPr/>
                      <wps:spPr>
                        <a:xfrm>
                          <a:off x="0" y="0"/>
                          <a:ext cx="343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48C69F7C" id="直線矢印コネクタ 295" o:spid="_x0000_s1026" type="#_x0000_t32" style="position:absolute;left:0;text-align:left;margin-left:136.4pt;margin-top:5pt;width:27.05pt;height:0;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58314" behindDoc="0" locked="0" layoutInCell="1" allowOverlap="1" wp14:anchorId="3F469EC7" wp14:editId="09DFE971">
                <wp:simplePos x="0" y="0"/>
                <wp:positionH relativeFrom="column">
                  <wp:posOffset>2143890</wp:posOffset>
                </wp:positionH>
                <wp:positionV relativeFrom="paragraph">
                  <wp:posOffset>10012</wp:posOffset>
                </wp:positionV>
                <wp:extent cx="3005450" cy="0"/>
                <wp:effectExtent l="0" t="76200" r="24130" b="95250"/>
                <wp:wrapNone/>
                <wp:docPr id="296" name="Straight Arrow Connector 296"/>
                <wp:cNvGraphicFramePr/>
                <a:graphic xmlns:a="http://schemas.openxmlformats.org/drawingml/2006/main">
                  <a:graphicData uri="http://schemas.microsoft.com/office/word/2010/wordprocessingShape">
                    <wps:wsp>
                      <wps:cNvCnPr/>
                      <wps:spPr>
                        <a:xfrm>
                          <a:off x="0" y="0"/>
                          <a:ext cx="3005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56642247" id="直線矢印コネクタ 296" o:spid="_x0000_s1026" type="#_x0000_t32" style="position:absolute;left:0;text-align:left;margin-left:168.8pt;margin-top:.8pt;width:236.65pt;height:0;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" strokecolor="black [3200]" strokeweight=".5pt">
                <v:stroke endarrow="block" joinstyle="miter"/>
              </v:shape>
            </w:pict>
          </mc:Fallback>
        </mc:AlternateContent>
      </w:r>
    </w:p>
    <w:p w14:paraId="37BAB13A" w14:textId="77777777" w:rsidR="00023D92" w:rsidRDefault="00023D92" w:rsidP="00023D92">
      <w:r w:rsidRPr="00931416">
        <w:rPr>
          <w:noProof/>
        </w:rPr>
        <w:drawing>
          <wp:anchor distT="0" distB="0" distL="114300" distR="114300" simplePos="0" relativeHeight="251658602" behindDoc="0" locked="0" layoutInCell="1" allowOverlap="1" wp14:anchorId="0055497F" wp14:editId="0FB066B7">
            <wp:simplePos x="0" y="0"/>
            <wp:positionH relativeFrom="column">
              <wp:posOffset>1650031</wp:posOffset>
            </wp:positionH>
            <wp:positionV relativeFrom="paragraph">
              <wp:posOffset>37775</wp:posOffset>
            </wp:positionV>
            <wp:extent cx="1261540" cy="637410"/>
            <wp:effectExtent l="19050" t="19050" r="15240" b="10795"/>
            <wp:wrapNone/>
            <wp:docPr id="306" name="Picture 306" descr="グラフィカル ユーザー インターフェイス, テキスト&#10;&#10;中程度の精度で自動的に生成された説明">
              <a:extLst xmlns:a="http://schemas.openxmlformats.org/drawingml/2006/main">
                <a:ext uri="{FF2B5EF4-FFF2-40B4-BE49-F238E27FC236}">
                  <a16:creationId xmlns:a16="http://schemas.microsoft.com/office/drawing/2014/main" id="{7BF480D7-0AC6-40C5-9543-CA82636905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図 216" descr="グラフィカル ユーザー インターフェイス, テキスト&#10;&#10;中程度の精度で自動的に生成された説明">
                      <a:extLst>
                        <a:ext uri="{FF2B5EF4-FFF2-40B4-BE49-F238E27FC236}">
                          <a16:creationId xmlns:a16="http://schemas.microsoft.com/office/drawing/2014/main" id="{7BF480D7-0AC6-40C5-9543-CA826369055C}"/>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61540" cy="63741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328" behindDoc="0" locked="0" layoutInCell="1" allowOverlap="1" wp14:anchorId="5B40249B" wp14:editId="40D56C63">
                <wp:simplePos x="0" y="0"/>
                <wp:positionH relativeFrom="column">
                  <wp:posOffset>4216873</wp:posOffset>
                </wp:positionH>
                <wp:positionV relativeFrom="paragraph">
                  <wp:posOffset>73025</wp:posOffset>
                </wp:positionV>
                <wp:extent cx="1014095" cy="139700"/>
                <wp:effectExtent l="0" t="0" r="14605" b="12700"/>
                <wp:wrapNone/>
                <wp:docPr id="297" name="Text Box 297"/>
                <wp:cNvGraphicFramePr/>
                <a:graphic xmlns:a="http://schemas.openxmlformats.org/drawingml/2006/main">
                  <a:graphicData uri="http://schemas.microsoft.com/office/word/2010/wordprocessingShape">
                    <wps:wsp>
                      <wps:cNvSpPr txBox="1"/>
                      <wps:spPr>
                        <a:xfrm>
                          <a:off x="0" y="0"/>
                          <a:ext cx="1014095" cy="139700"/>
                        </a:xfrm>
                        <a:prstGeom prst="rect">
                          <a:avLst/>
                        </a:prstGeom>
                        <a:noFill/>
                        <a:ln w="6350">
                          <a:noFill/>
                        </a:ln>
                      </wps:spPr>
                      <wps:txbx>
                        <w:txbxContent>
                          <w:p w14:paraId="1656E908" w14:textId="77777777" w:rsidR="00023D92" w:rsidRPr="004A778D" w:rsidRDefault="00023D92" w:rsidP="00023D92">
                            <w:pPr>
                              <w:snapToGrid w:val="0"/>
                              <w:spacing w:line="100" w:lineRule="atLeast"/>
                              <w:jc w:val="left"/>
                              <w:rPr>
                                <w:sz w:val="12"/>
                                <w:szCs w:val="12"/>
                              </w:rPr>
                            </w:pPr>
                            <w:r>
                              <w:rPr>
                                <w:rFonts w:hint="eastAsia"/>
                                <w:sz w:val="12"/>
                                <w:szCs w:val="12"/>
                              </w:rPr>
                              <w:t>set</w:t>
                            </w:r>
                            <w:r>
                              <w:rPr>
                                <w:sz w:val="12"/>
                                <w:szCs w:val="12"/>
                              </w:rPr>
                              <w:t>Visible</w:t>
                            </w:r>
                            <w:r>
                              <w:rPr>
                                <w:rFonts w:hint="eastAsia"/>
                                <w:sz w:val="12"/>
                                <w:szCs w:val="12"/>
                              </w:rPr>
                              <w:t>(</w:t>
                            </w:r>
                            <w:r>
                              <w:rPr>
                                <w:sz w:val="12"/>
                                <w:szCs w:val="12"/>
                              </w:rPr>
                              <w:t>Window</w:t>
                            </w:r>
                            <w:r>
                              <w:rPr>
                                <w:rFonts w:hint="eastAsia"/>
                                <w:sz w:val="12"/>
                                <w:szCs w:val="12"/>
                              </w:rPr>
                              <w:t>可視化)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0249B" id="Text Box 297" o:spid="_x0000_s1115" type="#_x0000_t202" style="position:absolute;left:0;text-align:left;margin-left:332.05pt;margin-top:5.75pt;width:79.85pt;height:11pt;z-index:251658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" filled="f" stroked="f" strokeweight=".5pt">
                <v:textbox inset="0,0,0,0">
                  <w:txbxContent>
                    <w:p w14:paraId="1656E908" w14:textId="77777777" w:rsidR="00023D92" w:rsidRPr="004A778D" w:rsidRDefault="00023D92" w:rsidP="00023D92">
                      <w:pPr>
                        <w:snapToGrid w:val="0"/>
                        <w:spacing w:line="100" w:lineRule="atLeast"/>
                        <w:jc w:val="left"/>
                        <w:rPr>
                          <w:sz w:val="12"/>
                          <w:szCs w:val="12"/>
                        </w:rPr>
                      </w:pPr>
                      <w:r>
                        <w:rPr>
                          <w:rFonts w:hint="eastAsia"/>
                          <w:sz w:val="12"/>
                          <w:szCs w:val="12"/>
                        </w:rPr>
                        <w:t>set</w:t>
                      </w:r>
                      <w:r>
                        <w:rPr>
                          <w:sz w:val="12"/>
                          <w:szCs w:val="12"/>
                        </w:rPr>
                        <w:t>Visible</w:t>
                      </w:r>
                      <w:r>
                        <w:rPr>
                          <w:rFonts w:hint="eastAsia"/>
                          <w:sz w:val="12"/>
                          <w:szCs w:val="12"/>
                        </w:rPr>
                        <w:t>(</w:t>
                      </w:r>
                      <w:r>
                        <w:rPr>
                          <w:sz w:val="12"/>
                          <w:szCs w:val="12"/>
                        </w:rPr>
                        <w:t>Window</w:t>
                      </w:r>
                      <w:r>
                        <w:rPr>
                          <w:rFonts w:hint="eastAsia"/>
                          <w:sz w:val="12"/>
                          <w:szCs w:val="12"/>
                        </w:rPr>
                        <w:t>可視化)</w:t>
                      </w:r>
                    </w:p>
                  </w:txbxContent>
                </v:textbox>
              </v:shape>
            </w:pict>
          </mc:Fallback>
        </mc:AlternateContent>
      </w:r>
      <w:r>
        <w:rPr>
          <w:noProof/>
        </w:rPr>
        <mc:AlternateContent>
          <mc:Choice Requires="wps">
            <w:drawing>
              <wp:anchor distT="0" distB="0" distL="114300" distR="114300" simplePos="0" relativeHeight="251658333" behindDoc="0" locked="0" layoutInCell="1" allowOverlap="1" wp14:anchorId="2F803B2F" wp14:editId="4C209737">
                <wp:simplePos x="0" y="0"/>
                <wp:positionH relativeFrom="column">
                  <wp:posOffset>4227668</wp:posOffset>
                </wp:positionH>
                <wp:positionV relativeFrom="paragraph">
                  <wp:posOffset>177800</wp:posOffset>
                </wp:positionV>
                <wp:extent cx="921385" cy="0"/>
                <wp:effectExtent l="38100" t="76200" r="0" b="95250"/>
                <wp:wrapNone/>
                <wp:docPr id="298" name="Straight Arrow Connector 298"/>
                <wp:cNvGraphicFramePr/>
                <a:graphic xmlns:a="http://schemas.openxmlformats.org/drawingml/2006/main">
                  <a:graphicData uri="http://schemas.microsoft.com/office/word/2010/wordprocessingShape">
                    <wps:wsp>
                      <wps:cNvCnPr/>
                      <wps:spPr>
                        <a:xfrm flipH="1">
                          <a:off x="0" y="0"/>
                          <a:ext cx="9213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02A84083" id="直線矢印コネクタ 298" o:spid="_x0000_s1026" type="#_x0000_t32" style="position:absolute;left:0;text-align:left;margin-left:332.9pt;margin-top:14pt;width:72.55pt;height:0;flip:x;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" strokecolor="black [3200]" strokeweight=".5pt">
                <v:stroke endarrow="block" joinstyle="miter"/>
              </v:shape>
            </w:pict>
          </mc:Fallback>
        </mc:AlternateContent>
      </w:r>
      <w:r>
        <w:rPr>
          <w:noProof/>
        </w:rPr>
        <mc:AlternateContent>
          <mc:Choice Requires="wps">
            <w:drawing>
              <wp:anchor distT="0" distB="0" distL="114300" distR="114300" simplePos="0" relativeHeight="251658332" behindDoc="0" locked="0" layoutInCell="1" allowOverlap="1" wp14:anchorId="5E5A2DE4" wp14:editId="21DA3B45">
                <wp:simplePos x="0" y="0"/>
                <wp:positionH relativeFrom="column">
                  <wp:posOffset>4230208</wp:posOffset>
                </wp:positionH>
                <wp:positionV relativeFrom="paragraph">
                  <wp:posOffset>80010</wp:posOffset>
                </wp:positionV>
                <wp:extent cx="921385" cy="0"/>
                <wp:effectExtent l="38100" t="76200" r="0" b="95250"/>
                <wp:wrapNone/>
                <wp:docPr id="299" name="Straight Arrow Connector 299"/>
                <wp:cNvGraphicFramePr/>
                <a:graphic xmlns:a="http://schemas.openxmlformats.org/drawingml/2006/main">
                  <a:graphicData uri="http://schemas.microsoft.com/office/word/2010/wordprocessingShape">
                    <wps:wsp>
                      <wps:cNvCnPr/>
                      <wps:spPr>
                        <a:xfrm flipH="1">
                          <a:off x="0" y="0"/>
                          <a:ext cx="9213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42C8449A" id="直線矢印コネクタ 299" o:spid="_x0000_s1026" type="#_x0000_t32" style="position:absolute;left:0;text-align:left;margin-left:333.1pt;margin-top:6.3pt;width:72.55pt;height:0;flip:x;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" strokecolor="black [3200]" strokeweight=".5pt">
                <v:stroke endarrow="block" joinstyle="miter"/>
              </v:shape>
            </w:pict>
          </mc:Fallback>
        </mc:AlternateContent>
      </w:r>
      <w:r>
        <w:rPr>
          <w:noProof/>
        </w:rPr>
        <mc:AlternateContent>
          <mc:Choice Requires="wps">
            <w:drawing>
              <wp:anchor distT="0" distB="0" distL="114300" distR="114300" simplePos="0" relativeHeight="251658320" behindDoc="0" locked="0" layoutInCell="1" allowOverlap="1" wp14:anchorId="313AF666" wp14:editId="5BC19058">
                <wp:simplePos x="0" y="0"/>
                <wp:positionH relativeFrom="column">
                  <wp:posOffset>4178773</wp:posOffset>
                </wp:positionH>
                <wp:positionV relativeFrom="paragraph">
                  <wp:posOffset>38100</wp:posOffset>
                </wp:positionV>
                <wp:extent cx="49530" cy="73025"/>
                <wp:effectExtent l="0" t="0" r="26670" b="22225"/>
                <wp:wrapNone/>
                <wp:docPr id="300" name="Rectangle 300"/>
                <wp:cNvGraphicFramePr/>
                <a:graphic xmlns:a="http://schemas.openxmlformats.org/drawingml/2006/main">
                  <a:graphicData uri="http://schemas.microsoft.com/office/word/2010/wordprocessingShape">
                    <wps:wsp>
                      <wps:cNvSpPr/>
                      <wps:spPr>
                        <a:xfrm>
                          <a:off x="0" y="0"/>
                          <a:ext cx="49530" cy="73025"/>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776EB5C5" id="正方形/長方形 300" o:spid="_x0000_s1026" style="position:absolute;left:0;text-align:left;margin-left:329.05pt;margin-top:3pt;width:3.9pt;height:5.7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" fillcolor="white [3212]" strokecolor="black [3213]" strokeweight=".5pt"/>
            </w:pict>
          </mc:Fallback>
        </mc:AlternateContent>
      </w:r>
      <w:r>
        <w:rPr>
          <w:noProof/>
        </w:rPr>
        <mc:AlternateContent>
          <mc:Choice Requires="wps">
            <w:drawing>
              <wp:anchor distT="0" distB="0" distL="114300" distR="114300" simplePos="0" relativeHeight="251658321" behindDoc="0" locked="0" layoutInCell="1" allowOverlap="1" wp14:anchorId="568B4ED5" wp14:editId="2BCB59CF">
                <wp:simplePos x="0" y="0"/>
                <wp:positionH relativeFrom="column">
                  <wp:posOffset>4174652</wp:posOffset>
                </wp:positionH>
                <wp:positionV relativeFrom="paragraph">
                  <wp:posOffset>144145</wp:posOffset>
                </wp:positionV>
                <wp:extent cx="49530" cy="73025"/>
                <wp:effectExtent l="0" t="0" r="26670" b="22225"/>
                <wp:wrapNone/>
                <wp:docPr id="301" name="Rectangle 301"/>
                <wp:cNvGraphicFramePr/>
                <a:graphic xmlns:a="http://schemas.openxmlformats.org/drawingml/2006/main">
                  <a:graphicData uri="http://schemas.microsoft.com/office/word/2010/wordprocessingShape">
                    <wps:wsp>
                      <wps:cNvSpPr/>
                      <wps:spPr>
                        <a:xfrm>
                          <a:off x="0" y="0"/>
                          <a:ext cx="49530" cy="73025"/>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11E3EF44" id="正方形/長方形 301" o:spid="_x0000_s1026" style="position:absolute;left:0;text-align:left;margin-left:328.7pt;margin-top:11.35pt;width:3.9pt;height:5.7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" fillcolor="white [3212]" strokecolor="black [3213]" strokeweight=".5pt"/>
            </w:pict>
          </mc:Fallback>
        </mc:AlternateContent>
      </w:r>
      <w:r>
        <w:rPr>
          <w:noProof/>
        </w:rPr>
        <mc:AlternateContent>
          <mc:Choice Requires="wps">
            <w:drawing>
              <wp:anchor distT="0" distB="0" distL="114300" distR="114300" simplePos="0" relativeHeight="251658329" behindDoc="0" locked="0" layoutInCell="1" allowOverlap="1" wp14:anchorId="207E2322" wp14:editId="56ABE79B">
                <wp:simplePos x="0" y="0"/>
                <wp:positionH relativeFrom="column">
                  <wp:posOffset>3702685</wp:posOffset>
                </wp:positionH>
                <wp:positionV relativeFrom="paragraph">
                  <wp:posOffset>184623</wp:posOffset>
                </wp:positionV>
                <wp:extent cx="1478280" cy="139700"/>
                <wp:effectExtent l="0" t="0" r="7620" b="12700"/>
                <wp:wrapNone/>
                <wp:docPr id="302" name="Text Box 302"/>
                <wp:cNvGraphicFramePr/>
                <a:graphic xmlns:a="http://schemas.openxmlformats.org/drawingml/2006/main">
                  <a:graphicData uri="http://schemas.microsoft.com/office/word/2010/wordprocessingShape">
                    <wps:wsp>
                      <wps:cNvSpPr txBox="1"/>
                      <wps:spPr>
                        <a:xfrm>
                          <a:off x="0" y="0"/>
                          <a:ext cx="1478280" cy="139700"/>
                        </a:xfrm>
                        <a:prstGeom prst="rect">
                          <a:avLst/>
                        </a:prstGeom>
                        <a:noFill/>
                        <a:ln w="6350">
                          <a:noFill/>
                        </a:ln>
                      </wps:spPr>
                      <wps:txbx>
                        <w:txbxContent>
                          <w:p w14:paraId="0D70BF0A" w14:textId="77777777" w:rsidR="00023D92" w:rsidRPr="004A778D" w:rsidRDefault="00023D92" w:rsidP="00023D92">
                            <w:pPr>
                              <w:snapToGrid w:val="0"/>
                              <w:spacing w:line="100" w:lineRule="atLeast"/>
                              <w:jc w:val="left"/>
                              <w:rPr>
                                <w:sz w:val="12"/>
                                <w:szCs w:val="12"/>
                              </w:rPr>
                            </w:pPr>
                            <w:r>
                              <w:rPr>
                                <w:rFonts w:hint="eastAsia"/>
                                <w:sz w:val="12"/>
                                <w:szCs w:val="12"/>
                              </w:rPr>
                              <w:t>set</w:t>
                            </w:r>
                            <w:r>
                              <w:rPr>
                                <w:sz w:val="12"/>
                                <w:szCs w:val="12"/>
                              </w:rPr>
                              <w:t>ModalityType</w:t>
                            </w:r>
                            <w:r>
                              <w:rPr>
                                <w:rFonts w:hint="eastAsia"/>
                                <w:sz w:val="12"/>
                                <w:szCs w:val="12"/>
                              </w:rPr>
                              <w:t xml:space="preserve"> (他</w:t>
                            </w:r>
                            <w:r>
                              <w:rPr>
                                <w:sz w:val="12"/>
                                <w:szCs w:val="12"/>
                              </w:rPr>
                              <w:t>Window</w:t>
                            </w:r>
                            <w:r>
                              <w:rPr>
                                <w:rFonts w:hint="eastAsia"/>
                                <w:sz w:val="12"/>
                                <w:szCs w:val="12"/>
                              </w:rPr>
                              <w:t>の操作禁止)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E2322" id="Text Box 302" o:spid="_x0000_s1116" type="#_x0000_t202" style="position:absolute;left:0;text-align:left;margin-left:291.55pt;margin-top:14.55pt;width:116.4pt;height:11pt;z-index:2516583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" filled="f" stroked="f" strokeweight=".5pt">
                <v:textbox inset="0,0,0,0">
                  <w:txbxContent>
                    <w:p w14:paraId="0D70BF0A" w14:textId="77777777" w:rsidR="00023D92" w:rsidRPr="004A778D" w:rsidRDefault="00023D92" w:rsidP="00023D92">
                      <w:pPr>
                        <w:snapToGrid w:val="0"/>
                        <w:spacing w:line="100" w:lineRule="atLeast"/>
                        <w:jc w:val="left"/>
                        <w:rPr>
                          <w:sz w:val="12"/>
                          <w:szCs w:val="12"/>
                        </w:rPr>
                      </w:pPr>
                      <w:r>
                        <w:rPr>
                          <w:rFonts w:hint="eastAsia"/>
                          <w:sz w:val="12"/>
                          <w:szCs w:val="12"/>
                        </w:rPr>
                        <w:t>set</w:t>
                      </w:r>
                      <w:r>
                        <w:rPr>
                          <w:sz w:val="12"/>
                          <w:szCs w:val="12"/>
                        </w:rPr>
                        <w:t>ModalityType</w:t>
                      </w:r>
                      <w:r>
                        <w:rPr>
                          <w:rFonts w:hint="eastAsia"/>
                          <w:sz w:val="12"/>
                          <w:szCs w:val="12"/>
                        </w:rPr>
                        <w:t xml:space="preserve"> (他</w:t>
                      </w:r>
                      <w:r>
                        <w:rPr>
                          <w:sz w:val="12"/>
                          <w:szCs w:val="12"/>
                        </w:rPr>
                        <w:t>Window</w:t>
                      </w:r>
                      <w:r>
                        <w:rPr>
                          <w:rFonts w:hint="eastAsia"/>
                          <w:sz w:val="12"/>
                          <w:szCs w:val="12"/>
                        </w:rPr>
                        <w:t>の操作禁止)</w:t>
                      </w:r>
                    </w:p>
                  </w:txbxContent>
                </v:textbox>
              </v:shape>
            </w:pict>
          </mc:Fallback>
        </mc:AlternateContent>
      </w:r>
    </w:p>
    <w:p w14:paraId="102DC900" w14:textId="77777777" w:rsidR="00023D92" w:rsidRDefault="00023D92" w:rsidP="00023D92">
      <w:r>
        <w:rPr>
          <w:noProof/>
        </w:rPr>
        <mc:AlternateContent>
          <mc:Choice Requires="wps">
            <w:drawing>
              <wp:anchor distT="0" distB="0" distL="114300" distR="114300" simplePos="0" relativeHeight="251658336" behindDoc="0" locked="0" layoutInCell="1" allowOverlap="1" wp14:anchorId="597F98D1" wp14:editId="16580DB7">
                <wp:simplePos x="0" y="0"/>
                <wp:positionH relativeFrom="column">
                  <wp:posOffset>3721095</wp:posOffset>
                </wp:positionH>
                <wp:positionV relativeFrom="paragraph">
                  <wp:posOffset>106363</wp:posOffset>
                </wp:positionV>
                <wp:extent cx="541020" cy="147279"/>
                <wp:effectExtent l="44767" t="0" r="132398" b="18097"/>
                <wp:wrapNone/>
                <wp:docPr id="303" name="Arrow: Curved Down 303"/>
                <wp:cNvGraphicFramePr/>
                <a:graphic xmlns:a="http://schemas.openxmlformats.org/drawingml/2006/main">
                  <a:graphicData uri="http://schemas.microsoft.com/office/word/2010/wordprocessingShape">
                    <wps:wsp>
                      <wps:cNvSpPr/>
                      <wps:spPr>
                        <a:xfrm rot="6800228" flipV="1">
                          <a:off x="0" y="0"/>
                          <a:ext cx="541020" cy="147279"/>
                        </a:xfrm>
                        <a:prstGeom prst="curvedDownArrow">
                          <a:avLst>
                            <a:gd name="adj1" fmla="val 4055"/>
                            <a:gd name="adj2" fmla="val 50000"/>
                            <a:gd name="adj3" fmla="val 25000"/>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0C952893"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矢印: 下カーブ 303" o:spid="_x0000_s1026" type="#_x0000_t105" style="position:absolute;left:0;text-align:left;margin-left:293pt;margin-top:8.4pt;width:42.6pt;height:11.6pt;rotation:-7427662fd;flip:y;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" adj="18660,20249,16200" fillcolor="#ffc000" strokecolor="#ffc000" strokeweight="1pt"/>
            </w:pict>
          </mc:Fallback>
        </mc:AlternateContent>
      </w:r>
      <w:r>
        <w:rPr>
          <w:noProof/>
        </w:rPr>
        <mc:AlternateContent>
          <mc:Choice Requires="wps">
            <w:drawing>
              <wp:anchor distT="0" distB="0" distL="114300" distR="114300" simplePos="0" relativeHeight="251658334" behindDoc="0" locked="0" layoutInCell="1" allowOverlap="1" wp14:anchorId="6C56C155" wp14:editId="1955E7F5">
                <wp:simplePos x="0" y="0"/>
                <wp:positionH relativeFrom="column">
                  <wp:posOffset>4237355</wp:posOffset>
                </wp:positionH>
                <wp:positionV relativeFrom="paragraph">
                  <wp:posOffset>62068</wp:posOffset>
                </wp:positionV>
                <wp:extent cx="921385" cy="0"/>
                <wp:effectExtent l="38100" t="76200" r="0" b="95250"/>
                <wp:wrapNone/>
                <wp:docPr id="304" name="Straight Arrow Connector 304"/>
                <wp:cNvGraphicFramePr/>
                <a:graphic xmlns:a="http://schemas.openxmlformats.org/drawingml/2006/main">
                  <a:graphicData uri="http://schemas.microsoft.com/office/word/2010/wordprocessingShape">
                    <wps:wsp>
                      <wps:cNvCnPr/>
                      <wps:spPr>
                        <a:xfrm flipH="1">
                          <a:off x="0" y="0"/>
                          <a:ext cx="9213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565CD4CC" id="直線矢印コネクタ 304" o:spid="_x0000_s1026" type="#_x0000_t32" style="position:absolute;left:0;text-align:left;margin-left:333.65pt;margin-top:4.9pt;width:72.55pt;height:0;flip:x;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" strokecolor="black [3200]" strokeweight=".5pt">
                <v:stroke endarrow="block" joinstyle="miter"/>
              </v:shape>
            </w:pict>
          </mc:Fallback>
        </mc:AlternateContent>
      </w:r>
      <w:r>
        <w:rPr>
          <w:noProof/>
        </w:rPr>
        <mc:AlternateContent>
          <mc:Choice Requires="wps">
            <w:drawing>
              <wp:anchor distT="0" distB="0" distL="114300" distR="114300" simplePos="0" relativeHeight="251658322" behindDoc="0" locked="0" layoutInCell="1" allowOverlap="1" wp14:anchorId="60EFAAED" wp14:editId="33412BDF">
                <wp:simplePos x="0" y="0"/>
                <wp:positionH relativeFrom="column">
                  <wp:posOffset>4175287</wp:posOffset>
                </wp:positionH>
                <wp:positionV relativeFrom="paragraph">
                  <wp:posOffset>25400</wp:posOffset>
                </wp:positionV>
                <wp:extent cx="49530" cy="73025"/>
                <wp:effectExtent l="0" t="0" r="26670" b="22225"/>
                <wp:wrapNone/>
                <wp:docPr id="305" name="Rectangle 305"/>
                <wp:cNvGraphicFramePr/>
                <a:graphic xmlns:a="http://schemas.openxmlformats.org/drawingml/2006/main">
                  <a:graphicData uri="http://schemas.microsoft.com/office/word/2010/wordprocessingShape">
                    <wps:wsp>
                      <wps:cNvSpPr/>
                      <wps:spPr>
                        <a:xfrm>
                          <a:off x="0" y="0"/>
                          <a:ext cx="49530" cy="73025"/>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3ED38C6F" id="正方形/長方形 305" o:spid="_x0000_s1026" style="position:absolute;left:0;text-align:left;margin-left:328.75pt;margin-top:2pt;width:3.9pt;height:5.7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" fillcolor="white [3212]" strokecolor="black [3213]" strokeweight=".5pt"/>
            </w:pict>
          </mc:Fallback>
        </mc:AlternateContent>
      </w:r>
    </w:p>
    <w:p w14:paraId="4784D10D" w14:textId="77777777" w:rsidR="00023D92" w:rsidRDefault="00023D92" w:rsidP="00023D92">
      <w:pPr>
        <w:pStyle w:val="ListParagraph"/>
        <w:ind w:leftChars="0" w:left="992"/>
      </w:pPr>
      <w:r>
        <w:rPr>
          <w:noProof/>
        </w:rPr>
        <w:drawing>
          <wp:anchor distT="0" distB="0" distL="114300" distR="114300" simplePos="0" relativeHeight="251658603" behindDoc="0" locked="0" layoutInCell="1" allowOverlap="1" wp14:anchorId="0EE28D79" wp14:editId="176B9C4E">
            <wp:simplePos x="0" y="0"/>
            <wp:positionH relativeFrom="column">
              <wp:posOffset>4012011</wp:posOffset>
            </wp:positionH>
            <wp:positionV relativeFrom="paragraph">
              <wp:posOffset>83875</wp:posOffset>
            </wp:positionV>
            <wp:extent cx="804271" cy="391497"/>
            <wp:effectExtent l="0" t="0" r="0" b="8890"/>
            <wp:wrapNone/>
            <wp:docPr id="307" name="Picture 307"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図 307" descr="グラフィカル ユーザー インターフェイス, アプリケーション&#10;&#10;自動的に生成された説明"/>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04271" cy="3914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54C793" w14:textId="77777777" w:rsidR="00023D92" w:rsidRDefault="00023D92" w:rsidP="00023D92">
      <w:pPr>
        <w:pStyle w:val="ListParagraph"/>
        <w:ind w:leftChars="0" w:left="992"/>
      </w:pPr>
    </w:p>
    <w:p w14:paraId="487922CD" w14:textId="77777777" w:rsidR="00023D92" w:rsidRDefault="00023D92" w:rsidP="00023D92">
      <w:pPr>
        <w:pStyle w:val="ListParagraph"/>
        <w:ind w:leftChars="0" w:left="992"/>
      </w:pPr>
    </w:p>
    <w:p w14:paraId="6A38E87D" w14:textId="77777777" w:rsidR="00023D92" w:rsidRDefault="00023D92" w:rsidP="00023D92">
      <w:pPr>
        <w:pStyle w:val="ListParagraph"/>
        <w:ind w:leftChars="0" w:left="992"/>
      </w:pPr>
    </w:p>
    <w:p w14:paraId="707C970C" w14:textId="2E3E6495" w:rsidR="007772D7" w:rsidRDefault="00D07221" w:rsidP="00D07221">
      <w:pPr>
        <w:ind w:firstLine="840"/>
        <w:outlineLvl w:val="2"/>
      </w:pPr>
      <w:bookmarkStart w:id="56" w:name="_Toc138931290"/>
      <w:r>
        <w:t>4.2.2</w:t>
      </w:r>
      <w:r w:rsidR="007772D7">
        <w:rPr>
          <w:rFonts w:hint="eastAsia"/>
        </w:rPr>
        <w:t>ID，パスワード入力～認証完了</w:t>
      </w:r>
      <w:bookmarkEnd w:id="56"/>
    </w:p>
    <w:p w14:paraId="42C373D6" w14:textId="3B84F4E8" w:rsidR="00862DA2" w:rsidRDefault="00862DA2" w:rsidP="00862DA2">
      <w:pPr>
        <w:ind w:leftChars="500" w:left="1050"/>
      </w:pPr>
      <w:r>
        <w:rPr>
          <w:rFonts w:hint="eastAsia"/>
        </w:rPr>
        <w:t>本シーケンスは，</w:t>
      </w:r>
      <w:r w:rsidR="00AB505F">
        <w:rPr>
          <w:rFonts w:hint="eastAsia"/>
        </w:rPr>
        <w:t>ログインダイアログ表示中に正しいパスワードを入力し，OKボタンを押下した時のものである．</w:t>
      </w:r>
      <w:r w:rsidR="008B79D1">
        <w:rPr>
          <w:rFonts w:hint="eastAsia"/>
        </w:rPr>
        <w:t>（ex.4.2</w:t>
      </w:r>
      <w:r w:rsidR="008B79D1">
        <w:t xml:space="preserve"> </w:t>
      </w:r>
      <w:r w:rsidR="008B79D1">
        <w:rPr>
          <w:rFonts w:hint="eastAsia"/>
        </w:rPr>
        <w:t>ログインダイアログ表示からの継続）</w:t>
      </w:r>
    </w:p>
    <w:p w14:paraId="7C67D049" w14:textId="77777777" w:rsidR="008B79D1" w:rsidRPr="00862DA2" w:rsidRDefault="008B79D1" w:rsidP="00862DA2">
      <w:pPr>
        <w:ind w:leftChars="500" w:left="1050"/>
      </w:pPr>
    </w:p>
    <w:p w14:paraId="728C1BE0" w14:textId="4DCCBEE0" w:rsidR="00AB24FE" w:rsidRDefault="00AB24FE" w:rsidP="006A7170">
      <w:r>
        <w:rPr>
          <w:noProof/>
        </w:rPr>
        <mc:AlternateContent>
          <mc:Choice Requires="wps">
            <w:drawing>
              <wp:anchor distT="0" distB="0" distL="114300" distR="114300" simplePos="0" relativeHeight="251658338" behindDoc="0" locked="0" layoutInCell="1" allowOverlap="1" wp14:anchorId="03B8B645" wp14:editId="3121F240">
                <wp:simplePos x="0" y="0"/>
                <wp:positionH relativeFrom="column">
                  <wp:posOffset>590550</wp:posOffset>
                </wp:positionH>
                <wp:positionV relativeFrom="paragraph">
                  <wp:posOffset>40005</wp:posOffset>
                </wp:positionV>
                <wp:extent cx="739140" cy="226060"/>
                <wp:effectExtent l="0" t="0" r="22860" b="21590"/>
                <wp:wrapNone/>
                <wp:docPr id="309" name="Rectangle 309"/>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248090" w14:textId="77777777" w:rsidR="00AB24FE" w:rsidRPr="00971FB6" w:rsidRDefault="00AB24FE" w:rsidP="00AB24FE">
                            <w:pPr>
                              <w:jc w:val="center"/>
                              <w:rPr>
                                <w:color w:val="000000" w:themeColor="text1"/>
                                <w:sz w:val="12"/>
                                <w:szCs w:val="12"/>
                              </w:rPr>
                            </w:pPr>
                            <w:r w:rsidRPr="00971FB6">
                              <w:rPr>
                                <w:color w:val="000000" w:themeColor="text1"/>
                                <w:sz w:val="12"/>
                                <w:szCs w:val="12"/>
                              </w:rPr>
                              <w:t>ReservationSystem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8B645" id="Rectangle 309" o:spid="_x0000_s1117" style="position:absolute;left:0;text-align:left;margin-left:46.5pt;margin-top:3.15pt;width:58.2pt;height:17.8pt;z-index:2516583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" filled="f" strokecolor="black [3213]" strokeweight="1pt">
                <v:textbox inset="0,0,0,0">
                  <w:txbxContent>
                    <w:p w14:paraId="34248090" w14:textId="77777777" w:rsidR="00AB24FE" w:rsidRPr="00971FB6" w:rsidRDefault="00AB24FE" w:rsidP="00AB24FE">
                      <w:pPr>
                        <w:jc w:val="center"/>
                        <w:rPr>
                          <w:color w:val="000000" w:themeColor="text1"/>
                          <w:sz w:val="12"/>
                          <w:szCs w:val="12"/>
                        </w:rPr>
                      </w:pPr>
                      <w:r w:rsidRPr="00971FB6">
                        <w:rPr>
                          <w:color w:val="000000" w:themeColor="text1"/>
                          <w:sz w:val="12"/>
                          <w:szCs w:val="12"/>
                        </w:rPr>
                        <w:t>ReservationSystem</w:t>
                      </w:r>
                    </w:p>
                  </w:txbxContent>
                </v:textbox>
              </v:rect>
            </w:pict>
          </mc:Fallback>
        </mc:AlternateContent>
      </w:r>
      <w:r>
        <w:rPr>
          <w:noProof/>
        </w:rPr>
        <mc:AlternateContent>
          <mc:Choice Requires="wps">
            <w:drawing>
              <wp:anchor distT="0" distB="0" distL="114300" distR="114300" simplePos="0" relativeHeight="251658339" behindDoc="0" locked="0" layoutInCell="1" allowOverlap="1" wp14:anchorId="715E79CE" wp14:editId="7E5744FB">
                <wp:simplePos x="0" y="0"/>
                <wp:positionH relativeFrom="column">
                  <wp:posOffset>1657985</wp:posOffset>
                </wp:positionH>
                <wp:positionV relativeFrom="paragraph">
                  <wp:posOffset>41275</wp:posOffset>
                </wp:positionV>
                <wp:extent cx="739140" cy="226060"/>
                <wp:effectExtent l="0" t="0" r="22860" b="21590"/>
                <wp:wrapNone/>
                <wp:docPr id="310" name="Rectangle 310"/>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64ECF3" w14:textId="77777777" w:rsidR="00AB24FE" w:rsidRPr="00971FB6" w:rsidRDefault="00AB24FE" w:rsidP="00AB24FE">
                            <w:pPr>
                              <w:jc w:val="center"/>
                              <w:rPr>
                                <w:color w:val="000000" w:themeColor="text1"/>
                                <w:sz w:val="12"/>
                                <w:szCs w:val="12"/>
                              </w:rPr>
                            </w:pPr>
                            <w:r>
                              <w:rPr>
                                <w:color w:val="000000" w:themeColor="text1"/>
                                <w:sz w:val="12"/>
                                <w:szCs w:val="12"/>
                              </w:rPr>
                              <w:t>MainFrame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5E79CE" id="Rectangle 310" o:spid="_x0000_s1118" style="position:absolute;left:0;text-align:left;margin-left:130.55pt;margin-top:3.25pt;width:58.2pt;height:17.8pt;z-index:2516583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" filled="f" strokecolor="black [3213]" strokeweight="1pt">
                <v:textbox inset="0,0,0,0">
                  <w:txbxContent>
                    <w:p w14:paraId="7764ECF3" w14:textId="77777777" w:rsidR="00AB24FE" w:rsidRPr="00971FB6" w:rsidRDefault="00AB24FE" w:rsidP="00AB24FE">
                      <w:pPr>
                        <w:jc w:val="center"/>
                        <w:rPr>
                          <w:color w:val="000000" w:themeColor="text1"/>
                          <w:sz w:val="12"/>
                          <w:szCs w:val="12"/>
                        </w:rPr>
                      </w:pPr>
                      <w:r>
                        <w:rPr>
                          <w:color w:val="000000" w:themeColor="text1"/>
                          <w:sz w:val="12"/>
                          <w:szCs w:val="12"/>
                        </w:rPr>
                        <w:t>MainFrame</w:t>
                      </w:r>
                    </w:p>
                  </w:txbxContent>
                </v:textbox>
              </v:rect>
            </w:pict>
          </mc:Fallback>
        </mc:AlternateContent>
      </w:r>
      <w:r>
        <w:rPr>
          <w:noProof/>
        </w:rPr>
        <mc:AlternateContent>
          <mc:Choice Requires="wps">
            <w:drawing>
              <wp:anchor distT="0" distB="0" distL="114300" distR="114300" simplePos="0" relativeHeight="251658340" behindDoc="0" locked="0" layoutInCell="1" allowOverlap="1" wp14:anchorId="04A06C25" wp14:editId="74FE592D">
                <wp:simplePos x="0" y="0"/>
                <wp:positionH relativeFrom="column">
                  <wp:posOffset>3745230</wp:posOffset>
                </wp:positionH>
                <wp:positionV relativeFrom="paragraph">
                  <wp:posOffset>41275</wp:posOffset>
                </wp:positionV>
                <wp:extent cx="739140" cy="226060"/>
                <wp:effectExtent l="0" t="0" r="22860" b="21590"/>
                <wp:wrapNone/>
                <wp:docPr id="311" name="Rectangle 311"/>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E321E8" w14:textId="77777777" w:rsidR="00AB24FE" w:rsidRPr="00971FB6" w:rsidRDefault="00AB24FE" w:rsidP="00AB24FE">
                            <w:pPr>
                              <w:jc w:val="center"/>
                              <w:rPr>
                                <w:color w:val="000000" w:themeColor="text1"/>
                                <w:sz w:val="12"/>
                                <w:szCs w:val="12"/>
                              </w:rPr>
                            </w:pPr>
                            <w:r>
                              <w:rPr>
                                <w:color w:val="000000" w:themeColor="text1"/>
                                <w:sz w:val="12"/>
                                <w:szCs w:val="12"/>
                              </w:rPr>
                              <w:t>LoginDialog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06C25" id="Rectangle 311" o:spid="_x0000_s1119" style="position:absolute;left:0;text-align:left;margin-left:294.9pt;margin-top:3.25pt;width:58.2pt;height:17.8pt;z-index:2516583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" filled="f" strokecolor="black [3213]" strokeweight="1pt">
                <v:textbox inset="0,0,0,0">
                  <w:txbxContent>
                    <w:p w14:paraId="75E321E8" w14:textId="77777777" w:rsidR="00AB24FE" w:rsidRPr="00971FB6" w:rsidRDefault="00AB24FE" w:rsidP="00AB24FE">
                      <w:pPr>
                        <w:jc w:val="center"/>
                        <w:rPr>
                          <w:color w:val="000000" w:themeColor="text1"/>
                          <w:sz w:val="12"/>
                          <w:szCs w:val="12"/>
                        </w:rPr>
                      </w:pPr>
                      <w:r>
                        <w:rPr>
                          <w:color w:val="000000" w:themeColor="text1"/>
                          <w:sz w:val="12"/>
                          <w:szCs w:val="12"/>
                        </w:rPr>
                        <w:t>LoginDialog</w:t>
                      </w:r>
                    </w:p>
                  </w:txbxContent>
                </v:textbox>
              </v:rect>
            </w:pict>
          </mc:Fallback>
        </mc:AlternateContent>
      </w:r>
      <w:r>
        <w:rPr>
          <w:noProof/>
        </w:rPr>
        <mc:AlternateContent>
          <mc:Choice Requires="wps">
            <w:drawing>
              <wp:anchor distT="0" distB="0" distL="114300" distR="114300" simplePos="0" relativeHeight="251658341" behindDoc="0" locked="0" layoutInCell="1" allowOverlap="1" wp14:anchorId="4C257600" wp14:editId="5CB00743">
                <wp:simplePos x="0" y="0"/>
                <wp:positionH relativeFrom="column">
                  <wp:posOffset>4742815</wp:posOffset>
                </wp:positionH>
                <wp:positionV relativeFrom="paragraph">
                  <wp:posOffset>39370</wp:posOffset>
                </wp:positionV>
                <wp:extent cx="739140" cy="226060"/>
                <wp:effectExtent l="0" t="0" r="22860" b="21590"/>
                <wp:wrapNone/>
                <wp:docPr id="312" name="Rectangle 312"/>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98B665" w14:textId="77777777" w:rsidR="00AB24FE" w:rsidRPr="00971FB6" w:rsidRDefault="00AB24FE" w:rsidP="00AB24FE">
                            <w:pPr>
                              <w:jc w:val="center"/>
                              <w:rPr>
                                <w:color w:val="000000" w:themeColor="text1"/>
                                <w:sz w:val="12"/>
                                <w:szCs w:val="12"/>
                              </w:rPr>
                            </w:pPr>
                            <w:r>
                              <w:rPr>
                                <w:color w:val="000000" w:themeColor="text1"/>
                                <w:sz w:val="12"/>
                                <w:szCs w:val="12"/>
                              </w:rPr>
                              <w:t>ReservationControl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57600" id="Rectangle 312" o:spid="_x0000_s1120" style="position:absolute;left:0;text-align:left;margin-left:373.45pt;margin-top:3.1pt;width:58.2pt;height:17.8pt;z-index:2516583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" filled="f" strokecolor="black [3213]" strokeweight="1pt">
                <v:textbox inset="0,0,0,0">
                  <w:txbxContent>
                    <w:p w14:paraId="2598B665" w14:textId="77777777" w:rsidR="00AB24FE" w:rsidRPr="00971FB6" w:rsidRDefault="00AB24FE" w:rsidP="00AB24FE">
                      <w:pPr>
                        <w:jc w:val="center"/>
                        <w:rPr>
                          <w:color w:val="000000" w:themeColor="text1"/>
                          <w:sz w:val="12"/>
                          <w:szCs w:val="12"/>
                        </w:rPr>
                      </w:pPr>
                      <w:r>
                        <w:rPr>
                          <w:color w:val="000000" w:themeColor="text1"/>
                          <w:sz w:val="12"/>
                          <w:szCs w:val="12"/>
                        </w:rPr>
                        <w:t>ReservationControl</w:t>
                      </w:r>
                    </w:p>
                  </w:txbxContent>
                </v:textbox>
              </v:rect>
            </w:pict>
          </mc:Fallback>
        </mc:AlternateContent>
      </w:r>
      <w:r>
        <w:rPr>
          <w:noProof/>
        </w:rPr>
        <mc:AlternateContent>
          <mc:Choice Requires="wps">
            <w:drawing>
              <wp:anchor distT="0" distB="0" distL="114300" distR="114300" simplePos="0" relativeHeight="251658342" behindDoc="0" locked="0" layoutInCell="1" allowOverlap="1" wp14:anchorId="516D7219" wp14:editId="68136F2D">
                <wp:simplePos x="0" y="0"/>
                <wp:positionH relativeFrom="column">
                  <wp:posOffset>5806440</wp:posOffset>
                </wp:positionH>
                <wp:positionV relativeFrom="paragraph">
                  <wp:posOffset>41910</wp:posOffset>
                </wp:positionV>
                <wp:extent cx="739140" cy="226060"/>
                <wp:effectExtent l="0" t="0" r="22860" b="21590"/>
                <wp:wrapNone/>
                <wp:docPr id="313" name="Rectangle 313"/>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9A16EE" w14:textId="77777777" w:rsidR="00AB24FE" w:rsidRPr="00971FB6" w:rsidRDefault="00AB24FE" w:rsidP="00AB24FE">
                            <w:pPr>
                              <w:jc w:val="center"/>
                              <w:rPr>
                                <w:color w:val="000000" w:themeColor="text1"/>
                                <w:sz w:val="12"/>
                                <w:szCs w:val="12"/>
                              </w:rPr>
                            </w:pPr>
                            <w:r>
                              <w:rPr>
                                <w:color w:val="000000" w:themeColor="text1"/>
                                <w:sz w:val="12"/>
                                <w:szCs w:val="12"/>
                              </w:rPr>
                              <w:t>MySQL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6D7219" id="Rectangle 313" o:spid="_x0000_s1121" style="position:absolute;left:0;text-align:left;margin-left:457.2pt;margin-top:3.3pt;width:58.2pt;height:17.8pt;z-index:2516583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" filled="f" strokecolor="black [3213]" strokeweight="1pt">
                <v:textbox inset="0,0,0,0">
                  <w:txbxContent>
                    <w:p w14:paraId="6E9A16EE" w14:textId="77777777" w:rsidR="00AB24FE" w:rsidRPr="00971FB6" w:rsidRDefault="00AB24FE" w:rsidP="00AB24FE">
                      <w:pPr>
                        <w:jc w:val="center"/>
                        <w:rPr>
                          <w:color w:val="000000" w:themeColor="text1"/>
                          <w:sz w:val="12"/>
                          <w:szCs w:val="12"/>
                        </w:rPr>
                      </w:pPr>
                      <w:r>
                        <w:rPr>
                          <w:color w:val="000000" w:themeColor="text1"/>
                          <w:sz w:val="12"/>
                          <w:szCs w:val="12"/>
                        </w:rPr>
                        <w:t>MySQL</w:t>
                      </w:r>
                    </w:p>
                  </w:txbxContent>
                </v:textbox>
              </v:rect>
            </w:pict>
          </mc:Fallback>
        </mc:AlternateContent>
      </w:r>
      <w:r>
        <w:rPr>
          <w:noProof/>
        </w:rPr>
        <mc:AlternateContent>
          <mc:Choice Requires="wps">
            <w:drawing>
              <wp:anchor distT="0" distB="0" distL="114300" distR="114300" simplePos="0" relativeHeight="251658343" behindDoc="0" locked="0" layoutInCell="1" allowOverlap="1" wp14:anchorId="312D85EA" wp14:editId="4C9D0962">
                <wp:simplePos x="0" y="0"/>
                <wp:positionH relativeFrom="column">
                  <wp:posOffset>934720</wp:posOffset>
                </wp:positionH>
                <wp:positionV relativeFrom="paragraph">
                  <wp:posOffset>267970</wp:posOffset>
                </wp:positionV>
                <wp:extent cx="0" cy="1558290"/>
                <wp:effectExtent l="0" t="0" r="38100" b="22860"/>
                <wp:wrapNone/>
                <wp:docPr id="314" name="Straight Connector 314"/>
                <wp:cNvGraphicFramePr/>
                <a:graphic xmlns:a="http://schemas.openxmlformats.org/drawingml/2006/main">
                  <a:graphicData uri="http://schemas.microsoft.com/office/word/2010/wordprocessingShape">
                    <wps:wsp>
                      <wps:cNvCnPr/>
                      <wps:spPr>
                        <a:xfrm>
                          <a:off x="0" y="0"/>
                          <a:ext cx="0" cy="15582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rto="http://schemas.microsoft.com/office/word/2006/arto">
            <w:pict>
              <v:line w14:anchorId="1C7138DA" id="直線コネクタ 314" o:spid="_x0000_s1026" style="position:absolute;left:0;text-align:left;z-index:252077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3.6pt,21.1pt" to="73.6pt,1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" strokecolor="black [3200]" strokeweight=".5pt">
                <v:stroke joinstyle="miter"/>
              </v:line>
            </w:pict>
          </mc:Fallback>
        </mc:AlternateContent>
      </w:r>
      <w:r>
        <w:rPr>
          <w:noProof/>
        </w:rPr>
        <mc:AlternateContent>
          <mc:Choice Requires="wps">
            <w:drawing>
              <wp:anchor distT="0" distB="0" distL="114300" distR="114300" simplePos="0" relativeHeight="251658344" behindDoc="0" locked="0" layoutInCell="1" allowOverlap="1" wp14:anchorId="0BC3FF8F" wp14:editId="3F7DCDFE">
                <wp:simplePos x="0" y="0"/>
                <wp:positionH relativeFrom="column">
                  <wp:posOffset>2035810</wp:posOffset>
                </wp:positionH>
                <wp:positionV relativeFrom="paragraph">
                  <wp:posOffset>260985</wp:posOffset>
                </wp:positionV>
                <wp:extent cx="0" cy="1565275"/>
                <wp:effectExtent l="0" t="0" r="38100" b="34925"/>
                <wp:wrapNone/>
                <wp:docPr id="315" name="Straight Connector 315"/>
                <wp:cNvGraphicFramePr/>
                <a:graphic xmlns:a="http://schemas.openxmlformats.org/drawingml/2006/main">
                  <a:graphicData uri="http://schemas.microsoft.com/office/word/2010/wordprocessingShape">
                    <wps:wsp>
                      <wps:cNvCnPr/>
                      <wps:spPr>
                        <a:xfrm>
                          <a:off x="0" y="0"/>
                          <a:ext cx="0" cy="156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rto="http://schemas.microsoft.com/office/word/2006/arto">
            <w:pict>
              <v:line w14:anchorId="156C058E" id="直線コネクタ 315" o:spid="_x0000_s1026" style="position:absolute;left:0;text-align:left;z-index:252078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0.3pt,20.55pt" to="160.3pt,1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" strokecolor="black [3200]" strokeweight=".5pt">
                <v:stroke joinstyle="miter"/>
              </v:line>
            </w:pict>
          </mc:Fallback>
        </mc:AlternateContent>
      </w:r>
      <w:r>
        <w:rPr>
          <w:noProof/>
        </w:rPr>
        <mc:AlternateContent>
          <mc:Choice Requires="wps">
            <w:drawing>
              <wp:anchor distT="0" distB="0" distL="114300" distR="114300" simplePos="0" relativeHeight="251658345" behindDoc="0" locked="0" layoutInCell="1" allowOverlap="1" wp14:anchorId="38D4582B" wp14:editId="5854577F">
                <wp:simplePos x="0" y="0"/>
                <wp:positionH relativeFrom="column">
                  <wp:posOffset>4124960</wp:posOffset>
                </wp:positionH>
                <wp:positionV relativeFrom="paragraph">
                  <wp:posOffset>262255</wp:posOffset>
                </wp:positionV>
                <wp:extent cx="0" cy="1564005"/>
                <wp:effectExtent l="0" t="0" r="38100" b="36195"/>
                <wp:wrapNone/>
                <wp:docPr id="316" name="Straight Connector 316"/>
                <wp:cNvGraphicFramePr/>
                <a:graphic xmlns:a="http://schemas.openxmlformats.org/drawingml/2006/main">
                  <a:graphicData uri="http://schemas.microsoft.com/office/word/2010/wordprocessingShape">
                    <wps:wsp>
                      <wps:cNvCnPr/>
                      <wps:spPr>
                        <a:xfrm>
                          <a:off x="0" y="0"/>
                          <a:ext cx="0" cy="15640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rto="http://schemas.microsoft.com/office/word/2006/arto">
            <w:pict>
              <v:line w14:anchorId="5B8D1238" id="直線コネクタ 316" o:spid="_x0000_s1026" style="position:absolute;left:0;text-align:left;z-index:252079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8pt,20.65pt" to="324.8pt,1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" strokecolor="black [3200]" strokeweight=".5pt">
                <v:stroke joinstyle="miter"/>
              </v:line>
            </w:pict>
          </mc:Fallback>
        </mc:AlternateContent>
      </w:r>
      <w:r>
        <w:rPr>
          <w:noProof/>
        </w:rPr>
        <mc:AlternateContent>
          <mc:Choice Requires="wps">
            <w:drawing>
              <wp:anchor distT="0" distB="0" distL="114300" distR="114300" simplePos="0" relativeHeight="251658346" behindDoc="0" locked="0" layoutInCell="1" allowOverlap="1" wp14:anchorId="56957E56" wp14:editId="36AD9541">
                <wp:simplePos x="0" y="0"/>
                <wp:positionH relativeFrom="column">
                  <wp:posOffset>5109210</wp:posOffset>
                </wp:positionH>
                <wp:positionV relativeFrom="paragraph">
                  <wp:posOffset>262255</wp:posOffset>
                </wp:positionV>
                <wp:extent cx="0" cy="1564640"/>
                <wp:effectExtent l="0" t="0" r="38100" b="35560"/>
                <wp:wrapNone/>
                <wp:docPr id="317" name="Straight Connector 317"/>
                <wp:cNvGraphicFramePr/>
                <a:graphic xmlns:a="http://schemas.openxmlformats.org/drawingml/2006/main">
                  <a:graphicData uri="http://schemas.microsoft.com/office/word/2010/wordprocessingShape">
                    <wps:wsp>
                      <wps:cNvCnPr/>
                      <wps:spPr>
                        <a:xfrm>
                          <a:off x="0" y="0"/>
                          <a:ext cx="0" cy="1564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3A27E691" id="直線コネクタ 317" o:spid="_x0000_s1026" style="position:absolute;left:0;text-align:lef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3pt,20.65pt" to="402.3pt,1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" strokecolor="black [3200]" strokeweight=".5pt">
                <v:stroke joinstyle="miter"/>
              </v:line>
            </w:pict>
          </mc:Fallback>
        </mc:AlternateContent>
      </w:r>
      <w:r>
        <w:rPr>
          <w:noProof/>
        </w:rPr>
        <mc:AlternateContent>
          <mc:Choice Requires="wps">
            <w:drawing>
              <wp:anchor distT="0" distB="0" distL="114300" distR="114300" simplePos="0" relativeHeight="251658347" behindDoc="0" locked="0" layoutInCell="1" allowOverlap="1" wp14:anchorId="2219C014" wp14:editId="3C43AA97">
                <wp:simplePos x="0" y="0"/>
                <wp:positionH relativeFrom="column">
                  <wp:posOffset>6193790</wp:posOffset>
                </wp:positionH>
                <wp:positionV relativeFrom="paragraph">
                  <wp:posOffset>264795</wp:posOffset>
                </wp:positionV>
                <wp:extent cx="0" cy="1542415"/>
                <wp:effectExtent l="0" t="0" r="38100" b="19685"/>
                <wp:wrapNone/>
                <wp:docPr id="318" name="Straight Connector 318"/>
                <wp:cNvGraphicFramePr/>
                <a:graphic xmlns:a="http://schemas.openxmlformats.org/drawingml/2006/main">
                  <a:graphicData uri="http://schemas.microsoft.com/office/word/2010/wordprocessingShape">
                    <wps:wsp>
                      <wps:cNvCnPr/>
                      <wps:spPr>
                        <a:xfrm flipH="1">
                          <a:off x="0" y="0"/>
                          <a:ext cx="0" cy="1542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53347B62" id="直線コネクタ 318" o:spid="_x0000_s1026" style="position:absolute;left:0;text-align:left;flip:x;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7.7pt,20.85pt" to="487.7pt,1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" strokecolor="black [3200]" strokeweight=".5pt">
                <v:stroke joinstyle="miter"/>
              </v:line>
            </w:pict>
          </mc:Fallback>
        </mc:AlternateContent>
      </w:r>
      <w:r>
        <w:rPr>
          <w:noProof/>
        </w:rPr>
        <mc:AlternateContent>
          <mc:Choice Requires="wps">
            <w:drawing>
              <wp:anchor distT="0" distB="0" distL="114300" distR="114300" simplePos="0" relativeHeight="251658348" behindDoc="0" locked="0" layoutInCell="1" allowOverlap="1" wp14:anchorId="4E3DA950" wp14:editId="0AF443BE">
                <wp:simplePos x="0" y="0"/>
                <wp:positionH relativeFrom="column">
                  <wp:posOffset>2686050</wp:posOffset>
                </wp:positionH>
                <wp:positionV relativeFrom="paragraph">
                  <wp:posOffset>36195</wp:posOffset>
                </wp:positionV>
                <wp:extent cx="739140" cy="226060"/>
                <wp:effectExtent l="0" t="0" r="22860" b="21590"/>
                <wp:wrapNone/>
                <wp:docPr id="319" name="Rectangle 319"/>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EAB4A" w14:textId="77777777" w:rsidR="00AB24FE" w:rsidRPr="00971FB6" w:rsidRDefault="00AB24FE" w:rsidP="00AB24FE">
                            <w:pPr>
                              <w:jc w:val="center"/>
                              <w:rPr>
                                <w:color w:val="000000" w:themeColor="text1"/>
                                <w:sz w:val="12"/>
                                <w:szCs w:val="12"/>
                              </w:rPr>
                            </w:pPr>
                            <w:r>
                              <w:rPr>
                                <w:color w:val="000000" w:themeColor="text1"/>
                                <w:sz w:val="12"/>
                                <w:szCs w:val="12"/>
                              </w:rPr>
                              <w:t>ChoiceFacility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DA950" id="Rectangle 319" o:spid="_x0000_s1122" style="position:absolute;left:0;text-align:left;margin-left:211.5pt;margin-top:2.85pt;width:58.2pt;height:17.8pt;z-index:2516583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" filled="f" strokecolor="black [3213]" strokeweight="1pt">
                <v:textbox inset="0,0,0,0">
                  <w:txbxContent>
                    <w:p w14:paraId="286EAB4A" w14:textId="77777777" w:rsidR="00AB24FE" w:rsidRPr="00971FB6" w:rsidRDefault="00AB24FE" w:rsidP="00AB24FE">
                      <w:pPr>
                        <w:jc w:val="center"/>
                        <w:rPr>
                          <w:color w:val="000000" w:themeColor="text1"/>
                          <w:sz w:val="12"/>
                          <w:szCs w:val="12"/>
                        </w:rPr>
                      </w:pPr>
                      <w:r>
                        <w:rPr>
                          <w:color w:val="000000" w:themeColor="text1"/>
                          <w:sz w:val="12"/>
                          <w:szCs w:val="12"/>
                        </w:rPr>
                        <w:t>ChoiceFacility</w:t>
                      </w:r>
                    </w:p>
                  </w:txbxContent>
                </v:textbox>
              </v:rect>
            </w:pict>
          </mc:Fallback>
        </mc:AlternateContent>
      </w:r>
      <w:r>
        <w:rPr>
          <w:noProof/>
        </w:rPr>
        <mc:AlternateContent>
          <mc:Choice Requires="wps">
            <w:drawing>
              <wp:anchor distT="0" distB="0" distL="114300" distR="114300" simplePos="0" relativeHeight="251658349" behindDoc="0" locked="0" layoutInCell="1" allowOverlap="1" wp14:anchorId="313B7B28" wp14:editId="57D77E2E">
                <wp:simplePos x="0" y="0"/>
                <wp:positionH relativeFrom="column">
                  <wp:posOffset>3063875</wp:posOffset>
                </wp:positionH>
                <wp:positionV relativeFrom="paragraph">
                  <wp:posOffset>260985</wp:posOffset>
                </wp:positionV>
                <wp:extent cx="0" cy="1565275"/>
                <wp:effectExtent l="0" t="0" r="38100" b="34925"/>
                <wp:wrapNone/>
                <wp:docPr id="320" name="Straight Connector 320"/>
                <wp:cNvGraphicFramePr/>
                <a:graphic xmlns:a="http://schemas.openxmlformats.org/drawingml/2006/main">
                  <a:graphicData uri="http://schemas.microsoft.com/office/word/2010/wordprocessingShape">
                    <wps:wsp>
                      <wps:cNvCnPr/>
                      <wps:spPr>
                        <a:xfrm>
                          <a:off x="0" y="0"/>
                          <a:ext cx="0" cy="156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rto="http://schemas.microsoft.com/office/word/2006/arto">
            <w:pict>
              <v:line w14:anchorId="5B0B0F1C" id="直線コネクタ 320" o:spid="_x0000_s1026" style="position:absolute;left:0;text-align:left;z-index:252083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1.25pt,20.55pt" to="241.25pt,1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" strokecolor="black [3200]" strokeweight=".5pt">
                <v:stroke joinstyle="miter"/>
              </v:line>
            </w:pict>
          </mc:Fallback>
        </mc:AlternateContent>
      </w:r>
    </w:p>
    <w:p w14:paraId="063D5C25" w14:textId="44F508B9" w:rsidR="00AB24FE" w:rsidRDefault="00CE5520" w:rsidP="006A7170">
      <w:r>
        <w:rPr>
          <w:noProof/>
        </w:rPr>
        <mc:AlternateContent>
          <mc:Choice Requires="wps">
            <w:drawing>
              <wp:anchor distT="0" distB="0" distL="114300" distR="114300" simplePos="0" relativeHeight="251658350" behindDoc="0" locked="0" layoutInCell="1" allowOverlap="1" wp14:anchorId="1A803026" wp14:editId="0110805C">
                <wp:simplePos x="0" y="0"/>
                <wp:positionH relativeFrom="column">
                  <wp:posOffset>4093683</wp:posOffset>
                </wp:positionH>
                <wp:positionV relativeFrom="paragraph">
                  <wp:posOffset>40005</wp:posOffset>
                </wp:positionV>
                <wp:extent cx="66675" cy="213360"/>
                <wp:effectExtent l="0" t="0" r="28575" b="15240"/>
                <wp:wrapNone/>
                <wp:docPr id="321" name="Rectangle 321"/>
                <wp:cNvGraphicFramePr/>
                <a:graphic xmlns:a="http://schemas.openxmlformats.org/drawingml/2006/main">
                  <a:graphicData uri="http://schemas.microsoft.com/office/word/2010/wordprocessingShape">
                    <wps:wsp>
                      <wps:cNvSpPr/>
                      <wps:spPr>
                        <a:xfrm>
                          <a:off x="0" y="0"/>
                          <a:ext cx="66675" cy="2133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2573970C" id="正方形/長方形 321" o:spid="_x0000_s1026" style="position:absolute;left:0;text-align:left;margin-left:322.35pt;margin-top:3.15pt;width:5.25pt;height:16.8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" fillcolor="white [3212]" strokecolor="black [3213]" strokeweight=".5pt"/>
            </w:pict>
          </mc:Fallback>
        </mc:AlternateContent>
      </w:r>
      <w:r w:rsidR="00EE06C4">
        <w:rPr>
          <w:noProof/>
        </w:rPr>
        <mc:AlternateContent>
          <mc:Choice Requires="wps">
            <w:drawing>
              <wp:anchor distT="0" distB="0" distL="114300" distR="114300" simplePos="0" relativeHeight="251658353" behindDoc="0" locked="0" layoutInCell="1" allowOverlap="1" wp14:anchorId="7D315FED" wp14:editId="66937A9C">
                <wp:simplePos x="0" y="0"/>
                <wp:positionH relativeFrom="column">
                  <wp:posOffset>5075921</wp:posOffset>
                </wp:positionH>
                <wp:positionV relativeFrom="paragraph">
                  <wp:posOffset>40047</wp:posOffset>
                </wp:positionV>
                <wp:extent cx="66745" cy="1398298"/>
                <wp:effectExtent l="0" t="0" r="28575" b="11430"/>
                <wp:wrapNone/>
                <wp:docPr id="325" name="Rectangle 325"/>
                <wp:cNvGraphicFramePr/>
                <a:graphic xmlns:a="http://schemas.openxmlformats.org/drawingml/2006/main">
                  <a:graphicData uri="http://schemas.microsoft.com/office/word/2010/wordprocessingShape">
                    <wps:wsp>
                      <wps:cNvSpPr/>
                      <wps:spPr>
                        <a:xfrm>
                          <a:off x="0" y="0"/>
                          <a:ext cx="66745" cy="1398298"/>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5DD2D30B" id="正方形/長方形 325" o:spid="_x0000_s1026" style="position:absolute;left:0;text-align:left;margin-left:399.7pt;margin-top:3.15pt;width:5.25pt;height:110.1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" fillcolor="white [3212]" strokecolor="black [3213]" strokeweight=".5pt"/>
            </w:pict>
          </mc:Fallback>
        </mc:AlternateContent>
      </w:r>
      <w:r w:rsidR="00EE06C4">
        <w:rPr>
          <w:noProof/>
        </w:rPr>
        <mc:AlternateContent>
          <mc:Choice Requires="wps">
            <w:drawing>
              <wp:anchor distT="0" distB="0" distL="114300" distR="114300" simplePos="0" relativeHeight="251658354" behindDoc="0" locked="0" layoutInCell="1" allowOverlap="1" wp14:anchorId="73EAD58C" wp14:editId="42D3B01A">
                <wp:simplePos x="0" y="0"/>
                <wp:positionH relativeFrom="column">
                  <wp:posOffset>4160358</wp:posOffset>
                </wp:positionH>
                <wp:positionV relativeFrom="paragraph">
                  <wp:posOffset>39370</wp:posOffset>
                </wp:positionV>
                <wp:extent cx="1168030" cy="240281"/>
                <wp:effectExtent l="0" t="0" r="13335" b="7620"/>
                <wp:wrapNone/>
                <wp:docPr id="324" name="Text Box 324"/>
                <wp:cNvGraphicFramePr/>
                <a:graphic xmlns:a="http://schemas.openxmlformats.org/drawingml/2006/main">
                  <a:graphicData uri="http://schemas.microsoft.com/office/word/2010/wordprocessingShape">
                    <wps:wsp>
                      <wps:cNvSpPr txBox="1"/>
                      <wps:spPr>
                        <a:xfrm>
                          <a:off x="0" y="0"/>
                          <a:ext cx="1168030" cy="240281"/>
                        </a:xfrm>
                        <a:prstGeom prst="rect">
                          <a:avLst/>
                        </a:prstGeom>
                        <a:noFill/>
                        <a:ln w="6350">
                          <a:noFill/>
                        </a:ln>
                      </wps:spPr>
                      <wps:txbx>
                        <w:txbxContent>
                          <w:p w14:paraId="14FCFC96" w14:textId="584BA9D4" w:rsidR="00EE06C4" w:rsidRPr="00EE06C4" w:rsidRDefault="00EE06C4" w:rsidP="00EE06C4">
                            <w:pPr>
                              <w:snapToGrid w:val="0"/>
                              <w:spacing w:line="100" w:lineRule="atLeast"/>
                              <w:jc w:val="left"/>
                              <w:rPr>
                                <w:i/>
                                <w:iCs/>
                                <w:sz w:val="10"/>
                                <w:szCs w:val="10"/>
                              </w:rPr>
                            </w:pPr>
                            <w:r w:rsidRPr="00EE06C4">
                              <w:rPr>
                                <w:rFonts w:hint="eastAsia"/>
                                <w:i/>
                                <w:iCs/>
                                <w:sz w:val="10"/>
                                <w:szCs w:val="10"/>
                              </w:rPr>
                              <w:t>c</w:t>
                            </w:r>
                            <w:r w:rsidRPr="00EE06C4">
                              <w:rPr>
                                <w:i/>
                                <w:iCs/>
                                <w:sz w:val="10"/>
                                <w:szCs w:val="10"/>
                              </w:rPr>
                              <w:t>anceled</w:t>
                            </w:r>
                            <w:r w:rsidRPr="00EE06C4">
                              <w:rPr>
                                <w:rFonts w:hint="eastAsia"/>
                                <w:i/>
                                <w:iCs/>
                                <w:sz w:val="10"/>
                                <w:szCs w:val="10"/>
                              </w:rPr>
                              <w:t>にfalseを設定</w:t>
                            </w:r>
                          </w:p>
                          <w:p w14:paraId="64258AA3" w14:textId="2673F278" w:rsidR="00EE06C4" w:rsidRPr="00EE06C4" w:rsidRDefault="00EE06C4" w:rsidP="00EE06C4">
                            <w:pPr>
                              <w:snapToGrid w:val="0"/>
                              <w:spacing w:line="100" w:lineRule="atLeast"/>
                              <w:jc w:val="left"/>
                              <w:rPr>
                                <w:i/>
                                <w:iCs/>
                                <w:sz w:val="10"/>
                                <w:szCs w:val="10"/>
                              </w:rPr>
                            </w:pPr>
                            <w:r w:rsidRPr="00EE06C4">
                              <w:rPr>
                                <w:rFonts w:hint="eastAsia"/>
                                <w:i/>
                                <w:iCs/>
                                <w:sz w:val="10"/>
                                <w:szCs w:val="10"/>
                              </w:rPr>
                              <w:t>ログインWindowを非表示にし，消去</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AD58C" id="Text Box 324" o:spid="_x0000_s1123" type="#_x0000_t202" style="position:absolute;left:0;text-align:left;margin-left:327.6pt;margin-top:3.1pt;width:91.95pt;height:18.9pt;z-index:2516583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" filled="f" stroked="f" strokeweight=".5pt">
                <v:textbox inset="0,0,0,0">
                  <w:txbxContent>
                    <w:p w14:paraId="14FCFC96" w14:textId="584BA9D4" w:rsidR="00EE06C4" w:rsidRPr="00EE06C4" w:rsidRDefault="00EE06C4" w:rsidP="00EE06C4">
                      <w:pPr>
                        <w:snapToGrid w:val="0"/>
                        <w:spacing w:line="100" w:lineRule="atLeast"/>
                        <w:jc w:val="left"/>
                        <w:rPr>
                          <w:i/>
                          <w:iCs/>
                          <w:sz w:val="10"/>
                          <w:szCs w:val="10"/>
                        </w:rPr>
                      </w:pPr>
                      <w:r w:rsidRPr="00EE06C4">
                        <w:rPr>
                          <w:rFonts w:hint="eastAsia"/>
                          <w:i/>
                          <w:iCs/>
                          <w:sz w:val="10"/>
                          <w:szCs w:val="10"/>
                        </w:rPr>
                        <w:t>c</w:t>
                      </w:r>
                      <w:r w:rsidRPr="00EE06C4">
                        <w:rPr>
                          <w:i/>
                          <w:iCs/>
                          <w:sz w:val="10"/>
                          <w:szCs w:val="10"/>
                        </w:rPr>
                        <w:t>anceled</w:t>
                      </w:r>
                      <w:r w:rsidRPr="00EE06C4">
                        <w:rPr>
                          <w:rFonts w:hint="eastAsia"/>
                          <w:i/>
                          <w:iCs/>
                          <w:sz w:val="10"/>
                          <w:szCs w:val="10"/>
                        </w:rPr>
                        <w:t>にfalseを設定</w:t>
                      </w:r>
                    </w:p>
                    <w:p w14:paraId="64258AA3" w14:textId="2673F278" w:rsidR="00EE06C4" w:rsidRPr="00EE06C4" w:rsidRDefault="00EE06C4" w:rsidP="00EE06C4">
                      <w:pPr>
                        <w:snapToGrid w:val="0"/>
                        <w:spacing w:line="100" w:lineRule="atLeast"/>
                        <w:jc w:val="left"/>
                        <w:rPr>
                          <w:i/>
                          <w:iCs/>
                          <w:sz w:val="10"/>
                          <w:szCs w:val="10"/>
                        </w:rPr>
                      </w:pPr>
                      <w:r w:rsidRPr="00EE06C4">
                        <w:rPr>
                          <w:rFonts w:hint="eastAsia"/>
                          <w:i/>
                          <w:iCs/>
                          <w:sz w:val="10"/>
                          <w:szCs w:val="10"/>
                        </w:rPr>
                        <w:t>ログインWindowを非表示にし，消去</w:t>
                      </w:r>
                    </w:p>
                  </w:txbxContent>
                </v:textbox>
              </v:shape>
            </w:pict>
          </mc:Fallback>
        </mc:AlternateContent>
      </w:r>
      <w:r w:rsidR="00A80964">
        <w:rPr>
          <w:noProof/>
        </w:rPr>
        <mc:AlternateContent>
          <mc:Choice Requires="wps">
            <w:drawing>
              <wp:anchor distT="0" distB="0" distL="114300" distR="114300" simplePos="0" relativeHeight="251658351" behindDoc="0" locked="0" layoutInCell="1" allowOverlap="1" wp14:anchorId="0E81C7FA" wp14:editId="7118EE22">
                <wp:simplePos x="0" y="0"/>
                <wp:positionH relativeFrom="column">
                  <wp:posOffset>3749675</wp:posOffset>
                </wp:positionH>
                <wp:positionV relativeFrom="paragraph">
                  <wp:posOffset>163992</wp:posOffset>
                </wp:positionV>
                <wp:extent cx="343535" cy="0"/>
                <wp:effectExtent l="0" t="76200" r="18415" b="95250"/>
                <wp:wrapNone/>
                <wp:docPr id="322" name="Straight Arrow Connector 322"/>
                <wp:cNvGraphicFramePr/>
                <a:graphic xmlns:a="http://schemas.openxmlformats.org/drawingml/2006/main">
                  <a:graphicData uri="http://schemas.microsoft.com/office/word/2010/wordprocessingShape">
                    <wps:wsp>
                      <wps:cNvCnPr/>
                      <wps:spPr>
                        <a:xfrm>
                          <a:off x="0" y="0"/>
                          <a:ext cx="3435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2F0CD2A6" id="直線矢印コネクタ 322" o:spid="_x0000_s1026" type="#_x0000_t32" style="position:absolute;left:0;text-align:left;margin-left:295.25pt;margin-top:12.9pt;width:27.05pt;height:0;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" strokecolor="black [3200]" strokeweight=".5pt">
                <v:stroke endarrow="block" joinstyle="miter"/>
              </v:shape>
            </w:pict>
          </mc:Fallback>
        </mc:AlternateContent>
      </w:r>
      <w:r w:rsidR="00A80964">
        <w:rPr>
          <w:noProof/>
        </w:rPr>
        <mc:AlternateContent>
          <mc:Choice Requires="wps">
            <w:drawing>
              <wp:anchor distT="0" distB="0" distL="114300" distR="114300" simplePos="0" relativeHeight="251658352" behindDoc="0" locked="0" layoutInCell="1" allowOverlap="1" wp14:anchorId="1E3D952D" wp14:editId="64748EB4">
                <wp:simplePos x="0" y="0"/>
                <wp:positionH relativeFrom="column">
                  <wp:posOffset>2772638</wp:posOffset>
                </wp:positionH>
                <wp:positionV relativeFrom="paragraph">
                  <wp:posOffset>29432</wp:posOffset>
                </wp:positionV>
                <wp:extent cx="1033418" cy="240281"/>
                <wp:effectExtent l="0" t="0" r="14605" b="7620"/>
                <wp:wrapNone/>
                <wp:docPr id="323" name="Text Box 323"/>
                <wp:cNvGraphicFramePr/>
                <a:graphic xmlns:a="http://schemas.openxmlformats.org/drawingml/2006/main">
                  <a:graphicData uri="http://schemas.microsoft.com/office/word/2010/wordprocessingShape">
                    <wps:wsp>
                      <wps:cNvSpPr txBox="1"/>
                      <wps:spPr>
                        <a:xfrm>
                          <a:off x="0" y="0"/>
                          <a:ext cx="1033418" cy="240281"/>
                        </a:xfrm>
                        <a:prstGeom prst="rect">
                          <a:avLst/>
                        </a:prstGeom>
                        <a:noFill/>
                        <a:ln w="6350">
                          <a:noFill/>
                        </a:ln>
                      </wps:spPr>
                      <wps:txbx>
                        <w:txbxContent>
                          <w:p w14:paraId="13BA17A5" w14:textId="33FD4ABB" w:rsidR="00A80964" w:rsidRPr="004A778D" w:rsidRDefault="00A80964" w:rsidP="00A80964">
                            <w:pPr>
                              <w:snapToGrid w:val="0"/>
                              <w:spacing w:line="100" w:lineRule="atLeast"/>
                              <w:jc w:val="left"/>
                              <w:rPr>
                                <w:sz w:val="12"/>
                                <w:szCs w:val="12"/>
                              </w:rPr>
                            </w:pPr>
                            <w:r>
                              <w:rPr>
                                <w:rFonts w:hint="eastAsia"/>
                                <w:sz w:val="12"/>
                                <w:szCs w:val="12"/>
                              </w:rPr>
                              <w:t>ユーザがIDとパスワードを入力し，「OK」ボタン押下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D952D" id="Text Box 323" o:spid="_x0000_s1124" type="#_x0000_t202" style="position:absolute;left:0;text-align:left;margin-left:218.3pt;margin-top:2.3pt;width:81.35pt;height:18.9pt;z-index:25165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" filled="f" stroked="f" strokeweight=".5pt">
                <v:textbox inset="0,0,0,0">
                  <w:txbxContent>
                    <w:p w14:paraId="13BA17A5" w14:textId="33FD4ABB" w:rsidR="00A80964" w:rsidRPr="004A778D" w:rsidRDefault="00A80964" w:rsidP="00A80964">
                      <w:pPr>
                        <w:snapToGrid w:val="0"/>
                        <w:spacing w:line="100" w:lineRule="atLeast"/>
                        <w:jc w:val="left"/>
                        <w:rPr>
                          <w:sz w:val="12"/>
                          <w:szCs w:val="12"/>
                        </w:rPr>
                      </w:pPr>
                      <w:r>
                        <w:rPr>
                          <w:rFonts w:hint="eastAsia"/>
                          <w:sz w:val="12"/>
                          <w:szCs w:val="12"/>
                        </w:rPr>
                        <w:t>ユーザがIDとパスワードを入力し，「OK」ボタン押下</w:t>
                      </w:r>
                    </w:p>
                  </w:txbxContent>
                </v:textbox>
              </v:shape>
            </w:pict>
          </mc:Fallback>
        </mc:AlternateContent>
      </w:r>
    </w:p>
    <w:p w14:paraId="7E06A090" w14:textId="75FEBEF5" w:rsidR="00AB24FE" w:rsidRDefault="00CF414E" w:rsidP="006A7170">
      <w:r>
        <w:rPr>
          <w:noProof/>
        </w:rPr>
        <mc:AlternateContent>
          <mc:Choice Requires="wps">
            <w:drawing>
              <wp:anchor distT="0" distB="0" distL="114300" distR="114300" simplePos="0" relativeHeight="251658359" behindDoc="0" locked="0" layoutInCell="1" allowOverlap="1" wp14:anchorId="0F7E8B1B" wp14:editId="303042CA">
                <wp:simplePos x="0" y="0"/>
                <wp:positionH relativeFrom="column">
                  <wp:posOffset>4198361</wp:posOffset>
                </wp:positionH>
                <wp:positionV relativeFrom="paragraph">
                  <wp:posOffset>104909</wp:posOffset>
                </wp:positionV>
                <wp:extent cx="543968" cy="103454"/>
                <wp:effectExtent l="0" t="0" r="8890" b="11430"/>
                <wp:wrapNone/>
                <wp:docPr id="330" name="Text Box 330"/>
                <wp:cNvGraphicFramePr/>
                <a:graphic xmlns:a="http://schemas.openxmlformats.org/drawingml/2006/main">
                  <a:graphicData uri="http://schemas.microsoft.com/office/word/2010/wordprocessingShape">
                    <wps:wsp>
                      <wps:cNvSpPr txBox="1"/>
                      <wps:spPr>
                        <a:xfrm>
                          <a:off x="0" y="0"/>
                          <a:ext cx="543968" cy="103454"/>
                        </a:xfrm>
                        <a:prstGeom prst="rect">
                          <a:avLst/>
                        </a:prstGeom>
                        <a:noFill/>
                        <a:ln w="6350">
                          <a:noFill/>
                        </a:ln>
                      </wps:spPr>
                      <wps:txbx>
                        <w:txbxContent>
                          <w:p w14:paraId="176F993A" w14:textId="3BD3B1D9" w:rsidR="00CF414E" w:rsidRPr="004A778D" w:rsidRDefault="00CF414E" w:rsidP="00CF414E">
                            <w:pPr>
                              <w:snapToGrid w:val="0"/>
                              <w:spacing w:line="100" w:lineRule="atLeast"/>
                              <w:jc w:val="left"/>
                              <w:rPr>
                                <w:sz w:val="12"/>
                                <w:szCs w:val="12"/>
                              </w:rPr>
                            </w:pPr>
                            <w:r>
                              <w:rPr>
                                <w:rFonts w:hint="eastAsia"/>
                                <w:sz w:val="12"/>
                                <w:szCs w:val="12"/>
                              </w:rPr>
                              <w:t>入力ユーザID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E8B1B" id="Text Box 330" o:spid="_x0000_s1125" type="#_x0000_t202" style="position:absolute;left:0;text-align:left;margin-left:330.6pt;margin-top:8.25pt;width:42.85pt;height:8.15pt;z-index:2516583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" filled="f" stroked="f" strokeweight=".5pt">
                <v:textbox inset="0,0,0,0">
                  <w:txbxContent>
                    <w:p w14:paraId="176F993A" w14:textId="3BD3B1D9" w:rsidR="00CF414E" w:rsidRPr="004A778D" w:rsidRDefault="00CF414E" w:rsidP="00CF414E">
                      <w:pPr>
                        <w:snapToGrid w:val="0"/>
                        <w:spacing w:line="100" w:lineRule="atLeast"/>
                        <w:jc w:val="left"/>
                        <w:rPr>
                          <w:sz w:val="12"/>
                          <w:szCs w:val="12"/>
                        </w:rPr>
                      </w:pPr>
                      <w:r>
                        <w:rPr>
                          <w:rFonts w:hint="eastAsia"/>
                          <w:sz w:val="12"/>
                          <w:szCs w:val="12"/>
                        </w:rPr>
                        <w:t>入力ユーザID</w:t>
                      </w:r>
                    </w:p>
                  </w:txbxContent>
                </v:textbox>
              </v:shape>
            </w:pict>
          </mc:Fallback>
        </mc:AlternateContent>
      </w:r>
      <w:r>
        <w:rPr>
          <w:noProof/>
        </w:rPr>
        <mc:AlternateContent>
          <mc:Choice Requires="wps">
            <w:drawing>
              <wp:anchor distT="0" distB="0" distL="114300" distR="114300" simplePos="0" relativeHeight="251658358" behindDoc="0" locked="0" layoutInCell="1" allowOverlap="1" wp14:anchorId="769D6F66" wp14:editId="32E256FF">
                <wp:simplePos x="0" y="0"/>
                <wp:positionH relativeFrom="column">
                  <wp:posOffset>4152265</wp:posOffset>
                </wp:positionH>
                <wp:positionV relativeFrom="paragraph">
                  <wp:posOffset>210023</wp:posOffset>
                </wp:positionV>
                <wp:extent cx="921385" cy="0"/>
                <wp:effectExtent l="0" t="76200" r="12065" b="95250"/>
                <wp:wrapNone/>
                <wp:docPr id="329" name="Straight Arrow Connector 329"/>
                <wp:cNvGraphicFramePr/>
                <a:graphic xmlns:a="http://schemas.openxmlformats.org/drawingml/2006/main">
                  <a:graphicData uri="http://schemas.microsoft.com/office/word/2010/wordprocessingShape">
                    <wps:wsp>
                      <wps:cNvCnPr/>
                      <wps:spPr>
                        <a:xfrm>
                          <a:off x="0" y="0"/>
                          <a:ext cx="921385" cy="0"/>
                        </a:xfrm>
                        <a:prstGeom prst="straightConnector1">
                          <a:avLst/>
                        </a:prstGeom>
                        <a:ln>
                          <a:prstDash val="sysDot"/>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2409F96A" id="直線矢印コネクタ 329" o:spid="_x0000_s1026" type="#_x0000_t32" style="position:absolute;left:0;text-align:left;margin-left:326.95pt;margin-top:16.55pt;width:72.55pt;height:0;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" strokecolor="black [3200]" strokeweight=".5pt">
                <v:stroke dashstyle="1 1" endarrow="block" joinstyle="miter"/>
              </v:shape>
            </w:pict>
          </mc:Fallback>
        </mc:AlternateContent>
      </w:r>
      <w:r w:rsidR="00CE5520">
        <w:rPr>
          <w:noProof/>
        </w:rPr>
        <mc:AlternateContent>
          <mc:Choice Requires="wps">
            <w:drawing>
              <wp:anchor distT="0" distB="0" distL="114300" distR="114300" simplePos="0" relativeHeight="251658357" behindDoc="0" locked="0" layoutInCell="1" allowOverlap="1" wp14:anchorId="01156183" wp14:editId="7CA72278">
                <wp:simplePos x="0" y="0"/>
                <wp:positionH relativeFrom="column">
                  <wp:posOffset>4231005</wp:posOffset>
                </wp:positionH>
                <wp:positionV relativeFrom="paragraph">
                  <wp:posOffset>6188</wp:posOffset>
                </wp:positionV>
                <wp:extent cx="1384949" cy="123478"/>
                <wp:effectExtent l="0" t="0" r="5715" b="10160"/>
                <wp:wrapNone/>
                <wp:docPr id="328" name="Text Box 328"/>
                <wp:cNvGraphicFramePr/>
                <a:graphic xmlns:a="http://schemas.openxmlformats.org/drawingml/2006/main">
                  <a:graphicData uri="http://schemas.microsoft.com/office/word/2010/wordprocessingShape">
                    <wps:wsp>
                      <wps:cNvSpPr txBox="1"/>
                      <wps:spPr>
                        <a:xfrm>
                          <a:off x="0" y="0"/>
                          <a:ext cx="1384949" cy="123478"/>
                        </a:xfrm>
                        <a:prstGeom prst="rect">
                          <a:avLst/>
                        </a:prstGeom>
                        <a:noFill/>
                        <a:ln w="6350">
                          <a:noFill/>
                        </a:ln>
                      </wps:spPr>
                      <wps:txbx>
                        <w:txbxContent>
                          <w:p w14:paraId="1E2BDE84" w14:textId="2A3D6C54" w:rsidR="00CE5520" w:rsidRPr="004A778D" w:rsidRDefault="00C11D8E" w:rsidP="00CE5520">
                            <w:pPr>
                              <w:snapToGrid w:val="0"/>
                              <w:spacing w:line="100" w:lineRule="atLeast"/>
                              <w:jc w:val="left"/>
                              <w:rPr>
                                <w:sz w:val="12"/>
                                <w:szCs w:val="12"/>
                              </w:rPr>
                            </w:pPr>
                            <w:r>
                              <w:rPr>
                                <w:rFonts w:hint="eastAsia"/>
                                <w:sz w:val="12"/>
                                <w:szCs w:val="12"/>
                              </w:rPr>
                              <w:t>t</w:t>
                            </w:r>
                            <w:r>
                              <w:rPr>
                                <w:sz w:val="12"/>
                                <w:szCs w:val="12"/>
                              </w:rPr>
                              <w:t>fUserID.getText(</w:t>
                            </w:r>
                            <w:r>
                              <w:rPr>
                                <w:rFonts w:hint="eastAsia"/>
                                <w:sz w:val="12"/>
                                <w:szCs w:val="12"/>
                              </w:rPr>
                              <w:t>入力ユーザID取得)</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56183" id="Text Box 328" o:spid="_x0000_s1126" type="#_x0000_t202" style="position:absolute;left:0;text-align:left;margin-left:333.15pt;margin-top:.5pt;width:109.05pt;height:9.7pt;z-index:2516583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" filled="f" stroked="f" strokeweight=".5pt">
                <v:textbox inset="0,0,0,0">
                  <w:txbxContent>
                    <w:p w14:paraId="1E2BDE84" w14:textId="2A3D6C54" w:rsidR="00CE5520" w:rsidRPr="004A778D" w:rsidRDefault="00C11D8E" w:rsidP="00CE5520">
                      <w:pPr>
                        <w:snapToGrid w:val="0"/>
                        <w:spacing w:line="100" w:lineRule="atLeast"/>
                        <w:jc w:val="left"/>
                        <w:rPr>
                          <w:sz w:val="12"/>
                          <w:szCs w:val="12"/>
                        </w:rPr>
                      </w:pPr>
                      <w:r>
                        <w:rPr>
                          <w:rFonts w:hint="eastAsia"/>
                          <w:sz w:val="12"/>
                          <w:szCs w:val="12"/>
                        </w:rPr>
                        <w:t>t</w:t>
                      </w:r>
                      <w:r>
                        <w:rPr>
                          <w:sz w:val="12"/>
                          <w:szCs w:val="12"/>
                        </w:rPr>
                        <w:t>fUserID.getText(</w:t>
                      </w:r>
                      <w:r>
                        <w:rPr>
                          <w:rFonts w:hint="eastAsia"/>
                          <w:sz w:val="12"/>
                          <w:szCs w:val="12"/>
                        </w:rPr>
                        <w:t>入力ユーザID取得)</w:t>
                      </w:r>
                    </w:p>
                  </w:txbxContent>
                </v:textbox>
              </v:shape>
            </w:pict>
          </mc:Fallback>
        </mc:AlternateContent>
      </w:r>
      <w:r w:rsidR="00CE5520">
        <w:rPr>
          <w:noProof/>
        </w:rPr>
        <mc:AlternateContent>
          <mc:Choice Requires="wps">
            <w:drawing>
              <wp:anchor distT="0" distB="0" distL="114300" distR="114300" simplePos="0" relativeHeight="251658356" behindDoc="0" locked="0" layoutInCell="1" allowOverlap="1" wp14:anchorId="28E25D82" wp14:editId="7E0E10CA">
                <wp:simplePos x="0" y="0"/>
                <wp:positionH relativeFrom="column">
                  <wp:posOffset>4154467</wp:posOffset>
                </wp:positionH>
                <wp:positionV relativeFrom="paragraph">
                  <wp:posOffset>128483</wp:posOffset>
                </wp:positionV>
                <wp:extent cx="921454" cy="0"/>
                <wp:effectExtent l="38100" t="76200" r="0" b="95250"/>
                <wp:wrapNone/>
                <wp:docPr id="327" name="Straight Arrow Connector 327"/>
                <wp:cNvGraphicFramePr/>
                <a:graphic xmlns:a="http://schemas.openxmlformats.org/drawingml/2006/main">
                  <a:graphicData uri="http://schemas.microsoft.com/office/word/2010/wordprocessingShape">
                    <wps:wsp>
                      <wps:cNvCnPr/>
                      <wps:spPr>
                        <a:xfrm flipH="1">
                          <a:off x="0" y="0"/>
                          <a:ext cx="9214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77726C23" id="直線矢印コネクタ 327" o:spid="_x0000_s1026" type="#_x0000_t32" style="position:absolute;left:0;text-align:left;margin-left:327.1pt;margin-top:10.1pt;width:72.55pt;height:0;flip:x;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" strokecolor="black [3200]" strokeweight=".5pt">
                <v:stroke endarrow="block" joinstyle="miter"/>
              </v:shape>
            </w:pict>
          </mc:Fallback>
        </mc:AlternateContent>
      </w:r>
      <w:r w:rsidR="00CE5520">
        <w:rPr>
          <w:noProof/>
        </w:rPr>
        <mc:AlternateContent>
          <mc:Choice Requires="wps">
            <w:drawing>
              <wp:anchor distT="0" distB="0" distL="114300" distR="114300" simplePos="0" relativeHeight="251658355" behindDoc="0" locked="0" layoutInCell="1" allowOverlap="1" wp14:anchorId="4C7DC660" wp14:editId="4E17B1D5">
                <wp:simplePos x="0" y="0"/>
                <wp:positionH relativeFrom="column">
                  <wp:posOffset>4093683</wp:posOffset>
                </wp:positionH>
                <wp:positionV relativeFrom="paragraph">
                  <wp:posOffset>91440</wp:posOffset>
                </wp:positionV>
                <wp:extent cx="60070" cy="130152"/>
                <wp:effectExtent l="0" t="0" r="16510" b="22860"/>
                <wp:wrapNone/>
                <wp:docPr id="326" name="Rectangle 326"/>
                <wp:cNvGraphicFramePr/>
                <a:graphic xmlns:a="http://schemas.openxmlformats.org/drawingml/2006/main">
                  <a:graphicData uri="http://schemas.microsoft.com/office/word/2010/wordprocessingShape">
                    <wps:wsp>
                      <wps:cNvSpPr/>
                      <wps:spPr>
                        <a:xfrm>
                          <a:off x="0" y="0"/>
                          <a:ext cx="60070" cy="130152"/>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2B7151D3" id="正方形/長方形 326" o:spid="_x0000_s1026" style="position:absolute;left:0;text-align:left;margin-left:322.35pt;margin-top:7.2pt;width:4.75pt;height:10.2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" fillcolor="white [3212]" strokecolor="black [3213]" strokeweight=".5pt"/>
            </w:pict>
          </mc:Fallback>
        </mc:AlternateContent>
      </w:r>
    </w:p>
    <w:p w14:paraId="51A56A8F" w14:textId="0478B9D8" w:rsidR="00AB24FE" w:rsidRDefault="00A91D34" w:rsidP="006A7170">
      <w:r>
        <w:rPr>
          <w:noProof/>
        </w:rPr>
        <mc:AlternateContent>
          <mc:Choice Requires="wps">
            <w:drawing>
              <wp:anchor distT="0" distB="0" distL="114300" distR="114300" simplePos="0" relativeHeight="251658366" behindDoc="0" locked="0" layoutInCell="1" allowOverlap="1" wp14:anchorId="7B9FAAAC" wp14:editId="3F90E369">
                <wp:simplePos x="0" y="0"/>
                <wp:positionH relativeFrom="column">
                  <wp:posOffset>5179375</wp:posOffset>
                </wp:positionH>
                <wp:positionV relativeFrom="paragraph">
                  <wp:posOffset>190222</wp:posOffset>
                </wp:positionV>
                <wp:extent cx="864342" cy="120140"/>
                <wp:effectExtent l="0" t="0" r="12065" b="13335"/>
                <wp:wrapNone/>
                <wp:docPr id="337" name="Text Box 337"/>
                <wp:cNvGraphicFramePr/>
                <a:graphic xmlns:a="http://schemas.openxmlformats.org/drawingml/2006/main">
                  <a:graphicData uri="http://schemas.microsoft.com/office/word/2010/wordprocessingShape">
                    <wps:wsp>
                      <wps:cNvSpPr txBox="1"/>
                      <wps:spPr>
                        <a:xfrm>
                          <a:off x="0" y="0"/>
                          <a:ext cx="864342" cy="120140"/>
                        </a:xfrm>
                        <a:prstGeom prst="rect">
                          <a:avLst/>
                        </a:prstGeom>
                        <a:noFill/>
                        <a:ln w="6350">
                          <a:noFill/>
                        </a:ln>
                      </wps:spPr>
                      <wps:txbx>
                        <w:txbxContent>
                          <w:p w14:paraId="4CAFF179" w14:textId="5D252918" w:rsidR="00A91D34" w:rsidRPr="004A778D" w:rsidRDefault="00CF5F23" w:rsidP="00A91D34">
                            <w:pPr>
                              <w:snapToGrid w:val="0"/>
                              <w:spacing w:line="100" w:lineRule="atLeast"/>
                              <w:jc w:val="left"/>
                              <w:rPr>
                                <w:sz w:val="12"/>
                                <w:szCs w:val="12"/>
                              </w:rPr>
                            </w:pPr>
                            <w:r>
                              <w:rPr>
                                <w:rFonts w:hint="eastAsia"/>
                                <w:sz w:val="12"/>
                                <w:szCs w:val="12"/>
                              </w:rPr>
                              <w:t>c</w:t>
                            </w:r>
                            <w:r>
                              <w:rPr>
                                <w:sz w:val="12"/>
                                <w:szCs w:val="12"/>
                              </w:rPr>
                              <w:t>onnectDB(DB</w:t>
                            </w:r>
                            <w:r>
                              <w:rPr>
                                <w:rFonts w:hint="eastAsia"/>
                                <w:sz w:val="12"/>
                                <w:szCs w:val="12"/>
                              </w:rPr>
                              <w:t>に接続)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FAAAC" id="Text Box 337" o:spid="_x0000_s1127" type="#_x0000_t202" style="position:absolute;left:0;text-align:left;margin-left:407.8pt;margin-top:15pt;width:68.05pt;height:9.45pt;z-index:2516583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" filled="f" stroked="f" strokeweight=".5pt">
                <v:textbox inset="0,0,0,0">
                  <w:txbxContent>
                    <w:p w14:paraId="4CAFF179" w14:textId="5D252918" w:rsidR="00A91D34" w:rsidRPr="004A778D" w:rsidRDefault="00CF5F23" w:rsidP="00A91D34">
                      <w:pPr>
                        <w:snapToGrid w:val="0"/>
                        <w:spacing w:line="100" w:lineRule="atLeast"/>
                        <w:jc w:val="left"/>
                        <w:rPr>
                          <w:sz w:val="12"/>
                          <w:szCs w:val="12"/>
                        </w:rPr>
                      </w:pPr>
                      <w:r>
                        <w:rPr>
                          <w:rFonts w:hint="eastAsia"/>
                          <w:sz w:val="12"/>
                          <w:szCs w:val="12"/>
                        </w:rPr>
                        <w:t>c</w:t>
                      </w:r>
                      <w:r>
                        <w:rPr>
                          <w:sz w:val="12"/>
                          <w:szCs w:val="12"/>
                        </w:rPr>
                        <w:t>onnectDB(DB</w:t>
                      </w:r>
                      <w:r>
                        <w:rPr>
                          <w:rFonts w:hint="eastAsia"/>
                          <w:sz w:val="12"/>
                          <w:szCs w:val="12"/>
                        </w:rPr>
                        <w:t>に接続)</w:t>
                      </w:r>
                    </w:p>
                  </w:txbxContent>
                </v:textbox>
              </v:shape>
            </w:pict>
          </mc:Fallback>
        </mc:AlternateContent>
      </w:r>
      <w:r w:rsidR="00417BD9">
        <w:rPr>
          <w:noProof/>
        </w:rPr>
        <mc:AlternateContent>
          <mc:Choice Requires="wps">
            <w:drawing>
              <wp:anchor distT="0" distB="0" distL="114300" distR="114300" simplePos="0" relativeHeight="251658363" behindDoc="0" locked="0" layoutInCell="1" allowOverlap="1" wp14:anchorId="745D16BC" wp14:editId="599438BC">
                <wp:simplePos x="0" y="0"/>
                <wp:positionH relativeFrom="column">
                  <wp:posOffset>4224817</wp:posOffset>
                </wp:positionH>
                <wp:positionV relativeFrom="paragraph">
                  <wp:posOffset>144145</wp:posOffset>
                </wp:positionV>
                <wp:extent cx="543560" cy="102870"/>
                <wp:effectExtent l="0" t="0" r="8890" b="11430"/>
                <wp:wrapNone/>
                <wp:docPr id="334" name="Text Box 334"/>
                <wp:cNvGraphicFramePr/>
                <a:graphic xmlns:a="http://schemas.openxmlformats.org/drawingml/2006/main">
                  <a:graphicData uri="http://schemas.microsoft.com/office/word/2010/wordprocessingShape">
                    <wps:wsp>
                      <wps:cNvSpPr txBox="1"/>
                      <wps:spPr>
                        <a:xfrm>
                          <a:off x="0" y="0"/>
                          <a:ext cx="543560" cy="102870"/>
                        </a:xfrm>
                        <a:prstGeom prst="rect">
                          <a:avLst/>
                        </a:prstGeom>
                        <a:noFill/>
                        <a:ln w="6350">
                          <a:noFill/>
                        </a:ln>
                      </wps:spPr>
                      <wps:txbx>
                        <w:txbxContent>
                          <w:p w14:paraId="22C56D0E" w14:textId="198948D0" w:rsidR="007E66F6" w:rsidRPr="004A778D" w:rsidRDefault="00417BD9" w:rsidP="007E66F6">
                            <w:pPr>
                              <w:snapToGrid w:val="0"/>
                              <w:spacing w:line="100" w:lineRule="atLeast"/>
                              <w:jc w:val="left"/>
                              <w:rPr>
                                <w:sz w:val="12"/>
                                <w:szCs w:val="12"/>
                              </w:rPr>
                            </w:pPr>
                            <w:r>
                              <w:rPr>
                                <w:rFonts w:hint="eastAsia"/>
                                <w:sz w:val="12"/>
                                <w:szCs w:val="12"/>
                              </w:rPr>
                              <w:t>入力パスワード</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D16BC" id="Text Box 334" o:spid="_x0000_s1128" type="#_x0000_t202" style="position:absolute;left:0;text-align:left;margin-left:332.65pt;margin-top:11.35pt;width:42.8pt;height:8.1pt;z-index:2516583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" filled="f" stroked="f" strokeweight=".5pt">
                <v:textbox inset="0,0,0,0">
                  <w:txbxContent>
                    <w:p w14:paraId="22C56D0E" w14:textId="198948D0" w:rsidR="007E66F6" w:rsidRPr="004A778D" w:rsidRDefault="00417BD9" w:rsidP="007E66F6">
                      <w:pPr>
                        <w:snapToGrid w:val="0"/>
                        <w:spacing w:line="100" w:lineRule="atLeast"/>
                        <w:jc w:val="left"/>
                        <w:rPr>
                          <w:sz w:val="12"/>
                          <w:szCs w:val="12"/>
                        </w:rPr>
                      </w:pPr>
                      <w:r>
                        <w:rPr>
                          <w:rFonts w:hint="eastAsia"/>
                          <w:sz w:val="12"/>
                          <w:szCs w:val="12"/>
                        </w:rPr>
                        <w:t>入力パスワード</w:t>
                      </w:r>
                    </w:p>
                  </w:txbxContent>
                </v:textbox>
              </v:shape>
            </w:pict>
          </mc:Fallback>
        </mc:AlternateContent>
      </w:r>
      <w:r w:rsidR="00417BD9">
        <w:rPr>
          <w:noProof/>
        </w:rPr>
        <mc:AlternateContent>
          <mc:Choice Requires="wps">
            <w:drawing>
              <wp:anchor distT="0" distB="0" distL="114300" distR="114300" simplePos="0" relativeHeight="251658360" behindDoc="0" locked="0" layoutInCell="1" allowOverlap="1" wp14:anchorId="06E0CD79" wp14:editId="467F042B">
                <wp:simplePos x="0" y="0"/>
                <wp:positionH relativeFrom="column">
                  <wp:posOffset>4155602</wp:posOffset>
                </wp:positionH>
                <wp:positionV relativeFrom="paragraph">
                  <wp:posOffset>163195</wp:posOffset>
                </wp:positionV>
                <wp:extent cx="921385" cy="0"/>
                <wp:effectExtent l="38100" t="76200" r="0" b="95250"/>
                <wp:wrapNone/>
                <wp:docPr id="331" name="Straight Arrow Connector 331"/>
                <wp:cNvGraphicFramePr/>
                <a:graphic xmlns:a="http://schemas.openxmlformats.org/drawingml/2006/main">
                  <a:graphicData uri="http://schemas.microsoft.com/office/word/2010/wordprocessingShape">
                    <wps:wsp>
                      <wps:cNvCnPr/>
                      <wps:spPr>
                        <a:xfrm flipH="1">
                          <a:off x="0" y="0"/>
                          <a:ext cx="9213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2AD5F986" id="直線矢印コネクタ 331" o:spid="_x0000_s1026" type="#_x0000_t32" style="position:absolute;left:0;text-align:left;margin-left:327.2pt;margin-top:12.85pt;width:72.55pt;height:0;flip:x;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" strokecolor="black [3200]" strokeweight=".5pt">
                <v:stroke endarrow="block" joinstyle="miter"/>
              </v:shape>
            </w:pict>
          </mc:Fallback>
        </mc:AlternateContent>
      </w:r>
      <w:r w:rsidR="00417BD9">
        <w:rPr>
          <w:noProof/>
        </w:rPr>
        <mc:AlternateContent>
          <mc:Choice Requires="wps">
            <w:drawing>
              <wp:anchor distT="0" distB="0" distL="114300" distR="114300" simplePos="0" relativeHeight="251658364" behindDoc="0" locked="0" layoutInCell="1" allowOverlap="1" wp14:anchorId="4BE8D1A1" wp14:editId="26516E8C">
                <wp:simplePos x="0" y="0"/>
                <wp:positionH relativeFrom="column">
                  <wp:posOffset>4099560</wp:posOffset>
                </wp:positionH>
                <wp:positionV relativeFrom="paragraph">
                  <wp:posOffset>141767</wp:posOffset>
                </wp:positionV>
                <wp:extent cx="59690" cy="129540"/>
                <wp:effectExtent l="0" t="0" r="16510" b="22860"/>
                <wp:wrapNone/>
                <wp:docPr id="335" name="Rectangle 335"/>
                <wp:cNvGraphicFramePr/>
                <a:graphic xmlns:a="http://schemas.openxmlformats.org/drawingml/2006/main">
                  <a:graphicData uri="http://schemas.microsoft.com/office/word/2010/wordprocessingShape">
                    <wps:wsp>
                      <wps:cNvSpPr/>
                      <wps:spPr>
                        <a:xfrm>
                          <a:off x="0" y="0"/>
                          <a:ext cx="59690" cy="1295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59542C21" id="正方形/長方形 335" o:spid="_x0000_s1026" style="position:absolute;left:0;text-align:left;margin-left:322.8pt;margin-top:11.15pt;width:4.7pt;height:10.2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" fillcolor="white [3212]" strokecolor="black [3213]" strokeweight=".5pt"/>
            </w:pict>
          </mc:Fallback>
        </mc:AlternateContent>
      </w:r>
      <w:r w:rsidR="00417BD9">
        <w:rPr>
          <w:noProof/>
        </w:rPr>
        <mc:AlternateContent>
          <mc:Choice Requires="wps">
            <w:drawing>
              <wp:anchor distT="0" distB="0" distL="114300" distR="114300" simplePos="0" relativeHeight="251658361" behindDoc="0" locked="0" layoutInCell="1" allowOverlap="1" wp14:anchorId="5CB14880" wp14:editId="11CFB5B9">
                <wp:simplePos x="0" y="0"/>
                <wp:positionH relativeFrom="column">
                  <wp:posOffset>4233707</wp:posOffset>
                </wp:positionH>
                <wp:positionV relativeFrom="paragraph">
                  <wp:posOffset>57785</wp:posOffset>
                </wp:positionV>
                <wp:extent cx="1457960" cy="99695"/>
                <wp:effectExtent l="0" t="0" r="8890" b="14605"/>
                <wp:wrapNone/>
                <wp:docPr id="332" name="Text Box 332"/>
                <wp:cNvGraphicFramePr/>
                <a:graphic xmlns:a="http://schemas.openxmlformats.org/drawingml/2006/main">
                  <a:graphicData uri="http://schemas.microsoft.com/office/word/2010/wordprocessingShape">
                    <wps:wsp>
                      <wps:cNvSpPr txBox="1"/>
                      <wps:spPr>
                        <a:xfrm>
                          <a:off x="0" y="0"/>
                          <a:ext cx="1457960" cy="99695"/>
                        </a:xfrm>
                        <a:prstGeom prst="rect">
                          <a:avLst/>
                        </a:prstGeom>
                        <a:noFill/>
                        <a:ln w="6350">
                          <a:noFill/>
                        </a:ln>
                      </wps:spPr>
                      <wps:txbx>
                        <w:txbxContent>
                          <w:p w14:paraId="2FA33217" w14:textId="3F1BF805" w:rsidR="007E66F6" w:rsidRPr="004A778D" w:rsidRDefault="007E66F6" w:rsidP="007E66F6">
                            <w:pPr>
                              <w:snapToGrid w:val="0"/>
                              <w:spacing w:line="100" w:lineRule="atLeast"/>
                              <w:jc w:val="left"/>
                              <w:rPr>
                                <w:sz w:val="12"/>
                                <w:szCs w:val="12"/>
                              </w:rPr>
                            </w:pPr>
                            <w:r>
                              <w:rPr>
                                <w:rFonts w:hint="eastAsia"/>
                                <w:sz w:val="12"/>
                                <w:szCs w:val="12"/>
                              </w:rPr>
                              <w:t>t</w:t>
                            </w:r>
                            <w:r>
                              <w:rPr>
                                <w:sz w:val="12"/>
                                <w:szCs w:val="12"/>
                              </w:rPr>
                              <w:t>fPassword.getText(</w:t>
                            </w:r>
                            <w:r>
                              <w:rPr>
                                <w:rFonts w:hint="eastAsia"/>
                                <w:sz w:val="12"/>
                                <w:szCs w:val="12"/>
                              </w:rPr>
                              <w:t>入力</w:t>
                            </w:r>
                            <w:r w:rsidR="00417BD9">
                              <w:rPr>
                                <w:rFonts w:hint="eastAsia"/>
                                <w:sz w:val="12"/>
                                <w:szCs w:val="12"/>
                              </w:rPr>
                              <w:t>パスワード</w:t>
                            </w:r>
                            <w:r>
                              <w:rPr>
                                <w:rFonts w:hint="eastAsia"/>
                                <w:sz w:val="12"/>
                                <w:szCs w:val="12"/>
                              </w:rPr>
                              <w:t>取得)</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14880" id="Text Box 332" o:spid="_x0000_s1129" type="#_x0000_t202" style="position:absolute;left:0;text-align:left;margin-left:333.35pt;margin-top:4.55pt;width:114.8pt;height:7.85pt;z-index:2516583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" filled="f" stroked="f" strokeweight=".5pt">
                <v:textbox inset="0,0,0,0">
                  <w:txbxContent>
                    <w:p w14:paraId="2FA33217" w14:textId="3F1BF805" w:rsidR="007E66F6" w:rsidRPr="004A778D" w:rsidRDefault="007E66F6" w:rsidP="007E66F6">
                      <w:pPr>
                        <w:snapToGrid w:val="0"/>
                        <w:spacing w:line="100" w:lineRule="atLeast"/>
                        <w:jc w:val="left"/>
                        <w:rPr>
                          <w:sz w:val="12"/>
                          <w:szCs w:val="12"/>
                        </w:rPr>
                      </w:pPr>
                      <w:r>
                        <w:rPr>
                          <w:rFonts w:hint="eastAsia"/>
                          <w:sz w:val="12"/>
                          <w:szCs w:val="12"/>
                        </w:rPr>
                        <w:t>t</w:t>
                      </w:r>
                      <w:r>
                        <w:rPr>
                          <w:sz w:val="12"/>
                          <w:szCs w:val="12"/>
                        </w:rPr>
                        <w:t>fPassword.getText(</w:t>
                      </w:r>
                      <w:r>
                        <w:rPr>
                          <w:rFonts w:hint="eastAsia"/>
                          <w:sz w:val="12"/>
                          <w:szCs w:val="12"/>
                        </w:rPr>
                        <w:t>入力</w:t>
                      </w:r>
                      <w:r w:rsidR="00417BD9">
                        <w:rPr>
                          <w:rFonts w:hint="eastAsia"/>
                          <w:sz w:val="12"/>
                          <w:szCs w:val="12"/>
                        </w:rPr>
                        <w:t>パスワード</w:t>
                      </w:r>
                      <w:r>
                        <w:rPr>
                          <w:rFonts w:hint="eastAsia"/>
                          <w:sz w:val="12"/>
                          <w:szCs w:val="12"/>
                        </w:rPr>
                        <w:t>取得)</w:t>
                      </w:r>
                    </w:p>
                  </w:txbxContent>
                </v:textbox>
              </v:shape>
            </w:pict>
          </mc:Fallback>
        </mc:AlternateContent>
      </w:r>
      <w:r w:rsidR="007E66F6">
        <w:rPr>
          <w:noProof/>
        </w:rPr>
        <mc:AlternateContent>
          <mc:Choice Requires="wps">
            <w:drawing>
              <wp:anchor distT="0" distB="0" distL="114300" distR="114300" simplePos="0" relativeHeight="251658362" behindDoc="0" locked="0" layoutInCell="1" allowOverlap="1" wp14:anchorId="193D8028" wp14:editId="687B3459">
                <wp:simplePos x="0" y="0"/>
                <wp:positionH relativeFrom="column">
                  <wp:posOffset>4141470</wp:posOffset>
                </wp:positionH>
                <wp:positionV relativeFrom="paragraph">
                  <wp:posOffset>244475</wp:posOffset>
                </wp:positionV>
                <wp:extent cx="921385" cy="0"/>
                <wp:effectExtent l="0" t="76200" r="12065" b="95250"/>
                <wp:wrapNone/>
                <wp:docPr id="333" name="Straight Arrow Connector 333"/>
                <wp:cNvGraphicFramePr/>
                <a:graphic xmlns:a="http://schemas.openxmlformats.org/drawingml/2006/main">
                  <a:graphicData uri="http://schemas.microsoft.com/office/word/2010/wordprocessingShape">
                    <wps:wsp>
                      <wps:cNvCnPr/>
                      <wps:spPr>
                        <a:xfrm>
                          <a:off x="0" y="0"/>
                          <a:ext cx="921385" cy="0"/>
                        </a:xfrm>
                        <a:prstGeom prst="straightConnector1">
                          <a:avLst/>
                        </a:prstGeom>
                        <a:ln>
                          <a:prstDash val="sysDot"/>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4B3E61AF" id="直線矢印コネクタ 333" o:spid="_x0000_s1026" type="#_x0000_t32" style="position:absolute;left:0;text-align:left;margin-left:326.1pt;margin-top:19.25pt;width:72.55pt;height:0;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" strokecolor="black [3200]" strokeweight=".5pt">
                <v:stroke dashstyle="1 1" endarrow="block" joinstyle="miter"/>
              </v:shape>
            </w:pict>
          </mc:Fallback>
        </mc:AlternateContent>
      </w:r>
    </w:p>
    <w:p w14:paraId="5EDAAA14" w14:textId="00594C46" w:rsidR="00AB24FE" w:rsidRDefault="00285E1A" w:rsidP="006A7170">
      <w:r>
        <w:rPr>
          <w:noProof/>
        </w:rPr>
        <mc:AlternateContent>
          <mc:Choice Requires="wps">
            <w:drawing>
              <wp:anchor distT="0" distB="0" distL="114300" distR="114300" simplePos="0" relativeHeight="251658377" behindDoc="0" locked="0" layoutInCell="1" allowOverlap="1" wp14:anchorId="39F87326" wp14:editId="0018722E">
                <wp:simplePos x="0" y="0"/>
                <wp:positionH relativeFrom="column">
                  <wp:posOffset>4164965</wp:posOffset>
                </wp:positionH>
                <wp:positionV relativeFrom="paragraph">
                  <wp:posOffset>69688</wp:posOffset>
                </wp:positionV>
                <wp:extent cx="943610" cy="120140"/>
                <wp:effectExtent l="0" t="0" r="8890" b="13335"/>
                <wp:wrapNone/>
                <wp:docPr id="348" name="Text Box 348"/>
                <wp:cNvGraphicFramePr/>
                <a:graphic xmlns:a="http://schemas.openxmlformats.org/drawingml/2006/main">
                  <a:graphicData uri="http://schemas.microsoft.com/office/word/2010/wordprocessingShape">
                    <wps:wsp>
                      <wps:cNvSpPr txBox="1"/>
                      <wps:spPr>
                        <a:xfrm>
                          <a:off x="0" y="0"/>
                          <a:ext cx="943610" cy="120140"/>
                        </a:xfrm>
                        <a:prstGeom prst="rect">
                          <a:avLst/>
                        </a:prstGeom>
                        <a:noFill/>
                        <a:ln w="6350">
                          <a:noFill/>
                        </a:ln>
                      </wps:spPr>
                      <wps:txbx>
                        <w:txbxContent>
                          <w:p w14:paraId="74870CFF" w14:textId="0796B563" w:rsidR="008C6FE4" w:rsidRPr="007D630A" w:rsidRDefault="008C6FE4" w:rsidP="00285E1A">
                            <w:pPr>
                              <w:snapToGrid w:val="0"/>
                              <w:spacing w:line="100" w:lineRule="atLeast"/>
                              <w:jc w:val="left"/>
                              <w:rPr>
                                <w:i/>
                                <w:iCs/>
                                <w:sz w:val="10"/>
                                <w:szCs w:val="10"/>
                              </w:rPr>
                            </w:pPr>
                            <w:r w:rsidRPr="007D630A">
                              <w:rPr>
                                <w:rFonts w:hint="eastAsia"/>
                                <w:i/>
                                <w:iCs/>
                                <w:sz w:val="10"/>
                                <w:szCs w:val="10"/>
                              </w:rPr>
                              <w:t>取得したタプルのパスワードと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87326" id="Text Box 348" o:spid="_x0000_s1130" type="#_x0000_t202" style="position:absolute;left:0;text-align:left;margin-left:327.95pt;margin-top:5.5pt;width:74.3pt;height:9.45pt;z-index:2516583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" filled="f" stroked="f" strokeweight=".5pt">
                <v:textbox inset="0,0,0,0">
                  <w:txbxContent>
                    <w:p w14:paraId="74870CFF" w14:textId="0796B563" w:rsidR="008C6FE4" w:rsidRPr="007D630A" w:rsidRDefault="008C6FE4" w:rsidP="00285E1A">
                      <w:pPr>
                        <w:snapToGrid w:val="0"/>
                        <w:spacing w:line="100" w:lineRule="atLeast"/>
                        <w:jc w:val="left"/>
                        <w:rPr>
                          <w:i/>
                          <w:iCs/>
                          <w:sz w:val="10"/>
                          <w:szCs w:val="10"/>
                        </w:rPr>
                      </w:pPr>
                      <w:r w:rsidRPr="007D630A">
                        <w:rPr>
                          <w:rFonts w:hint="eastAsia"/>
                          <w:i/>
                          <w:iCs/>
                          <w:sz w:val="10"/>
                          <w:szCs w:val="10"/>
                        </w:rPr>
                        <w:t>取得したタプルのパスワードと</w:t>
                      </w:r>
                    </w:p>
                  </w:txbxContent>
                </v:textbox>
              </v:shape>
            </w:pict>
          </mc:Fallback>
        </mc:AlternateContent>
      </w:r>
      <w:r>
        <w:rPr>
          <w:noProof/>
        </w:rPr>
        <mc:AlternateContent>
          <mc:Choice Requires="wps">
            <w:drawing>
              <wp:anchor distT="0" distB="0" distL="114300" distR="114300" simplePos="0" relativeHeight="251658378" behindDoc="0" locked="0" layoutInCell="1" allowOverlap="1" wp14:anchorId="79A437E4" wp14:editId="44E0F932">
                <wp:simplePos x="0" y="0"/>
                <wp:positionH relativeFrom="column">
                  <wp:posOffset>4190203</wp:posOffset>
                </wp:positionH>
                <wp:positionV relativeFrom="paragraph">
                  <wp:posOffset>135890</wp:posOffset>
                </wp:positionV>
                <wp:extent cx="943610" cy="92812"/>
                <wp:effectExtent l="0" t="0" r="8890" b="2540"/>
                <wp:wrapNone/>
                <wp:docPr id="349" name="Text Box 349"/>
                <wp:cNvGraphicFramePr/>
                <a:graphic xmlns:a="http://schemas.openxmlformats.org/drawingml/2006/main">
                  <a:graphicData uri="http://schemas.microsoft.com/office/word/2010/wordprocessingShape">
                    <wps:wsp>
                      <wps:cNvSpPr txBox="1"/>
                      <wps:spPr>
                        <a:xfrm>
                          <a:off x="0" y="0"/>
                          <a:ext cx="943610" cy="92812"/>
                        </a:xfrm>
                        <a:prstGeom prst="rect">
                          <a:avLst/>
                        </a:prstGeom>
                        <a:noFill/>
                        <a:ln w="6350">
                          <a:noFill/>
                        </a:ln>
                      </wps:spPr>
                      <wps:txbx>
                        <w:txbxContent>
                          <w:p w14:paraId="5F35460E" w14:textId="2F69E8B2" w:rsidR="00285E1A" w:rsidRDefault="00285E1A" w:rsidP="00285E1A">
                            <w:pPr>
                              <w:snapToGrid w:val="0"/>
                              <w:spacing w:line="100" w:lineRule="atLeast"/>
                              <w:jc w:val="left"/>
                              <w:rPr>
                                <w:i/>
                                <w:iCs/>
                                <w:sz w:val="10"/>
                                <w:szCs w:val="10"/>
                              </w:rPr>
                            </w:pPr>
                            <w:r w:rsidRPr="007D630A">
                              <w:rPr>
                                <w:rFonts w:hint="eastAsia"/>
                                <w:i/>
                                <w:iCs/>
                                <w:sz w:val="10"/>
                                <w:szCs w:val="10"/>
                              </w:rPr>
                              <w:t>入力パスワードが一致したら，</w:t>
                            </w:r>
                          </w:p>
                          <w:p w14:paraId="25CC7324" w14:textId="77777777" w:rsidR="00285E1A" w:rsidRPr="007D630A" w:rsidRDefault="00285E1A" w:rsidP="00285E1A">
                            <w:pPr>
                              <w:snapToGrid w:val="0"/>
                              <w:spacing w:line="100" w:lineRule="atLeast"/>
                              <w:jc w:val="left"/>
                              <w:rPr>
                                <w:i/>
                                <w:iCs/>
                                <w:sz w:val="10"/>
                                <w:szCs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437E4" id="Text Box 349" o:spid="_x0000_s1131" type="#_x0000_t202" style="position:absolute;left:0;text-align:left;margin-left:329.95pt;margin-top:10.7pt;width:74.3pt;height:7.3pt;z-index:2516583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" filled="f" stroked="f" strokeweight=".5pt">
                <v:textbox inset="0,0,0,0">
                  <w:txbxContent>
                    <w:p w14:paraId="5F35460E" w14:textId="2F69E8B2" w:rsidR="00285E1A" w:rsidRDefault="00285E1A" w:rsidP="00285E1A">
                      <w:pPr>
                        <w:snapToGrid w:val="0"/>
                        <w:spacing w:line="100" w:lineRule="atLeast"/>
                        <w:jc w:val="left"/>
                        <w:rPr>
                          <w:i/>
                          <w:iCs/>
                          <w:sz w:val="10"/>
                          <w:szCs w:val="10"/>
                        </w:rPr>
                      </w:pPr>
                      <w:r w:rsidRPr="007D630A">
                        <w:rPr>
                          <w:rFonts w:hint="eastAsia"/>
                          <w:i/>
                          <w:iCs/>
                          <w:sz w:val="10"/>
                          <w:szCs w:val="10"/>
                        </w:rPr>
                        <w:t>入力パスワードが一致したら，</w:t>
                      </w:r>
                    </w:p>
                    <w:p w14:paraId="25CC7324" w14:textId="77777777" w:rsidR="00285E1A" w:rsidRPr="007D630A" w:rsidRDefault="00285E1A" w:rsidP="00285E1A">
                      <w:pPr>
                        <w:snapToGrid w:val="0"/>
                        <w:spacing w:line="100" w:lineRule="atLeast"/>
                        <w:jc w:val="left"/>
                        <w:rPr>
                          <w:i/>
                          <w:iCs/>
                          <w:sz w:val="10"/>
                          <w:szCs w:val="10"/>
                        </w:rPr>
                      </w:pPr>
                    </w:p>
                  </w:txbxContent>
                </v:textbox>
              </v:shape>
            </w:pict>
          </mc:Fallback>
        </mc:AlternateContent>
      </w:r>
      <w:r>
        <w:rPr>
          <w:noProof/>
        </w:rPr>
        <mc:AlternateContent>
          <mc:Choice Requires="wps">
            <w:drawing>
              <wp:anchor distT="0" distB="0" distL="114300" distR="114300" simplePos="0" relativeHeight="251658379" behindDoc="0" locked="0" layoutInCell="1" allowOverlap="1" wp14:anchorId="0F6A603C" wp14:editId="05C4CCA2">
                <wp:simplePos x="0" y="0"/>
                <wp:positionH relativeFrom="column">
                  <wp:posOffset>4191955</wp:posOffset>
                </wp:positionH>
                <wp:positionV relativeFrom="paragraph">
                  <wp:posOffset>207566</wp:posOffset>
                </wp:positionV>
                <wp:extent cx="944022" cy="100116"/>
                <wp:effectExtent l="0" t="0" r="8890" b="14605"/>
                <wp:wrapNone/>
                <wp:docPr id="350" name="Text Box 350"/>
                <wp:cNvGraphicFramePr/>
                <a:graphic xmlns:a="http://schemas.openxmlformats.org/drawingml/2006/main">
                  <a:graphicData uri="http://schemas.microsoft.com/office/word/2010/wordprocessingShape">
                    <wps:wsp>
                      <wps:cNvSpPr txBox="1"/>
                      <wps:spPr>
                        <a:xfrm>
                          <a:off x="0" y="0"/>
                          <a:ext cx="944022" cy="100116"/>
                        </a:xfrm>
                        <a:prstGeom prst="rect">
                          <a:avLst/>
                        </a:prstGeom>
                        <a:noFill/>
                        <a:ln w="6350">
                          <a:noFill/>
                        </a:ln>
                      </wps:spPr>
                      <wps:txbx>
                        <w:txbxContent>
                          <w:p w14:paraId="1882B3B0" w14:textId="067935FF" w:rsidR="00285E1A" w:rsidRPr="007D630A" w:rsidRDefault="00285E1A" w:rsidP="00285E1A">
                            <w:pPr>
                              <w:snapToGrid w:val="0"/>
                              <w:spacing w:line="100" w:lineRule="atLeast"/>
                              <w:jc w:val="left"/>
                              <w:rPr>
                                <w:i/>
                                <w:iCs/>
                                <w:sz w:val="10"/>
                                <w:szCs w:val="10"/>
                              </w:rPr>
                            </w:pPr>
                            <w:r w:rsidRPr="007D630A">
                              <w:rPr>
                                <w:rFonts w:hint="eastAsia"/>
                                <w:i/>
                                <w:iCs/>
                                <w:sz w:val="10"/>
                                <w:szCs w:val="10"/>
                              </w:rPr>
                              <w:t>f</w:t>
                            </w:r>
                            <w:r w:rsidRPr="007D630A">
                              <w:rPr>
                                <w:i/>
                                <w:iCs/>
                                <w:sz w:val="10"/>
                                <w:szCs w:val="10"/>
                              </w:rPr>
                              <w:t>lagLogin</w:t>
                            </w:r>
                            <w:r w:rsidRPr="007D630A">
                              <w:rPr>
                                <w:rFonts w:hint="eastAsia"/>
                                <w:i/>
                                <w:iCs/>
                                <w:sz w:val="10"/>
                                <w:szCs w:val="10"/>
                              </w:rPr>
                              <w:t>をログイン中に設定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A603C" id="Text Box 350" o:spid="_x0000_s1132" type="#_x0000_t202" style="position:absolute;left:0;text-align:left;margin-left:330.1pt;margin-top:16.35pt;width:74.35pt;height:7.9pt;z-index:2516583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" filled="f" stroked="f" strokeweight=".5pt">
                <v:textbox inset="0,0,0,0">
                  <w:txbxContent>
                    <w:p w14:paraId="1882B3B0" w14:textId="067935FF" w:rsidR="00285E1A" w:rsidRPr="007D630A" w:rsidRDefault="00285E1A" w:rsidP="00285E1A">
                      <w:pPr>
                        <w:snapToGrid w:val="0"/>
                        <w:spacing w:line="100" w:lineRule="atLeast"/>
                        <w:jc w:val="left"/>
                        <w:rPr>
                          <w:i/>
                          <w:iCs/>
                          <w:sz w:val="10"/>
                          <w:szCs w:val="10"/>
                        </w:rPr>
                      </w:pPr>
                      <w:r w:rsidRPr="007D630A">
                        <w:rPr>
                          <w:rFonts w:hint="eastAsia"/>
                          <w:i/>
                          <w:iCs/>
                          <w:sz w:val="10"/>
                          <w:szCs w:val="10"/>
                        </w:rPr>
                        <w:t>f</w:t>
                      </w:r>
                      <w:r w:rsidRPr="007D630A">
                        <w:rPr>
                          <w:i/>
                          <w:iCs/>
                          <w:sz w:val="10"/>
                          <w:szCs w:val="10"/>
                        </w:rPr>
                        <w:t>lagLogin</w:t>
                      </w:r>
                      <w:r w:rsidRPr="007D630A">
                        <w:rPr>
                          <w:rFonts w:hint="eastAsia"/>
                          <w:i/>
                          <w:iCs/>
                          <w:sz w:val="10"/>
                          <w:szCs w:val="10"/>
                        </w:rPr>
                        <w:t>をログイン中に設定</w:t>
                      </w:r>
                    </w:p>
                  </w:txbxContent>
                </v:textbox>
              </v:shape>
            </w:pict>
          </mc:Fallback>
        </mc:AlternateContent>
      </w:r>
      <w:r w:rsidR="00B66DB7">
        <w:rPr>
          <w:noProof/>
        </w:rPr>
        <mc:AlternateContent>
          <mc:Choice Requires="wps">
            <w:drawing>
              <wp:anchor distT="0" distB="0" distL="114300" distR="114300" simplePos="0" relativeHeight="251658372" behindDoc="0" locked="0" layoutInCell="1" allowOverlap="1" wp14:anchorId="61AA6F0C" wp14:editId="6B8E800C">
                <wp:simplePos x="0" y="0"/>
                <wp:positionH relativeFrom="column">
                  <wp:posOffset>5192724</wp:posOffset>
                </wp:positionH>
                <wp:positionV relativeFrom="paragraph">
                  <wp:posOffset>215251</wp:posOffset>
                </wp:positionV>
                <wp:extent cx="1154680" cy="102898"/>
                <wp:effectExtent l="0" t="0" r="7620" b="11430"/>
                <wp:wrapNone/>
                <wp:docPr id="343" name="Text Box 343"/>
                <wp:cNvGraphicFramePr/>
                <a:graphic xmlns:a="http://schemas.openxmlformats.org/drawingml/2006/main">
                  <a:graphicData uri="http://schemas.microsoft.com/office/word/2010/wordprocessingShape">
                    <wps:wsp>
                      <wps:cNvSpPr txBox="1"/>
                      <wps:spPr>
                        <a:xfrm>
                          <a:off x="0" y="0"/>
                          <a:ext cx="1154680" cy="102898"/>
                        </a:xfrm>
                        <a:prstGeom prst="rect">
                          <a:avLst/>
                        </a:prstGeom>
                        <a:noFill/>
                        <a:ln w="6350">
                          <a:noFill/>
                        </a:ln>
                      </wps:spPr>
                      <wps:txbx>
                        <w:txbxContent>
                          <w:p w14:paraId="02E5F779" w14:textId="490D58A0" w:rsidR="00B66DB7" w:rsidRPr="004A778D" w:rsidRDefault="00B66DB7" w:rsidP="00B66DB7">
                            <w:pPr>
                              <w:snapToGrid w:val="0"/>
                              <w:spacing w:line="100" w:lineRule="atLeast"/>
                              <w:jc w:val="left"/>
                              <w:rPr>
                                <w:sz w:val="12"/>
                                <w:szCs w:val="12"/>
                              </w:rPr>
                            </w:pPr>
                            <w:r>
                              <w:rPr>
                                <w:rFonts w:hint="eastAsia"/>
                                <w:sz w:val="12"/>
                                <w:szCs w:val="12"/>
                              </w:rPr>
                              <w:t>入力ユーザIDと合致するタプル</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A6F0C" id="Text Box 343" o:spid="_x0000_s1133" type="#_x0000_t202" style="position:absolute;left:0;text-align:left;margin-left:408.9pt;margin-top:16.95pt;width:90.9pt;height:8.1pt;z-index:2516583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" filled="f" stroked="f" strokeweight=".5pt">
                <v:textbox inset="0,0,0,0">
                  <w:txbxContent>
                    <w:p w14:paraId="02E5F779" w14:textId="490D58A0" w:rsidR="00B66DB7" w:rsidRPr="004A778D" w:rsidRDefault="00B66DB7" w:rsidP="00B66DB7">
                      <w:pPr>
                        <w:snapToGrid w:val="0"/>
                        <w:spacing w:line="100" w:lineRule="atLeast"/>
                        <w:jc w:val="left"/>
                        <w:rPr>
                          <w:sz w:val="12"/>
                          <w:szCs w:val="12"/>
                        </w:rPr>
                      </w:pPr>
                      <w:r>
                        <w:rPr>
                          <w:rFonts w:hint="eastAsia"/>
                          <w:sz w:val="12"/>
                          <w:szCs w:val="12"/>
                        </w:rPr>
                        <w:t>入力ユーザIDと合致するタプル</w:t>
                      </w:r>
                    </w:p>
                  </w:txbxContent>
                </v:textbox>
              </v:shape>
            </w:pict>
          </mc:Fallback>
        </mc:AlternateContent>
      </w:r>
      <w:r w:rsidR="00CF5F23">
        <w:rPr>
          <w:noProof/>
        </w:rPr>
        <mc:AlternateContent>
          <mc:Choice Requires="wps">
            <w:drawing>
              <wp:anchor distT="0" distB="0" distL="114300" distR="114300" simplePos="0" relativeHeight="251658370" behindDoc="0" locked="0" layoutInCell="1" allowOverlap="1" wp14:anchorId="042D4047" wp14:editId="1D310B91">
                <wp:simplePos x="0" y="0"/>
                <wp:positionH relativeFrom="column">
                  <wp:posOffset>5986145</wp:posOffset>
                </wp:positionH>
                <wp:positionV relativeFrom="paragraph">
                  <wp:posOffset>123663</wp:posOffset>
                </wp:positionV>
                <wp:extent cx="727515" cy="86740"/>
                <wp:effectExtent l="0" t="0" r="0" b="8890"/>
                <wp:wrapNone/>
                <wp:docPr id="341" name="Text Box 341"/>
                <wp:cNvGraphicFramePr/>
                <a:graphic xmlns:a="http://schemas.openxmlformats.org/drawingml/2006/main">
                  <a:graphicData uri="http://schemas.microsoft.com/office/word/2010/wordprocessingShape">
                    <wps:wsp>
                      <wps:cNvSpPr txBox="1"/>
                      <wps:spPr>
                        <a:xfrm>
                          <a:off x="0" y="0"/>
                          <a:ext cx="727515" cy="86740"/>
                        </a:xfrm>
                        <a:prstGeom prst="rect">
                          <a:avLst/>
                        </a:prstGeom>
                        <a:noFill/>
                        <a:ln w="6350">
                          <a:noFill/>
                        </a:ln>
                      </wps:spPr>
                      <wps:txbx>
                        <w:txbxContent>
                          <w:p w14:paraId="10B938F7" w14:textId="11C316D8" w:rsidR="00CF5F23" w:rsidRPr="00CF5F23" w:rsidRDefault="00CF5F23" w:rsidP="00CF5F23">
                            <w:pPr>
                              <w:snapToGrid w:val="0"/>
                              <w:spacing w:line="100" w:lineRule="atLeast"/>
                              <w:jc w:val="left"/>
                              <w:rPr>
                                <w:sz w:val="10"/>
                                <w:szCs w:val="10"/>
                              </w:rPr>
                            </w:pPr>
                            <w:r w:rsidRPr="00CF5F23">
                              <w:rPr>
                                <w:rFonts w:hint="eastAsia"/>
                                <w:sz w:val="10"/>
                                <w:szCs w:val="10"/>
                              </w:rPr>
                              <w:t>と合致するタプルを取得</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D4047" id="Text Box 341" o:spid="_x0000_s1134" type="#_x0000_t202" style="position:absolute;left:0;text-align:left;margin-left:471.35pt;margin-top:9.75pt;width:57.3pt;height:6.85pt;z-index:2516583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" filled="f" stroked="f" strokeweight=".5pt">
                <v:textbox inset="0,0,0,0">
                  <w:txbxContent>
                    <w:p w14:paraId="10B938F7" w14:textId="11C316D8" w:rsidR="00CF5F23" w:rsidRPr="00CF5F23" w:rsidRDefault="00CF5F23" w:rsidP="00CF5F23">
                      <w:pPr>
                        <w:snapToGrid w:val="0"/>
                        <w:spacing w:line="100" w:lineRule="atLeast"/>
                        <w:jc w:val="left"/>
                        <w:rPr>
                          <w:sz w:val="10"/>
                          <w:szCs w:val="10"/>
                        </w:rPr>
                      </w:pPr>
                      <w:r w:rsidRPr="00CF5F23">
                        <w:rPr>
                          <w:rFonts w:hint="eastAsia"/>
                          <w:sz w:val="10"/>
                          <w:szCs w:val="10"/>
                        </w:rPr>
                        <w:t>と合致するタプルを取得</w:t>
                      </w:r>
                    </w:p>
                  </w:txbxContent>
                </v:textbox>
              </v:shape>
            </w:pict>
          </mc:Fallback>
        </mc:AlternateContent>
      </w:r>
      <w:r w:rsidR="00CF5F23">
        <w:rPr>
          <w:noProof/>
        </w:rPr>
        <mc:AlternateContent>
          <mc:Choice Requires="wps">
            <w:drawing>
              <wp:anchor distT="0" distB="0" distL="114300" distR="114300" simplePos="0" relativeHeight="251658369" behindDoc="0" locked="0" layoutInCell="1" allowOverlap="1" wp14:anchorId="2BA72BB2" wp14:editId="66170BEA">
                <wp:simplePos x="0" y="0"/>
                <wp:positionH relativeFrom="column">
                  <wp:posOffset>5892800</wp:posOffset>
                </wp:positionH>
                <wp:positionV relativeFrom="paragraph">
                  <wp:posOffset>56353</wp:posOffset>
                </wp:positionV>
                <wp:extent cx="820957" cy="96780"/>
                <wp:effectExtent l="0" t="0" r="0" b="0"/>
                <wp:wrapNone/>
                <wp:docPr id="340" name="Text Box 340"/>
                <wp:cNvGraphicFramePr/>
                <a:graphic xmlns:a="http://schemas.openxmlformats.org/drawingml/2006/main">
                  <a:graphicData uri="http://schemas.microsoft.com/office/word/2010/wordprocessingShape">
                    <wps:wsp>
                      <wps:cNvSpPr txBox="1"/>
                      <wps:spPr>
                        <a:xfrm>
                          <a:off x="0" y="0"/>
                          <a:ext cx="820957" cy="96780"/>
                        </a:xfrm>
                        <a:prstGeom prst="rect">
                          <a:avLst/>
                        </a:prstGeom>
                        <a:noFill/>
                        <a:ln w="6350">
                          <a:noFill/>
                        </a:ln>
                      </wps:spPr>
                      <wps:txbx>
                        <w:txbxContent>
                          <w:p w14:paraId="4EF625C8" w14:textId="105115EE" w:rsidR="00CF5F23" w:rsidRPr="00CF5F23" w:rsidRDefault="00CF5F23" w:rsidP="00CF5F23">
                            <w:pPr>
                              <w:snapToGrid w:val="0"/>
                              <w:spacing w:line="100" w:lineRule="atLeast"/>
                              <w:jc w:val="left"/>
                              <w:rPr>
                                <w:sz w:val="10"/>
                                <w:szCs w:val="10"/>
                              </w:rPr>
                            </w:pPr>
                            <w:r w:rsidRPr="00CF5F23">
                              <w:rPr>
                                <w:sz w:val="10"/>
                                <w:szCs w:val="10"/>
                              </w:rPr>
                              <w:t>SELECT文で</w:t>
                            </w:r>
                            <w:r w:rsidRPr="00CF5F23">
                              <w:rPr>
                                <w:rFonts w:hint="eastAsia"/>
                                <w:sz w:val="10"/>
                                <w:szCs w:val="10"/>
                              </w:rPr>
                              <w:t>入力ユーザID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72BB2" id="Text Box 340" o:spid="_x0000_s1135" type="#_x0000_t202" style="position:absolute;left:0;text-align:left;margin-left:464pt;margin-top:4.45pt;width:64.65pt;height:7.6pt;z-index:2516583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" filled="f" stroked="f" strokeweight=".5pt">
                <v:textbox inset="0,0,0,0">
                  <w:txbxContent>
                    <w:p w14:paraId="4EF625C8" w14:textId="105115EE" w:rsidR="00CF5F23" w:rsidRPr="00CF5F23" w:rsidRDefault="00CF5F23" w:rsidP="00CF5F23">
                      <w:pPr>
                        <w:snapToGrid w:val="0"/>
                        <w:spacing w:line="100" w:lineRule="atLeast"/>
                        <w:jc w:val="left"/>
                        <w:rPr>
                          <w:sz w:val="10"/>
                          <w:szCs w:val="10"/>
                        </w:rPr>
                      </w:pPr>
                      <w:r w:rsidRPr="00CF5F23">
                        <w:rPr>
                          <w:sz w:val="10"/>
                          <w:szCs w:val="10"/>
                        </w:rPr>
                        <w:t>SELECT文で</w:t>
                      </w:r>
                      <w:r w:rsidRPr="00CF5F23">
                        <w:rPr>
                          <w:rFonts w:hint="eastAsia"/>
                          <w:sz w:val="10"/>
                          <w:szCs w:val="10"/>
                        </w:rPr>
                        <w:t>入力ユーザID</w:t>
                      </w:r>
                    </w:p>
                  </w:txbxContent>
                </v:textbox>
              </v:shape>
            </w:pict>
          </mc:Fallback>
        </mc:AlternateContent>
      </w:r>
      <w:r w:rsidR="00CF5F23">
        <w:rPr>
          <w:noProof/>
        </w:rPr>
        <mc:AlternateContent>
          <mc:Choice Requires="wps">
            <w:drawing>
              <wp:anchor distT="0" distB="0" distL="114300" distR="114300" simplePos="0" relativeHeight="251658368" behindDoc="0" locked="0" layoutInCell="1" allowOverlap="1" wp14:anchorId="3FDCDAA8" wp14:editId="6F1A7C14">
                <wp:simplePos x="0" y="0"/>
                <wp:positionH relativeFrom="column">
                  <wp:posOffset>5165725</wp:posOffset>
                </wp:positionH>
                <wp:positionV relativeFrom="paragraph">
                  <wp:posOffset>117948</wp:posOffset>
                </wp:positionV>
                <wp:extent cx="790923" cy="99560"/>
                <wp:effectExtent l="0" t="0" r="9525" b="15240"/>
                <wp:wrapNone/>
                <wp:docPr id="339" name="Text Box 339"/>
                <wp:cNvGraphicFramePr/>
                <a:graphic xmlns:a="http://schemas.openxmlformats.org/drawingml/2006/main">
                  <a:graphicData uri="http://schemas.microsoft.com/office/word/2010/wordprocessingShape">
                    <wps:wsp>
                      <wps:cNvSpPr txBox="1"/>
                      <wps:spPr>
                        <a:xfrm>
                          <a:off x="0" y="0"/>
                          <a:ext cx="790923" cy="99560"/>
                        </a:xfrm>
                        <a:prstGeom prst="rect">
                          <a:avLst/>
                        </a:prstGeom>
                        <a:noFill/>
                        <a:ln w="6350">
                          <a:noFill/>
                        </a:ln>
                      </wps:spPr>
                      <wps:txbx>
                        <w:txbxContent>
                          <w:p w14:paraId="74AAB936" w14:textId="7332F51A" w:rsidR="00CF5F23" w:rsidRPr="004A778D" w:rsidRDefault="00CF5F23" w:rsidP="00CF5F23">
                            <w:pPr>
                              <w:snapToGrid w:val="0"/>
                              <w:spacing w:line="100" w:lineRule="atLeast"/>
                              <w:jc w:val="left"/>
                              <w:rPr>
                                <w:sz w:val="12"/>
                                <w:szCs w:val="12"/>
                              </w:rPr>
                            </w:pPr>
                            <w:r>
                              <w:rPr>
                                <w:rFonts w:hint="eastAsia"/>
                                <w:sz w:val="12"/>
                                <w:szCs w:val="12"/>
                              </w:rPr>
                              <w:t>sqlStmt.executeQuery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CDAA8" id="Text Box 339" o:spid="_x0000_s1136" type="#_x0000_t202" style="position:absolute;left:0;text-align:left;margin-left:406.75pt;margin-top:9.3pt;width:62.3pt;height:7.85pt;z-index:2516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" filled="f" stroked="f" strokeweight=".5pt">
                <v:textbox inset="0,0,0,0">
                  <w:txbxContent>
                    <w:p w14:paraId="74AAB936" w14:textId="7332F51A" w:rsidR="00CF5F23" w:rsidRPr="004A778D" w:rsidRDefault="00CF5F23" w:rsidP="00CF5F23">
                      <w:pPr>
                        <w:snapToGrid w:val="0"/>
                        <w:spacing w:line="100" w:lineRule="atLeast"/>
                        <w:jc w:val="left"/>
                        <w:rPr>
                          <w:sz w:val="12"/>
                          <w:szCs w:val="12"/>
                        </w:rPr>
                      </w:pPr>
                      <w:r>
                        <w:rPr>
                          <w:rFonts w:hint="eastAsia"/>
                          <w:sz w:val="12"/>
                          <w:szCs w:val="12"/>
                        </w:rPr>
                        <w:t>sqlStmt.executeQuery</w:t>
                      </w:r>
                    </w:p>
                  </w:txbxContent>
                </v:textbox>
              </v:shape>
            </w:pict>
          </mc:Fallback>
        </mc:AlternateContent>
      </w:r>
      <w:r w:rsidR="00CF5F23">
        <w:rPr>
          <w:noProof/>
        </w:rPr>
        <mc:AlternateContent>
          <mc:Choice Requires="wps">
            <w:drawing>
              <wp:anchor distT="0" distB="0" distL="114300" distR="114300" simplePos="0" relativeHeight="251658367" behindDoc="0" locked="0" layoutInCell="1" allowOverlap="1" wp14:anchorId="3B38ABA8" wp14:editId="347106B1">
                <wp:simplePos x="0" y="0"/>
                <wp:positionH relativeFrom="column">
                  <wp:posOffset>5136988</wp:posOffset>
                </wp:positionH>
                <wp:positionV relativeFrom="paragraph">
                  <wp:posOffset>219710</wp:posOffset>
                </wp:positionV>
                <wp:extent cx="1051296" cy="0"/>
                <wp:effectExtent l="0" t="76200" r="15875" b="95250"/>
                <wp:wrapNone/>
                <wp:docPr id="338" name="Straight Arrow Connector 338"/>
                <wp:cNvGraphicFramePr/>
                <a:graphic xmlns:a="http://schemas.openxmlformats.org/drawingml/2006/main">
                  <a:graphicData uri="http://schemas.microsoft.com/office/word/2010/wordprocessingShape">
                    <wps:wsp>
                      <wps:cNvCnPr/>
                      <wps:spPr>
                        <a:xfrm>
                          <a:off x="0" y="0"/>
                          <a:ext cx="10512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3E39B81C" id="直線矢印コネクタ 338" o:spid="_x0000_s1026" type="#_x0000_t32" style="position:absolute;left:0;text-align:left;margin-left:404.5pt;margin-top:17.3pt;width:82.8pt;height:0;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" strokecolor="black [3200]" strokeweight=".5pt">
                <v:stroke endarrow="block" joinstyle="miter"/>
              </v:shape>
            </w:pict>
          </mc:Fallback>
        </mc:AlternateContent>
      </w:r>
      <w:r w:rsidR="00A91D34">
        <w:rPr>
          <w:noProof/>
        </w:rPr>
        <mc:AlternateContent>
          <mc:Choice Requires="wps">
            <w:drawing>
              <wp:anchor distT="0" distB="0" distL="114300" distR="114300" simplePos="0" relativeHeight="251658365" behindDoc="0" locked="0" layoutInCell="1" allowOverlap="1" wp14:anchorId="74937892" wp14:editId="1D0ABA11">
                <wp:simplePos x="0" y="0"/>
                <wp:positionH relativeFrom="column">
                  <wp:posOffset>5142596</wp:posOffset>
                </wp:positionH>
                <wp:positionV relativeFrom="paragraph">
                  <wp:posOffset>65076</wp:posOffset>
                </wp:positionV>
                <wp:extent cx="1051296" cy="0"/>
                <wp:effectExtent l="0" t="76200" r="15875" b="95250"/>
                <wp:wrapNone/>
                <wp:docPr id="336" name="Straight Arrow Connector 336"/>
                <wp:cNvGraphicFramePr/>
                <a:graphic xmlns:a="http://schemas.openxmlformats.org/drawingml/2006/main">
                  <a:graphicData uri="http://schemas.microsoft.com/office/word/2010/wordprocessingShape">
                    <wps:wsp>
                      <wps:cNvCnPr/>
                      <wps:spPr>
                        <a:xfrm>
                          <a:off x="0" y="0"/>
                          <a:ext cx="10512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4EC425B5" id="直線矢印コネクタ 336" o:spid="_x0000_s1026" type="#_x0000_t32" style="position:absolute;left:0;text-align:left;margin-left:404.95pt;margin-top:5.1pt;width:82.8pt;height:0;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" strokecolor="black [3200]" strokeweight=".5pt">
                <v:stroke endarrow="block" joinstyle="miter"/>
              </v:shape>
            </w:pict>
          </mc:Fallback>
        </mc:AlternateContent>
      </w:r>
    </w:p>
    <w:p w14:paraId="098D88BC" w14:textId="267E345D" w:rsidR="00AB24FE" w:rsidRDefault="00EA3877" w:rsidP="006A7170">
      <w:r>
        <w:rPr>
          <w:noProof/>
        </w:rPr>
        <mc:AlternateContent>
          <mc:Choice Requires="wps">
            <w:drawing>
              <wp:anchor distT="0" distB="0" distL="114300" distR="114300" simplePos="0" relativeHeight="251658385" behindDoc="0" locked="0" layoutInCell="1" allowOverlap="1" wp14:anchorId="10FB0DFE" wp14:editId="6FB3176E">
                <wp:simplePos x="0" y="0"/>
                <wp:positionH relativeFrom="column">
                  <wp:posOffset>5219065</wp:posOffset>
                </wp:positionH>
                <wp:positionV relativeFrom="paragraph">
                  <wp:posOffset>217332</wp:posOffset>
                </wp:positionV>
                <wp:extent cx="864342" cy="120140"/>
                <wp:effectExtent l="0" t="0" r="12065" b="13335"/>
                <wp:wrapNone/>
                <wp:docPr id="356" name="Text Box 356"/>
                <wp:cNvGraphicFramePr/>
                <a:graphic xmlns:a="http://schemas.openxmlformats.org/drawingml/2006/main">
                  <a:graphicData uri="http://schemas.microsoft.com/office/word/2010/wordprocessingShape">
                    <wps:wsp>
                      <wps:cNvSpPr txBox="1"/>
                      <wps:spPr>
                        <a:xfrm>
                          <a:off x="0" y="0"/>
                          <a:ext cx="864342" cy="120140"/>
                        </a:xfrm>
                        <a:prstGeom prst="rect">
                          <a:avLst/>
                        </a:prstGeom>
                        <a:noFill/>
                        <a:ln w="6350">
                          <a:noFill/>
                        </a:ln>
                      </wps:spPr>
                      <wps:txbx>
                        <w:txbxContent>
                          <w:p w14:paraId="1EB6B2B0" w14:textId="30008F31" w:rsidR="00EA3877" w:rsidRPr="004A778D" w:rsidRDefault="00EA3877" w:rsidP="00EA3877">
                            <w:pPr>
                              <w:snapToGrid w:val="0"/>
                              <w:spacing w:line="100" w:lineRule="atLeast"/>
                              <w:jc w:val="left"/>
                              <w:rPr>
                                <w:sz w:val="12"/>
                                <w:szCs w:val="12"/>
                              </w:rPr>
                            </w:pPr>
                            <w:r>
                              <w:rPr>
                                <w:sz w:val="12"/>
                                <w:szCs w:val="12"/>
                              </w:rPr>
                              <w:t>closeDB(DB</w:t>
                            </w:r>
                            <w:r>
                              <w:rPr>
                                <w:rFonts w:hint="eastAsia"/>
                                <w:sz w:val="12"/>
                                <w:szCs w:val="12"/>
                              </w:rPr>
                              <w:t>から切断)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B0DFE" id="Text Box 356" o:spid="_x0000_s1137" type="#_x0000_t202" style="position:absolute;left:0;text-align:left;margin-left:410.95pt;margin-top:17.1pt;width:68.05pt;height:9.45pt;z-index:2516583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" filled="f" stroked="f" strokeweight=".5pt">
                <v:textbox inset="0,0,0,0">
                  <w:txbxContent>
                    <w:p w14:paraId="1EB6B2B0" w14:textId="30008F31" w:rsidR="00EA3877" w:rsidRPr="004A778D" w:rsidRDefault="00EA3877" w:rsidP="00EA3877">
                      <w:pPr>
                        <w:snapToGrid w:val="0"/>
                        <w:spacing w:line="100" w:lineRule="atLeast"/>
                        <w:jc w:val="left"/>
                        <w:rPr>
                          <w:sz w:val="12"/>
                          <w:szCs w:val="12"/>
                        </w:rPr>
                      </w:pPr>
                      <w:r>
                        <w:rPr>
                          <w:sz w:val="12"/>
                          <w:szCs w:val="12"/>
                        </w:rPr>
                        <w:t>closeDB(DB</w:t>
                      </w:r>
                      <w:r>
                        <w:rPr>
                          <w:rFonts w:hint="eastAsia"/>
                          <w:sz w:val="12"/>
                          <w:szCs w:val="12"/>
                        </w:rPr>
                        <w:t>から切断)</w:t>
                      </w:r>
                    </w:p>
                  </w:txbxContent>
                </v:textbox>
              </v:shape>
            </w:pict>
          </mc:Fallback>
        </mc:AlternateContent>
      </w:r>
      <w:r w:rsidR="00744939">
        <w:rPr>
          <w:noProof/>
        </w:rPr>
        <mc:AlternateContent>
          <mc:Choice Requires="wps">
            <w:drawing>
              <wp:anchor distT="0" distB="0" distL="114300" distR="114300" simplePos="0" relativeHeight="251658382" behindDoc="0" locked="0" layoutInCell="1" allowOverlap="1" wp14:anchorId="2557E212" wp14:editId="0C92BBB6">
                <wp:simplePos x="0" y="0"/>
                <wp:positionH relativeFrom="column">
                  <wp:posOffset>4426585</wp:posOffset>
                </wp:positionH>
                <wp:positionV relativeFrom="paragraph">
                  <wp:posOffset>177165</wp:posOffset>
                </wp:positionV>
                <wp:extent cx="700405" cy="120015"/>
                <wp:effectExtent l="0" t="0" r="4445" b="13335"/>
                <wp:wrapNone/>
                <wp:docPr id="353" name="Text Box 353"/>
                <wp:cNvGraphicFramePr/>
                <a:graphic xmlns:a="http://schemas.openxmlformats.org/drawingml/2006/main">
                  <a:graphicData uri="http://schemas.microsoft.com/office/word/2010/wordprocessingShape">
                    <wps:wsp>
                      <wps:cNvSpPr txBox="1"/>
                      <wps:spPr>
                        <a:xfrm>
                          <a:off x="0" y="0"/>
                          <a:ext cx="700405" cy="120015"/>
                        </a:xfrm>
                        <a:prstGeom prst="rect">
                          <a:avLst/>
                        </a:prstGeom>
                        <a:noFill/>
                        <a:ln w="6350">
                          <a:noFill/>
                        </a:ln>
                      </wps:spPr>
                      <wps:txbx>
                        <w:txbxContent>
                          <w:p w14:paraId="2D404C85" w14:textId="1659396D" w:rsidR="0080077D" w:rsidRPr="004A778D" w:rsidRDefault="00744939" w:rsidP="0080077D">
                            <w:pPr>
                              <w:snapToGrid w:val="0"/>
                              <w:spacing w:line="100" w:lineRule="atLeast"/>
                              <w:jc w:val="left"/>
                              <w:rPr>
                                <w:sz w:val="12"/>
                                <w:szCs w:val="12"/>
                              </w:rPr>
                            </w:pPr>
                            <w:r>
                              <w:rPr>
                                <w:sz w:val="12"/>
                                <w:szCs w:val="12"/>
                              </w:rPr>
                              <w:t>tfLoginID</w:t>
                            </w:r>
                            <w:r w:rsidR="0080077D">
                              <w:rPr>
                                <w:sz w:val="12"/>
                                <w:szCs w:val="12"/>
                              </w:rPr>
                              <w:t>.set</w:t>
                            </w:r>
                            <w:r>
                              <w:rPr>
                                <w:sz w:val="12"/>
                                <w:szCs w:val="12"/>
                              </w:rPr>
                              <w:t>Text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7E212" id="Text Box 353" o:spid="_x0000_s1138" type="#_x0000_t202" style="position:absolute;left:0;text-align:left;margin-left:348.55pt;margin-top:13.95pt;width:55.15pt;height:9.45pt;z-index:2516583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" filled="f" stroked="f" strokeweight=".5pt">
                <v:textbox inset="0,0,0,0">
                  <w:txbxContent>
                    <w:p w14:paraId="2D404C85" w14:textId="1659396D" w:rsidR="0080077D" w:rsidRPr="004A778D" w:rsidRDefault="00744939" w:rsidP="0080077D">
                      <w:pPr>
                        <w:snapToGrid w:val="0"/>
                        <w:spacing w:line="100" w:lineRule="atLeast"/>
                        <w:jc w:val="left"/>
                        <w:rPr>
                          <w:sz w:val="12"/>
                          <w:szCs w:val="12"/>
                        </w:rPr>
                      </w:pPr>
                      <w:r>
                        <w:rPr>
                          <w:sz w:val="12"/>
                          <w:szCs w:val="12"/>
                        </w:rPr>
                        <w:t>tfLoginID</w:t>
                      </w:r>
                      <w:r w:rsidR="0080077D">
                        <w:rPr>
                          <w:sz w:val="12"/>
                          <w:szCs w:val="12"/>
                        </w:rPr>
                        <w:t>.set</w:t>
                      </w:r>
                      <w:r>
                        <w:rPr>
                          <w:sz w:val="12"/>
                          <w:szCs w:val="12"/>
                        </w:rPr>
                        <w:t>Text</w:t>
                      </w:r>
                    </w:p>
                  </w:txbxContent>
                </v:textbox>
              </v:shape>
            </w:pict>
          </mc:Fallback>
        </mc:AlternateContent>
      </w:r>
      <w:r w:rsidR="00744939">
        <w:rPr>
          <w:noProof/>
        </w:rPr>
        <mc:AlternateContent>
          <mc:Choice Requires="wps">
            <w:drawing>
              <wp:anchor distT="0" distB="0" distL="114300" distR="114300" simplePos="0" relativeHeight="251658383" behindDoc="0" locked="0" layoutInCell="1" allowOverlap="1" wp14:anchorId="103E4A98" wp14:editId="7437E3A5">
                <wp:simplePos x="0" y="0"/>
                <wp:positionH relativeFrom="column">
                  <wp:posOffset>2265207</wp:posOffset>
                </wp:positionH>
                <wp:positionV relativeFrom="paragraph">
                  <wp:posOffset>176530</wp:posOffset>
                </wp:positionV>
                <wp:extent cx="1852160" cy="120015"/>
                <wp:effectExtent l="0" t="0" r="15240" b="13335"/>
                <wp:wrapNone/>
                <wp:docPr id="354" name="Text Box 354"/>
                <wp:cNvGraphicFramePr/>
                <a:graphic xmlns:a="http://schemas.openxmlformats.org/drawingml/2006/main">
                  <a:graphicData uri="http://schemas.microsoft.com/office/word/2010/wordprocessingShape">
                    <wps:wsp>
                      <wps:cNvSpPr txBox="1"/>
                      <wps:spPr>
                        <a:xfrm>
                          <a:off x="0" y="0"/>
                          <a:ext cx="1852160" cy="120015"/>
                        </a:xfrm>
                        <a:prstGeom prst="rect">
                          <a:avLst/>
                        </a:prstGeom>
                        <a:noFill/>
                        <a:ln w="6350">
                          <a:noFill/>
                        </a:ln>
                      </wps:spPr>
                      <wps:txbx>
                        <w:txbxContent>
                          <w:p w14:paraId="16C46176" w14:textId="6BD3A02D" w:rsidR="0080077D" w:rsidRPr="0080077D" w:rsidRDefault="0080077D" w:rsidP="0080077D">
                            <w:pPr>
                              <w:snapToGrid w:val="0"/>
                              <w:spacing w:line="100" w:lineRule="atLeast"/>
                              <w:jc w:val="left"/>
                              <w:rPr>
                                <w:i/>
                                <w:iCs/>
                                <w:sz w:val="12"/>
                                <w:szCs w:val="12"/>
                              </w:rPr>
                            </w:pPr>
                            <w:r w:rsidRPr="0080077D">
                              <w:rPr>
                                <w:rFonts w:hint="eastAsia"/>
                                <w:i/>
                                <w:iCs/>
                                <w:sz w:val="12"/>
                                <w:szCs w:val="12"/>
                              </w:rPr>
                              <w:t>ログイン</w:t>
                            </w:r>
                            <w:r>
                              <w:rPr>
                                <w:rFonts w:hint="eastAsia"/>
                                <w:i/>
                                <w:iCs/>
                                <w:sz w:val="12"/>
                                <w:szCs w:val="12"/>
                              </w:rPr>
                              <w:t>IDテキストフィールドに</w:t>
                            </w:r>
                            <w:r w:rsidR="00744939">
                              <w:rPr>
                                <w:rFonts w:hint="eastAsia"/>
                                <w:i/>
                                <w:iCs/>
                                <w:sz w:val="12"/>
                                <w:szCs w:val="12"/>
                              </w:rPr>
                              <w:t>ユーザIDを表示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E4A98" id="Text Box 354" o:spid="_x0000_s1139" type="#_x0000_t202" style="position:absolute;left:0;text-align:left;margin-left:178.35pt;margin-top:13.9pt;width:145.85pt;height:9.45pt;z-index:251658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" filled="f" stroked="f" strokeweight=".5pt">
                <v:textbox inset="0,0,0,0">
                  <w:txbxContent>
                    <w:p w14:paraId="16C46176" w14:textId="6BD3A02D" w:rsidR="0080077D" w:rsidRPr="0080077D" w:rsidRDefault="0080077D" w:rsidP="0080077D">
                      <w:pPr>
                        <w:snapToGrid w:val="0"/>
                        <w:spacing w:line="100" w:lineRule="atLeast"/>
                        <w:jc w:val="left"/>
                        <w:rPr>
                          <w:i/>
                          <w:iCs/>
                          <w:sz w:val="12"/>
                          <w:szCs w:val="12"/>
                        </w:rPr>
                      </w:pPr>
                      <w:r w:rsidRPr="0080077D">
                        <w:rPr>
                          <w:rFonts w:hint="eastAsia"/>
                          <w:i/>
                          <w:iCs/>
                          <w:sz w:val="12"/>
                          <w:szCs w:val="12"/>
                        </w:rPr>
                        <w:t>ログイン</w:t>
                      </w:r>
                      <w:r>
                        <w:rPr>
                          <w:rFonts w:hint="eastAsia"/>
                          <w:i/>
                          <w:iCs/>
                          <w:sz w:val="12"/>
                          <w:szCs w:val="12"/>
                        </w:rPr>
                        <w:t>IDテキストフィールドに</w:t>
                      </w:r>
                      <w:r w:rsidR="00744939">
                        <w:rPr>
                          <w:rFonts w:hint="eastAsia"/>
                          <w:i/>
                          <w:iCs/>
                          <w:sz w:val="12"/>
                          <w:szCs w:val="12"/>
                        </w:rPr>
                        <w:t>ユーザIDを表示</w:t>
                      </w:r>
                    </w:p>
                  </w:txbxContent>
                </v:textbox>
              </v:shape>
            </w:pict>
          </mc:Fallback>
        </mc:AlternateContent>
      </w:r>
      <w:r w:rsidR="0080077D">
        <w:rPr>
          <w:noProof/>
        </w:rPr>
        <mc:AlternateContent>
          <mc:Choice Requires="wps">
            <w:drawing>
              <wp:anchor distT="0" distB="0" distL="114300" distR="114300" simplePos="0" relativeHeight="251658373" behindDoc="0" locked="0" layoutInCell="1" allowOverlap="1" wp14:anchorId="72679F10" wp14:editId="54D35028">
                <wp:simplePos x="0" y="0"/>
                <wp:positionH relativeFrom="column">
                  <wp:posOffset>2005672</wp:posOffset>
                </wp:positionH>
                <wp:positionV relativeFrom="paragraph">
                  <wp:posOffset>116803</wp:posOffset>
                </wp:positionV>
                <wp:extent cx="63027" cy="90105"/>
                <wp:effectExtent l="0" t="0" r="13335" b="24765"/>
                <wp:wrapNone/>
                <wp:docPr id="344" name="Rectangle 344"/>
                <wp:cNvGraphicFramePr/>
                <a:graphic xmlns:a="http://schemas.openxmlformats.org/drawingml/2006/main">
                  <a:graphicData uri="http://schemas.microsoft.com/office/word/2010/wordprocessingShape">
                    <wps:wsp>
                      <wps:cNvSpPr/>
                      <wps:spPr>
                        <a:xfrm>
                          <a:off x="0" y="0"/>
                          <a:ext cx="63027" cy="90105"/>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771E99D2" id="正方形/長方形 344" o:spid="_x0000_s1026" style="position:absolute;left:0;text-align:left;margin-left:157.95pt;margin-top:9.2pt;width:4.95pt;height:7.1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" fillcolor="white [3212]" strokecolor="black [3213]" strokeweight=".5pt"/>
            </w:pict>
          </mc:Fallback>
        </mc:AlternateContent>
      </w:r>
      <w:r w:rsidR="0080077D">
        <w:rPr>
          <w:noProof/>
        </w:rPr>
        <mc:AlternateContent>
          <mc:Choice Requires="wps">
            <w:drawing>
              <wp:anchor distT="0" distB="0" distL="114300" distR="114300" simplePos="0" relativeHeight="251658380" behindDoc="0" locked="0" layoutInCell="1" allowOverlap="1" wp14:anchorId="63833D98" wp14:editId="69EB1F51">
                <wp:simplePos x="0" y="0"/>
                <wp:positionH relativeFrom="column">
                  <wp:posOffset>2269040</wp:posOffset>
                </wp:positionH>
                <wp:positionV relativeFrom="paragraph">
                  <wp:posOffset>46355</wp:posOffset>
                </wp:positionV>
                <wp:extent cx="1701986" cy="99695"/>
                <wp:effectExtent l="0" t="0" r="12700" b="14605"/>
                <wp:wrapNone/>
                <wp:docPr id="351" name="Text Box 351"/>
                <wp:cNvGraphicFramePr/>
                <a:graphic xmlns:a="http://schemas.openxmlformats.org/drawingml/2006/main">
                  <a:graphicData uri="http://schemas.microsoft.com/office/word/2010/wordprocessingShape">
                    <wps:wsp>
                      <wps:cNvSpPr txBox="1"/>
                      <wps:spPr>
                        <a:xfrm>
                          <a:off x="0" y="0"/>
                          <a:ext cx="1701986" cy="99695"/>
                        </a:xfrm>
                        <a:prstGeom prst="rect">
                          <a:avLst/>
                        </a:prstGeom>
                        <a:noFill/>
                        <a:ln w="6350">
                          <a:noFill/>
                        </a:ln>
                      </wps:spPr>
                      <wps:txbx>
                        <w:txbxContent>
                          <w:p w14:paraId="0C4680F0" w14:textId="5D1AFE67" w:rsidR="0080077D" w:rsidRPr="0080077D" w:rsidRDefault="0080077D" w:rsidP="0080077D">
                            <w:pPr>
                              <w:snapToGrid w:val="0"/>
                              <w:spacing w:line="100" w:lineRule="atLeast"/>
                              <w:jc w:val="left"/>
                              <w:rPr>
                                <w:i/>
                                <w:iCs/>
                                <w:sz w:val="12"/>
                                <w:szCs w:val="12"/>
                              </w:rPr>
                            </w:pPr>
                            <w:r w:rsidRPr="0080077D">
                              <w:rPr>
                                <w:rFonts w:hint="eastAsia"/>
                                <w:i/>
                                <w:iCs/>
                                <w:sz w:val="12"/>
                                <w:szCs w:val="12"/>
                              </w:rPr>
                              <w:t>ログインボタンのラベルを「ログアウト」に設定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33D98" id="Text Box 351" o:spid="_x0000_s1140" type="#_x0000_t202" style="position:absolute;left:0;text-align:left;margin-left:178.65pt;margin-top:3.65pt;width:134pt;height:7.85pt;z-index:2516583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" filled="f" stroked="f" strokeweight=".5pt">
                <v:textbox inset="0,0,0,0">
                  <w:txbxContent>
                    <w:p w14:paraId="0C4680F0" w14:textId="5D1AFE67" w:rsidR="0080077D" w:rsidRPr="0080077D" w:rsidRDefault="0080077D" w:rsidP="0080077D">
                      <w:pPr>
                        <w:snapToGrid w:val="0"/>
                        <w:spacing w:line="100" w:lineRule="atLeast"/>
                        <w:jc w:val="left"/>
                        <w:rPr>
                          <w:i/>
                          <w:iCs/>
                          <w:sz w:val="12"/>
                          <w:szCs w:val="12"/>
                        </w:rPr>
                      </w:pPr>
                      <w:r w:rsidRPr="0080077D">
                        <w:rPr>
                          <w:rFonts w:hint="eastAsia"/>
                          <w:i/>
                          <w:iCs/>
                          <w:sz w:val="12"/>
                          <w:szCs w:val="12"/>
                        </w:rPr>
                        <w:t>ログインボタンのラベルを「ログアウト」に設定</w:t>
                      </w:r>
                    </w:p>
                  </w:txbxContent>
                </v:textbox>
              </v:shape>
            </w:pict>
          </mc:Fallback>
        </mc:AlternateContent>
      </w:r>
      <w:r w:rsidR="008C6FE4">
        <w:rPr>
          <w:noProof/>
        </w:rPr>
        <mc:AlternateContent>
          <mc:Choice Requires="wps">
            <w:drawing>
              <wp:anchor distT="0" distB="0" distL="114300" distR="114300" simplePos="0" relativeHeight="251658376" behindDoc="0" locked="0" layoutInCell="1" allowOverlap="1" wp14:anchorId="0CD66DE9" wp14:editId="7963AE08">
                <wp:simplePos x="0" y="0"/>
                <wp:positionH relativeFrom="column">
                  <wp:posOffset>4405139</wp:posOffset>
                </wp:positionH>
                <wp:positionV relativeFrom="paragraph">
                  <wp:posOffset>46721</wp:posOffset>
                </wp:positionV>
                <wp:extent cx="700711" cy="120140"/>
                <wp:effectExtent l="0" t="0" r="4445" b="13335"/>
                <wp:wrapNone/>
                <wp:docPr id="347" name="Text Box 347"/>
                <wp:cNvGraphicFramePr/>
                <a:graphic xmlns:a="http://schemas.openxmlformats.org/drawingml/2006/main">
                  <a:graphicData uri="http://schemas.microsoft.com/office/word/2010/wordprocessingShape">
                    <wps:wsp>
                      <wps:cNvSpPr txBox="1"/>
                      <wps:spPr>
                        <a:xfrm>
                          <a:off x="0" y="0"/>
                          <a:ext cx="700711" cy="120140"/>
                        </a:xfrm>
                        <a:prstGeom prst="rect">
                          <a:avLst/>
                        </a:prstGeom>
                        <a:noFill/>
                        <a:ln w="6350">
                          <a:noFill/>
                        </a:ln>
                      </wps:spPr>
                      <wps:txbx>
                        <w:txbxContent>
                          <w:p w14:paraId="6ADF40BC" w14:textId="6FE2DCDD" w:rsidR="008C6FE4" w:rsidRPr="004A778D" w:rsidRDefault="008C6FE4" w:rsidP="008C6FE4">
                            <w:pPr>
                              <w:snapToGrid w:val="0"/>
                              <w:spacing w:line="100" w:lineRule="atLeast"/>
                              <w:jc w:val="left"/>
                              <w:rPr>
                                <w:sz w:val="12"/>
                                <w:szCs w:val="12"/>
                              </w:rPr>
                            </w:pPr>
                            <w:r>
                              <w:rPr>
                                <w:sz w:val="12"/>
                                <w:szCs w:val="12"/>
                              </w:rPr>
                              <w:t>buttonLog.setLabel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66DE9" id="Text Box 347" o:spid="_x0000_s1141" type="#_x0000_t202" style="position:absolute;left:0;text-align:left;margin-left:346.85pt;margin-top:3.7pt;width:55.15pt;height:9.45pt;z-index:251658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" filled="f" stroked="f" strokeweight=".5pt">
                <v:textbox inset="0,0,0,0">
                  <w:txbxContent>
                    <w:p w14:paraId="6ADF40BC" w14:textId="6FE2DCDD" w:rsidR="008C6FE4" w:rsidRPr="004A778D" w:rsidRDefault="008C6FE4" w:rsidP="008C6FE4">
                      <w:pPr>
                        <w:snapToGrid w:val="0"/>
                        <w:spacing w:line="100" w:lineRule="atLeast"/>
                        <w:jc w:val="left"/>
                        <w:rPr>
                          <w:sz w:val="12"/>
                          <w:szCs w:val="12"/>
                        </w:rPr>
                      </w:pPr>
                      <w:r>
                        <w:rPr>
                          <w:sz w:val="12"/>
                          <w:szCs w:val="12"/>
                        </w:rPr>
                        <w:t>buttonLog.setLabel</w:t>
                      </w:r>
                    </w:p>
                  </w:txbxContent>
                </v:textbox>
              </v:shape>
            </w:pict>
          </mc:Fallback>
        </mc:AlternateContent>
      </w:r>
      <w:r w:rsidR="008C6FE4">
        <w:rPr>
          <w:noProof/>
        </w:rPr>
        <mc:AlternateContent>
          <mc:Choice Requires="wps">
            <w:drawing>
              <wp:anchor distT="0" distB="0" distL="114300" distR="114300" simplePos="0" relativeHeight="251658375" behindDoc="0" locked="0" layoutInCell="1" allowOverlap="1" wp14:anchorId="592DF568" wp14:editId="0BE8B490">
                <wp:simplePos x="0" y="0"/>
                <wp:positionH relativeFrom="column">
                  <wp:posOffset>2065363</wp:posOffset>
                </wp:positionH>
                <wp:positionV relativeFrom="paragraph">
                  <wp:posOffset>150175</wp:posOffset>
                </wp:positionV>
                <wp:extent cx="3007531" cy="0"/>
                <wp:effectExtent l="38100" t="76200" r="0" b="95250"/>
                <wp:wrapNone/>
                <wp:docPr id="346" name="Straight Arrow Connector 346"/>
                <wp:cNvGraphicFramePr/>
                <a:graphic xmlns:a="http://schemas.openxmlformats.org/drawingml/2006/main">
                  <a:graphicData uri="http://schemas.microsoft.com/office/word/2010/wordprocessingShape">
                    <wps:wsp>
                      <wps:cNvCnPr/>
                      <wps:spPr>
                        <a:xfrm flipH="1">
                          <a:off x="0" y="0"/>
                          <a:ext cx="30075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1E38196E" id="直線矢印コネクタ 346" o:spid="_x0000_s1026" type="#_x0000_t32" style="position:absolute;left:0;text-align:left;margin-left:162.65pt;margin-top:11.8pt;width:236.8pt;height:0;flip:x;z-index:25212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" strokecolor="black [3200]" strokeweight=".5pt">
                <v:stroke endarrow="block" joinstyle="miter"/>
              </v:shape>
            </w:pict>
          </mc:Fallback>
        </mc:AlternateContent>
      </w:r>
      <w:r w:rsidR="00CF5F23">
        <w:rPr>
          <w:noProof/>
        </w:rPr>
        <mc:AlternateContent>
          <mc:Choice Requires="wps">
            <w:drawing>
              <wp:anchor distT="0" distB="0" distL="114300" distR="114300" simplePos="0" relativeHeight="251658371" behindDoc="0" locked="0" layoutInCell="1" allowOverlap="1" wp14:anchorId="6BB26ACC" wp14:editId="7D95814E">
                <wp:simplePos x="0" y="0"/>
                <wp:positionH relativeFrom="column">
                  <wp:posOffset>5135991</wp:posOffset>
                </wp:positionH>
                <wp:positionV relativeFrom="paragraph">
                  <wp:posOffset>90105</wp:posOffset>
                </wp:positionV>
                <wp:extent cx="1057901" cy="0"/>
                <wp:effectExtent l="38100" t="76200" r="0" b="95250"/>
                <wp:wrapNone/>
                <wp:docPr id="342" name="Straight Arrow Connector 342"/>
                <wp:cNvGraphicFramePr/>
                <a:graphic xmlns:a="http://schemas.openxmlformats.org/drawingml/2006/main">
                  <a:graphicData uri="http://schemas.microsoft.com/office/word/2010/wordprocessingShape">
                    <wps:wsp>
                      <wps:cNvCnPr/>
                      <wps:spPr>
                        <a:xfrm flipH="1">
                          <a:off x="0" y="0"/>
                          <a:ext cx="1057901" cy="0"/>
                        </a:xfrm>
                        <a:prstGeom prst="straightConnector1">
                          <a:avLst/>
                        </a:prstGeom>
                        <a:ln>
                          <a:prstDash val="sysDot"/>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4831C4BD" id="直線矢印コネクタ 342" o:spid="_x0000_s1026" type="#_x0000_t32" style="position:absolute;left:0;text-align:left;margin-left:404.4pt;margin-top:7.1pt;width:83.3pt;height:0;flip:x;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" strokecolor="black [3200]" strokeweight=".5pt">
                <v:stroke dashstyle="1 1" endarrow="block" joinstyle="miter"/>
              </v:shape>
            </w:pict>
          </mc:Fallback>
        </mc:AlternateContent>
      </w:r>
    </w:p>
    <w:p w14:paraId="1FA79FF6" w14:textId="0566E8AB" w:rsidR="00AF328A" w:rsidRDefault="00B5288D" w:rsidP="006A7170">
      <w:r>
        <w:rPr>
          <w:noProof/>
        </w:rPr>
        <mc:AlternateContent>
          <mc:Choice Requires="wps">
            <w:drawing>
              <wp:anchor distT="0" distB="0" distL="114300" distR="114300" simplePos="0" relativeHeight="251658384" behindDoc="0" locked="0" layoutInCell="1" allowOverlap="1" wp14:anchorId="61AF8F0C" wp14:editId="1F25296E">
                <wp:simplePos x="0" y="0"/>
                <wp:positionH relativeFrom="column">
                  <wp:posOffset>5142230</wp:posOffset>
                </wp:positionH>
                <wp:positionV relativeFrom="paragraph">
                  <wp:posOffset>93345</wp:posOffset>
                </wp:positionV>
                <wp:extent cx="1043940" cy="0"/>
                <wp:effectExtent l="0" t="76200" r="22860" b="95250"/>
                <wp:wrapNone/>
                <wp:docPr id="355" name="Straight Arrow Connector 355"/>
                <wp:cNvGraphicFramePr/>
                <a:graphic xmlns:a="http://schemas.openxmlformats.org/drawingml/2006/main">
                  <a:graphicData uri="http://schemas.microsoft.com/office/word/2010/wordprocessingShape">
                    <wps:wsp>
                      <wps:cNvCnPr/>
                      <wps:spPr>
                        <a:xfrm>
                          <a:off x="0" y="0"/>
                          <a:ext cx="10439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2C3A8C04" id="直線矢印コネクタ 355" o:spid="_x0000_s1026" type="#_x0000_t32" style="position:absolute;left:0;text-align:left;margin-left:404.9pt;margin-top:7.35pt;width:82.2pt;height:0;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58381" behindDoc="0" locked="0" layoutInCell="1" allowOverlap="1" wp14:anchorId="33E9D438" wp14:editId="7C1D56AA">
                <wp:simplePos x="0" y="0"/>
                <wp:positionH relativeFrom="column">
                  <wp:posOffset>2075180</wp:posOffset>
                </wp:positionH>
                <wp:positionV relativeFrom="paragraph">
                  <wp:posOffset>53340</wp:posOffset>
                </wp:positionV>
                <wp:extent cx="3007360" cy="0"/>
                <wp:effectExtent l="38100" t="76200" r="0" b="95250"/>
                <wp:wrapNone/>
                <wp:docPr id="352" name="Straight Arrow Connector 352"/>
                <wp:cNvGraphicFramePr/>
                <a:graphic xmlns:a="http://schemas.openxmlformats.org/drawingml/2006/main">
                  <a:graphicData uri="http://schemas.microsoft.com/office/word/2010/wordprocessingShape">
                    <wps:wsp>
                      <wps:cNvCnPr/>
                      <wps:spPr>
                        <a:xfrm flipH="1">
                          <a:off x="0" y="0"/>
                          <a:ext cx="30073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4726846D" id="直線矢印コネクタ 352" o:spid="_x0000_s1026" type="#_x0000_t32" style="position:absolute;left:0;text-align:left;margin-left:163.4pt;margin-top:4.2pt;width:236.8pt;height:0;flip:x;z-index:252138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" strokecolor="black [3200]" strokeweight=".5pt">
                <v:stroke endarrow="block" joinstyle="miter"/>
              </v:shape>
            </w:pict>
          </mc:Fallback>
        </mc:AlternateContent>
      </w:r>
      <w:r>
        <w:rPr>
          <w:noProof/>
        </w:rPr>
        <mc:AlternateContent>
          <mc:Choice Requires="wps">
            <w:drawing>
              <wp:anchor distT="0" distB="0" distL="114300" distR="114300" simplePos="0" relativeHeight="251658374" behindDoc="0" locked="0" layoutInCell="1" allowOverlap="1" wp14:anchorId="2D885034" wp14:editId="49B6FBDA">
                <wp:simplePos x="0" y="0"/>
                <wp:positionH relativeFrom="column">
                  <wp:posOffset>2008505</wp:posOffset>
                </wp:positionH>
                <wp:positionV relativeFrom="paragraph">
                  <wp:posOffset>23657</wp:posOffset>
                </wp:positionV>
                <wp:extent cx="54610" cy="83185"/>
                <wp:effectExtent l="0" t="0" r="21590" b="12065"/>
                <wp:wrapNone/>
                <wp:docPr id="345" name="Rectangle 345"/>
                <wp:cNvGraphicFramePr/>
                <a:graphic xmlns:a="http://schemas.openxmlformats.org/drawingml/2006/main">
                  <a:graphicData uri="http://schemas.microsoft.com/office/word/2010/wordprocessingShape">
                    <wps:wsp>
                      <wps:cNvSpPr/>
                      <wps:spPr>
                        <a:xfrm>
                          <a:off x="0" y="0"/>
                          <a:ext cx="54610" cy="83185"/>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53561753" id="正方形/長方形 345" o:spid="_x0000_s1026" style="position:absolute;left:0;text-align:left;margin-left:158.15pt;margin-top:1.85pt;width:4.3pt;height:6.55p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" fillcolor="white [3212]" strokecolor="black [3213]" strokeweight=".5pt"/>
            </w:pict>
          </mc:Fallback>
        </mc:AlternateContent>
      </w:r>
    </w:p>
    <w:p w14:paraId="47CF506E" w14:textId="09DF5EDE" w:rsidR="00B5288D" w:rsidRDefault="00B5288D" w:rsidP="006A7170"/>
    <w:p w14:paraId="7EEA7101" w14:textId="2A591278" w:rsidR="00B5288D" w:rsidRDefault="00B5288D">
      <w:pPr>
        <w:widowControl/>
        <w:jc w:val="left"/>
      </w:pPr>
      <w:r>
        <w:br w:type="page"/>
      </w:r>
    </w:p>
    <w:p w14:paraId="6CE1F549" w14:textId="4C96FDFE" w:rsidR="00AB24FE" w:rsidRDefault="008172DB" w:rsidP="00B96378">
      <w:pPr>
        <w:ind w:firstLine="840"/>
        <w:outlineLvl w:val="2"/>
      </w:pPr>
      <w:bookmarkStart w:id="57" w:name="_Toc138931291"/>
      <w:r>
        <w:rPr>
          <w:noProof/>
        </w:rPr>
        <mc:AlternateContent>
          <mc:Choice Requires="wps">
            <w:drawing>
              <wp:anchor distT="0" distB="0" distL="114300" distR="114300" simplePos="0" relativeHeight="251658489" behindDoc="0" locked="0" layoutInCell="1" allowOverlap="1" wp14:anchorId="195F3EC2" wp14:editId="19FC7F59">
                <wp:simplePos x="0" y="0"/>
                <wp:positionH relativeFrom="column">
                  <wp:posOffset>2235835</wp:posOffset>
                </wp:positionH>
                <wp:positionV relativeFrom="paragraph">
                  <wp:posOffset>-5490845</wp:posOffset>
                </wp:positionV>
                <wp:extent cx="1701800" cy="99695"/>
                <wp:effectExtent l="0" t="0" r="12700" b="14605"/>
                <wp:wrapNone/>
                <wp:docPr id="394" name="Text Box 394"/>
                <wp:cNvGraphicFramePr/>
                <a:graphic xmlns:a="http://schemas.openxmlformats.org/drawingml/2006/main">
                  <a:graphicData uri="http://schemas.microsoft.com/office/word/2010/wordprocessingShape">
                    <wps:wsp>
                      <wps:cNvSpPr txBox="1"/>
                      <wps:spPr>
                        <a:xfrm>
                          <a:off x="0" y="0"/>
                          <a:ext cx="1701800" cy="99695"/>
                        </a:xfrm>
                        <a:prstGeom prst="rect">
                          <a:avLst/>
                        </a:prstGeom>
                        <a:noFill/>
                        <a:ln w="6350">
                          <a:noFill/>
                        </a:ln>
                      </wps:spPr>
                      <wps:txbx>
                        <w:txbxContent>
                          <w:p w14:paraId="6F753381" w14:textId="77777777" w:rsidR="00565846" w:rsidRPr="00956317" w:rsidRDefault="00565846" w:rsidP="00565846">
                            <w:pPr>
                              <w:snapToGrid w:val="0"/>
                              <w:spacing w:line="100" w:lineRule="atLeast"/>
                              <w:jc w:val="left"/>
                              <w:rPr>
                                <w:sz w:val="12"/>
                                <w:szCs w:val="12"/>
                              </w:rPr>
                            </w:pPr>
                            <w:r w:rsidRPr="00956317">
                              <w:rPr>
                                <w:rFonts w:hint="eastAsia"/>
                                <w:sz w:val="12"/>
                                <w:szCs w:val="12"/>
                              </w:rPr>
                              <w:t>「ID</w:t>
                            </w:r>
                            <w:r>
                              <w:rPr>
                                <w:rFonts w:hint="eastAsia"/>
                                <w:sz w:val="12"/>
                                <w:szCs w:val="12"/>
                              </w:rPr>
                              <w:t>またはパスワード</w:t>
                            </w:r>
                            <w:r w:rsidRPr="00956317">
                              <w:rPr>
                                <w:rFonts w:hint="eastAsia"/>
                                <w:sz w:val="12"/>
                                <w:szCs w:val="12"/>
                              </w:rPr>
                              <w:t>が違います．」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F3EC2" id="Text Box 394" o:spid="_x0000_s1142" type="#_x0000_t202" style="position:absolute;left:0;text-align:left;margin-left:176.05pt;margin-top:-432.35pt;width:134pt;height:7.85pt;z-index:2516584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" filled="f" stroked="f" strokeweight=".5pt">
                <v:textbox inset="0,0,0,0">
                  <w:txbxContent>
                    <w:p w14:paraId="6F753381" w14:textId="77777777" w:rsidR="00565846" w:rsidRPr="00956317" w:rsidRDefault="00565846" w:rsidP="00565846">
                      <w:pPr>
                        <w:snapToGrid w:val="0"/>
                        <w:spacing w:line="100" w:lineRule="atLeast"/>
                        <w:jc w:val="left"/>
                        <w:rPr>
                          <w:sz w:val="12"/>
                          <w:szCs w:val="12"/>
                        </w:rPr>
                      </w:pPr>
                      <w:r w:rsidRPr="00956317">
                        <w:rPr>
                          <w:rFonts w:hint="eastAsia"/>
                          <w:sz w:val="12"/>
                          <w:szCs w:val="12"/>
                        </w:rPr>
                        <w:t>「ID</w:t>
                      </w:r>
                      <w:r>
                        <w:rPr>
                          <w:rFonts w:hint="eastAsia"/>
                          <w:sz w:val="12"/>
                          <w:szCs w:val="12"/>
                        </w:rPr>
                        <w:t>またはパスワード</w:t>
                      </w:r>
                      <w:r w:rsidRPr="00956317">
                        <w:rPr>
                          <w:rFonts w:hint="eastAsia"/>
                          <w:sz w:val="12"/>
                          <w:szCs w:val="12"/>
                        </w:rPr>
                        <w:t>が違います．」</w:t>
                      </w:r>
                    </w:p>
                  </w:txbxContent>
                </v:textbox>
              </v:shape>
            </w:pict>
          </mc:Fallback>
        </mc:AlternateContent>
      </w:r>
      <w:r>
        <w:rPr>
          <w:noProof/>
        </w:rPr>
        <mc:AlternateContent>
          <mc:Choice Requires="wps">
            <w:drawing>
              <wp:anchor distT="0" distB="0" distL="114300" distR="114300" simplePos="0" relativeHeight="251658488" behindDoc="0" locked="0" layoutInCell="1" allowOverlap="1" wp14:anchorId="1E0D5398" wp14:editId="1F30460F">
                <wp:simplePos x="0" y="0"/>
                <wp:positionH relativeFrom="column">
                  <wp:posOffset>2032000</wp:posOffset>
                </wp:positionH>
                <wp:positionV relativeFrom="paragraph">
                  <wp:posOffset>-5314667</wp:posOffset>
                </wp:positionV>
                <wp:extent cx="3007360" cy="0"/>
                <wp:effectExtent l="38100" t="76200" r="0" b="95250"/>
                <wp:wrapNone/>
                <wp:docPr id="393" name="Straight Arrow Connector 393"/>
                <wp:cNvGraphicFramePr/>
                <a:graphic xmlns:a="http://schemas.openxmlformats.org/drawingml/2006/main">
                  <a:graphicData uri="http://schemas.microsoft.com/office/word/2010/wordprocessingShape">
                    <wps:wsp>
                      <wps:cNvCnPr/>
                      <wps:spPr>
                        <a:xfrm flipH="1">
                          <a:off x="0" y="0"/>
                          <a:ext cx="3007360" cy="0"/>
                        </a:xfrm>
                        <a:prstGeom prst="straightConnector1">
                          <a:avLst/>
                        </a:prstGeom>
                        <a:ln>
                          <a:prstDash val="sysDot"/>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7EE5509C" id="直線矢印コネクタ 393" o:spid="_x0000_s1026" type="#_x0000_t32" style="position:absolute;left:0;text-align:left;margin-left:160pt;margin-top:-418.5pt;width:236.8pt;height:0;flip:x;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" strokecolor="black [3200]" strokeweight=".5pt">
                <v:stroke dashstyle="1 1" endarrow="block" joinstyle="miter"/>
              </v:shape>
            </w:pict>
          </mc:Fallback>
        </mc:AlternateContent>
      </w:r>
      <w:r w:rsidR="00B96378">
        <w:t xml:space="preserve">4.2.3 </w:t>
      </w:r>
      <w:r w:rsidR="009E2D3F">
        <w:rPr>
          <w:rFonts w:hint="eastAsia"/>
        </w:rPr>
        <w:t>ID，パスワード入力～ユーザID未登録</w:t>
      </w:r>
      <w:bookmarkEnd w:id="57"/>
    </w:p>
    <w:p w14:paraId="7EB0C9FB" w14:textId="0ED3EEC6" w:rsidR="009E2D3F" w:rsidRDefault="00972BC3" w:rsidP="007842BF">
      <w:pPr>
        <w:pStyle w:val="ListParagraph"/>
        <w:ind w:leftChars="0" w:left="992" w:firstLineChars="100" w:firstLine="210"/>
      </w:pPr>
      <w:r>
        <w:rPr>
          <w:rFonts w:hint="eastAsia"/>
        </w:rPr>
        <w:t>本シーケンスは，ログインダイアログ表示中に未登録のユーザIDを入力し，OKボタンを押下した時のものである．（ex.4.2</w:t>
      </w:r>
      <w:r>
        <w:t xml:space="preserve"> </w:t>
      </w:r>
      <w:r>
        <w:rPr>
          <w:rFonts w:hint="eastAsia"/>
        </w:rPr>
        <w:t>ログインダイアログ表示からの継続）</w:t>
      </w:r>
    </w:p>
    <w:p w14:paraId="35A4C6E7" w14:textId="5C1C98FA" w:rsidR="0000563F" w:rsidRDefault="0000563F" w:rsidP="0000563F">
      <w:r>
        <w:rPr>
          <w:noProof/>
        </w:rPr>
        <mc:AlternateContent>
          <mc:Choice Requires="wps">
            <w:drawing>
              <wp:anchor distT="0" distB="0" distL="114300" distR="114300" simplePos="0" relativeHeight="251658386" behindDoc="0" locked="0" layoutInCell="1" allowOverlap="1" wp14:anchorId="4066B005" wp14:editId="4496D930">
                <wp:simplePos x="0" y="0"/>
                <wp:positionH relativeFrom="column">
                  <wp:posOffset>590550</wp:posOffset>
                </wp:positionH>
                <wp:positionV relativeFrom="paragraph">
                  <wp:posOffset>40005</wp:posOffset>
                </wp:positionV>
                <wp:extent cx="739140" cy="226060"/>
                <wp:effectExtent l="0" t="0" r="22860" b="21590"/>
                <wp:wrapNone/>
                <wp:docPr id="23" name="Rectangle 23"/>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5B836C" w14:textId="77777777" w:rsidR="0000563F" w:rsidRPr="00971FB6" w:rsidRDefault="0000563F" w:rsidP="0000563F">
                            <w:pPr>
                              <w:jc w:val="center"/>
                              <w:rPr>
                                <w:color w:val="000000" w:themeColor="text1"/>
                                <w:sz w:val="12"/>
                                <w:szCs w:val="12"/>
                              </w:rPr>
                            </w:pPr>
                            <w:r w:rsidRPr="00971FB6">
                              <w:rPr>
                                <w:color w:val="000000" w:themeColor="text1"/>
                                <w:sz w:val="12"/>
                                <w:szCs w:val="12"/>
                              </w:rPr>
                              <w:t>ReservationSystem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6B005" id="Rectangle 23" o:spid="_x0000_s1143" style="position:absolute;left:0;text-align:left;margin-left:46.5pt;margin-top:3.15pt;width:58.2pt;height:17.8pt;z-index:2516583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" filled="f" strokecolor="black [3213]" strokeweight="1pt">
                <v:textbox inset="0,0,0,0">
                  <w:txbxContent>
                    <w:p w14:paraId="555B836C" w14:textId="77777777" w:rsidR="0000563F" w:rsidRPr="00971FB6" w:rsidRDefault="0000563F" w:rsidP="0000563F">
                      <w:pPr>
                        <w:jc w:val="center"/>
                        <w:rPr>
                          <w:color w:val="000000" w:themeColor="text1"/>
                          <w:sz w:val="12"/>
                          <w:szCs w:val="12"/>
                        </w:rPr>
                      </w:pPr>
                      <w:r w:rsidRPr="00971FB6">
                        <w:rPr>
                          <w:color w:val="000000" w:themeColor="text1"/>
                          <w:sz w:val="12"/>
                          <w:szCs w:val="12"/>
                        </w:rPr>
                        <w:t>ReservationSystem</w:t>
                      </w:r>
                    </w:p>
                  </w:txbxContent>
                </v:textbox>
              </v:rect>
            </w:pict>
          </mc:Fallback>
        </mc:AlternateContent>
      </w:r>
      <w:r>
        <w:rPr>
          <w:noProof/>
        </w:rPr>
        <mc:AlternateContent>
          <mc:Choice Requires="wps">
            <w:drawing>
              <wp:anchor distT="0" distB="0" distL="114300" distR="114300" simplePos="0" relativeHeight="251658387" behindDoc="0" locked="0" layoutInCell="1" allowOverlap="1" wp14:anchorId="2248FBA1" wp14:editId="6A16D496">
                <wp:simplePos x="0" y="0"/>
                <wp:positionH relativeFrom="column">
                  <wp:posOffset>1657985</wp:posOffset>
                </wp:positionH>
                <wp:positionV relativeFrom="paragraph">
                  <wp:posOffset>41275</wp:posOffset>
                </wp:positionV>
                <wp:extent cx="739140" cy="226060"/>
                <wp:effectExtent l="0" t="0" r="22860" b="21590"/>
                <wp:wrapNone/>
                <wp:docPr id="29" name="Rectangle 29"/>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AA5ABA" w14:textId="77777777" w:rsidR="0000563F" w:rsidRPr="00971FB6" w:rsidRDefault="0000563F" w:rsidP="0000563F">
                            <w:pPr>
                              <w:jc w:val="center"/>
                              <w:rPr>
                                <w:color w:val="000000" w:themeColor="text1"/>
                                <w:sz w:val="12"/>
                                <w:szCs w:val="12"/>
                              </w:rPr>
                            </w:pPr>
                            <w:r>
                              <w:rPr>
                                <w:color w:val="000000" w:themeColor="text1"/>
                                <w:sz w:val="12"/>
                                <w:szCs w:val="12"/>
                              </w:rPr>
                              <w:t>MainFrame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8FBA1" id="Rectangle 29" o:spid="_x0000_s1144" style="position:absolute;left:0;text-align:left;margin-left:130.55pt;margin-top:3.25pt;width:58.2pt;height:17.8pt;z-index:2516583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" filled="f" strokecolor="black [3213]" strokeweight="1pt">
                <v:textbox inset="0,0,0,0">
                  <w:txbxContent>
                    <w:p w14:paraId="19AA5ABA" w14:textId="77777777" w:rsidR="0000563F" w:rsidRPr="00971FB6" w:rsidRDefault="0000563F" w:rsidP="0000563F">
                      <w:pPr>
                        <w:jc w:val="center"/>
                        <w:rPr>
                          <w:color w:val="000000" w:themeColor="text1"/>
                          <w:sz w:val="12"/>
                          <w:szCs w:val="12"/>
                        </w:rPr>
                      </w:pPr>
                      <w:r>
                        <w:rPr>
                          <w:color w:val="000000" w:themeColor="text1"/>
                          <w:sz w:val="12"/>
                          <w:szCs w:val="12"/>
                        </w:rPr>
                        <w:t>MainFrame</w:t>
                      </w:r>
                    </w:p>
                  </w:txbxContent>
                </v:textbox>
              </v:rect>
            </w:pict>
          </mc:Fallback>
        </mc:AlternateContent>
      </w:r>
      <w:r>
        <w:rPr>
          <w:noProof/>
        </w:rPr>
        <mc:AlternateContent>
          <mc:Choice Requires="wps">
            <w:drawing>
              <wp:anchor distT="0" distB="0" distL="114300" distR="114300" simplePos="0" relativeHeight="251658388" behindDoc="0" locked="0" layoutInCell="1" allowOverlap="1" wp14:anchorId="05743660" wp14:editId="08E669A5">
                <wp:simplePos x="0" y="0"/>
                <wp:positionH relativeFrom="column">
                  <wp:posOffset>3745230</wp:posOffset>
                </wp:positionH>
                <wp:positionV relativeFrom="paragraph">
                  <wp:posOffset>41275</wp:posOffset>
                </wp:positionV>
                <wp:extent cx="739140" cy="226060"/>
                <wp:effectExtent l="0" t="0" r="22860" b="21590"/>
                <wp:wrapNone/>
                <wp:docPr id="30" name="Rectangle 30"/>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351EFF" w14:textId="77777777" w:rsidR="0000563F" w:rsidRPr="00971FB6" w:rsidRDefault="0000563F" w:rsidP="0000563F">
                            <w:pPr>
                              <w:jc w:val="center"/>
                              <w:rPr>
                                <w:color w:val="000000" w:themeColor="text1"/>
                                <w:sz w:val="12"/>
                                <w:szCs w:val="12"/>
                              </w:rPr>
                            </w:pPr>
                            <w:r>
                              <w:rPr>
                                <w:color w:val="000000" w:themeColor="text1"/>
                                <w:sz w:val="12"/>
                                <w:szCs w:val="12"/>
                              </w:rPr>
                              <w:t>LoginDialog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743660" id="Rectangle 30" o:spid="_x0000_s1145" style="position:absolute;left:0;text-align:left;margin-left:294.9pt;margin-top:3.25pt;width:58.2pt;height:17.8pt;z-index:2516583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" filled="f" strokecolor="black [3213]" strokeweight="1pt">
                <v:textbox inset="0,0,0,0">
                  <w:txbxContent>
                    <w:p w14:paraId="11351EFF" w14:textId="77777777" w:rsidR="0000563F" w:rsidRPr="00971FB6" w:rsidRDefault="0000563F" w:rsidP="0000563F">
                      <w:pPr>
                        <w:jc w:val="center"/>
                        <w:rPr>
                          <w:color w:val="000000" w:themeColor="text1"/>
                          <w:sz w:val="12"/>
                          <w:szCs w:val="12"/>
                        </w:rPr>
                      </w:pPr>
                      <w:r>
                        <w:rPr>
                          <w:color w:val="000000" w:themeColor="text1"/>
                          <w:sz w:val="12"/>
                          <w:szCs w:val="12"/>
                        </w:rPr>
                        <w:t>LoginDialog</w:t>
                      </w:r>
                    </w:p>
                  </w:txbxContent>
                </v:textbox>
              </v:rect>
            </w:pict>
          </mc:Fallback>
        </mc:AlternateContent>
      </w:r>
      <w:r>
        <w:rPr>
          <w:noProof/>
        </w:rPr>
        <mc:AlternateContent>
          <mc:Choice Requires="wps">
            <w:drawing>
              <wp:anchor distT="0" distB="0" distL="114300" distR="114300" simplePos="0" relativeHeight="251658389" behindDoc="0" locked="0" layoutInCell="1" allowOverlap="1" wp14:anchorId="551B6BD8" wp14:editId="0A6F88AE">
                <wp:simplePos x="0" y="0"/>
                <wp:positionH relativeFrom="column">
                  <wp:posOffset>4742815</wp:posOffset>
                </wp:positionH>
                <wp:positionV relativeFrom="paragraph">
                  <wp:posOffset>39370</wp:posOffset>
                </wp:positionV>
                <wp:extent cx="739140" cy="226060"/>
                <wp:effectExtent l="0" t="0" r="22860" b="21590"/>
                <wp:wrapNone/>
                <wp:docPr id="31" name="Rectangle 31"/>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FDCDFB" w14:textId="77777777" w:rsidR="0000563F" w:rsidRPr="00971FB6" w:rsidRDefault="0000563F" w:rsidP="0000563F">
                            <w:pPr>
                              <w:jc w:val="center"/>
                              <w:rPr>
                                <w:color w:val="000000" w:themeColor="text1"/>
                                <w:sz w:val="12"/>
                                <w:szCs w:val="12"/>
                              </w:rPr>
                            </w:pPr>
                            <w:r>
                              <w:rPr>
                                <w:color w:val="000000" w:themeColor="text1"/>
                                <w:sz w:val="12"/>
                                <w:szCs w:val="12"/>
                              </w:rPr>
                              <w:t>ReservationControl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B6BD8" id="Rectangle 31" o:spid="_x0000_s1146" style="position:absolute;left:0;text-align:left;margin-left:373.45pt;margin-top:3.1pt;width:58.2pt;height:17.8pt;z-index:2516583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" filled="f" strokecolor="black [3213]" strokeweight="1pt">
                <v:textbox inset="0,0,0,0">
                  <w:txbxContent>
                    <w:p w14:paraId="2AFDCDFB" w14:textId="77777777" w:rsidR="0000563F" w:rsidRPr="00971FB6" w:rsidRDefault="0000563F" w:rsidP="0000563F">
                      <w:pPr>
                        <w:jc w:val="center"/>
                        <w:rPr>
                          <w:color w:val="000000" w:themeColor="text1"/>
                          <w:sz w:val="12"/>
                          <w:szCs w:val="12"/>
                        </w:rPr>
                      </w:pPr>
                      <w:r>
                        <w:rPr>
                          <w:color w:val="000000" w:themeColor="text1"/>
                          <w:sz w:val="12"/>
                          <w:szCs w:val="12"/>
                        </w:rPr>
                        <w:t>ReservationControl</w:t>
                      </w:r>
                    </w:p>
                  </w:txbxContent>
                </v:textbox>
              </v:rect>
            </w:pict>
          </mc:Fallback>
        </mc:AlternateContent>
      </w:r>
      <w:r>
        <w:rPr>
          <w:noProof/>
        </w:rPr>
        <mc:AlternateContent>
          <mc:Choice Requires="wps">
            <w:drawing>
              <wp:anchor distT="0" distB="0" distL="114300" distR="114300" simplePos="0" relativeHeight="251658390" behindDoc="0" locked="0" layoutInCell="1" allowOverlap="1" wp14:anchorId="1739596A" wp14:editId="73DB355A">
                <wp:simplePos x="0" y="0"/>
                <wp:positionH relativeFrom="column">
                  <wp:posOffset>5806440</wp:posOffset>
                </wp:positionH>
                <wp:positionV relativeFrom="paragraph">
                  <wp:posOffset>41910</wp:posOffset>
                </wp:positionV>
                <wp:extent cx="739140" cy="226060"/>
                <wp:effectExtent l="0" t="0" r="22860" b="21590"/>
                <wp:wrapNone/>
                <wp:docPr id="32" name="Rectangle 32"/>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5C1984" w14:textId="77777777" w:rsidR="0000563F" w:rsidRPr="00971FB6" w:rsidRDefault="0000563F" w:rsidP="0000563F">
                            <w:pPr>
                              <w:jc w:val="center"/>
                              <w:rPr>
                                <w:color w:val="000000" w:themeColor="text1"/>
                                <w:sz w:val="12"/>
                                <w:szCs w:val="12"/>
                              </w:rPr>
                            </w:pPr>
                            <w:r>
                              <w:rPr>
                                <w:color w:val="000000" w:themeColor="text1"/>
                                <w:sz w:val="12"/>
                                <w:szCs w:val="12"/>
                              </w:rPr>
                              <w:t>MySQL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39596A" id="Rectangle 32" o:spid="_x0000_s1147" style="position:absolute;left:0;text-align:left;margin-left:457.2pt;margin-top:3.3pt;width:58.2pt;height:17.8pt;z-index:2516583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" filled="f" strokecolor="black [3213]" strokeweight="1pt">
                <v:textbox inset="0,0,0,0">
                  <w:txbxContent>
                    <w:p w14:paraId="0A5C1984" w14:textId="77777777" w:rsidR="0000563F" w:rsidRPr="00971FB6" w:rsidRDefault="0000563F" w:rsidP="0000563F">
                      <w:pPr>
                        <w:jc w:val="center"/>
                        <w:rPr>
                          <w:color w:val="000000" w:themeColor="text1"/>
                          <w:sz w:val="12"/>
                          <w:szCs w:val="12"/>
                        </w:rPr>
                      </w:pPr>
                      <w:r>
                        <w:rPr>
                          <w:color w:val="000000" w:themeColor="text1"/>
                          <w:sz w:val="12"/>
                          <w:szCs w:val="12"/>
                        </w:rPr>
                        <w:t>MySQL</w:t>
                      </w:r>
                    </w:p>
                  </w:txbxContent>
                </v:textbox>
              </v:rect>
            </w:pict>
          </mc:Fallback>
        </mc:AlternateContent>
      </w:r>
      <w:r>
        <w:rPr>
          <w:noProof/>
        </w:rPr>
        <mc:AlternateContent>
          <mc:Choice Requires="wps">
            <w:drawing>
              <wp:anchor distT="0" distB="0" distL="114300" distR="114300" simplePos="0" relativeHeight="251658391" behindDoc="0" locked="0" layoutInCell="1" allowOverlap="1" wp14:anchorId="308D87C2" wp14:editId="3B9ABC1A">
                <wp:simplePos x="0" y="0"/>
                <wp:positionH relativeFrom="column">
                  <wp:posOffset>934720</wp:posOffset>
                </wp:positionH>
                <wp:positionV relativeFrom="paragraph">
                  <wp:posOffset>267970</wp:posOffset>
                </wp:positionV>
                <wp:extent cx="0" cy="1558290"/>
                <wp:effectExtent l="0" t="0" r="38100" b="22860"/>
                <wp:wrapNone/>
                <wp:docPr id="34" name="Straight Connector 34"/>
                <wp:cNvGraphicFramePr/>
                <a:graphic xmlns:a="http://schemas.openxmlformats.org/drawingml/2006/main">
                  <a:graphicData uri="http://schemas.microsoft.com/office/word/2010/wordprocessingShape">
                    <wps:wsp>
                      <wps:cNvCnPr/>
                      <wps:spPr>
                        <a:xfrm>
                          <a:off x="0" y="0"/>
                          <a:ext cx="0" cy="15582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rto="http://schemas.microsoft.com/office/word/2006/arto">
            <w:pict>
              <v:line w14:anchorId="3D60EABD" id="直線コネクタ 34" o:spid="_x0000_s1026" style="position:absolute;left:0;text-align:left;z-index:252150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3.6pt,21.1pt" to="73.6pt,1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" strokecolor="black [3200]" strokeweight=".5pt">
                <v:stroke joinstyle="miter"/>
              </v:line>
            </w:pict>
          </mc:Fallback>
        </mc:AlternateContent>
      </w:r>
      <w:r>
        <w:rPr>
          <w:noProof/>
        </w:rPr>
        <mc:AlternateContent>
          <mc:Choice Requires="wps">
            <w:drawing>
              <wp:anchor distT="0" distB="0" distL="114300" distR="114300" simplePos="0" relativeHeight="251658392" behindDoc="0" locked="0" layoutInCell="1" allowOverlap="1" wp14:anchorId="04A4ACF1" wp14:editId="3A2EF568">
                <wp:simplePos x="0" y="0"/>
                <wp:positionH relativeFrom="column">
                  <wp:posOffset>2035810</wp:posOffset>
                </wp:positionH>
                <wp:positionV relativeFrom="paragraph">
                  <wp:posOffset>260985</wp:posOffset>
                </wp:positionV>
                <wp:extent cx="0" cy="1565275"/>
                <wp:effectExtent l="0" t="0" r="38100" b="34925"/>
                <wp:wrapNone/>
                <wp:docPr id="53" name="Straight Connector 53"/>
                <wp:cNvGraphicFramePr/>
                <a:graphic xmlns:a="http://schemas.openxmlformats.org/drawingml/2006/main">
                  <a:graphicData uri="http://schemas.microsoft.com/office/word/2010/wordprocessingShape">
                    <wps:wsp>
                      <wps:cNvCnPr/>
                      <wps:spPr>
                        <a:xfrm>
                          <a:off x="0" y="0"/>
                          <a:ext cx="0" cy="156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rto="http://schemas.microsoft.com/office/word/2006/arto">
            <w:pict>
              <v:line w14:anchorId="1E160C20" id="直線コネクタ 53" o:spid="_x0000_s1026" style="position:absolute;left:0;text-align:left;z-index:252151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0.3pt,20.55pt" to="160.3pt,1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" strokecolor="black [3200]" strokeweight=".5pt">
                <v:stroke joinstyle="miter"/>
              </v:line>
            </w:pict>
          </mc:Fallback>
        </mc:AlternateContent>
      </w:r>
      <w:r>
        <w:rPr>
          <w:noProof/>
        </w:rPr>
        <mc:AlternateContent>
          <mc:Choice Requires="wps">
            <w:drawing>
              <wp:anchor distT="0" distB="0" distL="114300" distR="114300" simplePos="0" relativeHeight="251658393" behindDoc="0" locked="0" layoutInCell="1" allowOverlap="1" wp14:anchorId="46C37AF7" wp14:editId="368966F5">
                <wp:simplePos x="0" y="0"/>
                <wp:positionH relativeFrom="column">
                  <wp:posOffset>4124960</wp:posOffset>
                </wp:positionH>
                <wp:positionV relativeFrom="paragraph">
                  <wp:posOffset>262255</wp:posOffset>
                </wp:positionV>
                <wp:extent cx="0" cy="1564005"/>
                <wp:effectExtent l="0" t="0" r="38100" b="36195"/>
                <wp:wrapNone/>
                <wp:docPr id="55" name="Straight Connector 55"/>
                <wp:cNvGraphicFramePr/>
                <a:graphic xmlns:a="http://schemas.openxmlformats.org/drawingml/2006/main">
                  <a:graphicData uri="http://schemas.microsoft.com/office/word/2010/wordprocessingShape">
                    <wps:wsp>
                      <wps:cNvCnPr/>
                      <wps:spPr>
                        <a:xfrm>
                          <a:off x="0" y="0"/>
                          <a:ext cx="0" cy="15640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rto="http://schemas.microsoft.com/office/word/2006/arto">
            <w:pict>
              <v:line w14:anchorId="139AA654" id="直線コネクタ 55" o:spid="_x0000_s1026" style="position:absolute;left:0;text-align:left;z-index:252152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8pt,20.65pt" to="324.8pt,1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" strokecolor="black [3200]" strokeweight=".5pt">
                <v:stroke joinstyle="miter"/>
              </v:line>
            </w:pict>
          </mc:Fallback>
        </mc:AlternateContent>
      </w:r>
      <w:r>
        <w:rPr>
          <w:noProof/>
        </w:rPr>
        <mc:AlternateContent>
          <mc:Choice Requires="wps">
            <w:drawing>
              <wp:anchor distT="0" distB="0" distL="114300" distR="114300" simplePos="0" relativeHeight="251658394" behindDoc="0" locked="0" layoutInCell="1" allowOverlap="1" wp14:anchorId="4A331EDB" wp14:editId="503F861E">
                <wp:simplePos x="0" y="0"/>
                <wp:positionH relativeFrom="column">
                  <wp:posOffset>5109210</wp:posOffset>
                </wp:positionH>
                <wp:positionV relativeFrom="paragraph">
                  <wp:posOffset>262255</wp:posOffset>
                </wp:positionV>
                <wp:extent cx="0" cy="1564640"/>
                <wp:effectExtent l="0" t="0" r="38100" b="35560"/>
                <wp:wrapNone/>
                <wp:docPr id="56" name="Straight Connector 56"/>
                <wp:cNvGraphicFramePr/>
                <a:graphic xmlns:a="http://schemas.openxmlformats.org/drawingml/2006/main">
                  <a:graphicData uri="http://schemas.microsoft.com/office/word/2010/wordprocessingShape">
                    <wps:wsp>
                      <wps:cNvCnPr/>
                      <wps:spPr>
                        <a:xfrm>
                          <a:off x="0" y="0"/>
                          <a:ext cx="0" cy="1564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1343C77C" id="直線コネクタ 56" o:spid="_x0000_s1026" style="position:absolute;left:0;text-align:left;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3pt,20.65pt" to="402.3pt,1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" strokecolor="black [3200]" strokeweight=".5pt">
                <v:stroke joinstyle="miter"/>
              </v:line>
            </w:pict>
          </mc:Fallback>
        </mc:AlternateContent>
      </w:r>
      <w:r>
        <w:rPr>
          <w:noProof/>
        </w:rPr>
        <mc:AlternateContent>
          <mc:Choice Requires="wps">
            <w:drawing>
              <wp:anchor distT="0" distB="0" distL="114300" distR="114300" simplePos="0" relativeHeight="251658395" behindDoc="0" locked="0" layoutInCell="1" allowOverlap="1" wp14:anchorId="250FD433" wp14:editId="300900D2">
                <wp:simplePos x="0" y="0"/>
                <wp:positionH relativeFrom="column">
                  <wp:posOffset>6193790</wp:posOffset>
                </wp:positionH>
                <wp:positionV relativeFrom="paragraph">
                  <wp:posOffset>264795</wp:posOffset>
                </wp:positionV>
                <wp:extent cx="0" cy="1542415"/>
                <wp:effectExtent l="0" t="0" r="38100" b="19685"/>
                <wp:wrapNone/>
                <wp:docPr id="57" name="Straight Connector 57"/>
                <wp:cNvGraphicFramePr/>
                <a:graphic xmlns:a="http://schemas.openxmlformats.org/drawingml/2006/main">
                  <a:graphicData uri="http://schemas.microsoft.com/office/word/2010/wordprocessingShape">
                    <wps:wsp>
                      <wps:cNvCnPr/>
                      <wps:spPr>
                        <a:xfrm flipH="1">
                          <a:off x="0" y="0"/>
                          <a:ext cx="0" cy="1542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0CF309B1" id="直線コネクタ 57" o:spid="_x0000_s1026" style="position:absolute;left:0;text-align:left;flip:x;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7.7pt,20.85pt" to="487.7pt,1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" strokecolor="black [3200]" strokeweight=".5pt">
                <v:stroke joinstyle="miter"/>
              </v:line>
            </w:pict>
          </mc:Fallback>
        </mc:AlternateContent>
      </w:r>
      <w:r>
        <w:rPr>
          <w:noProof/>
        </w:rPr>
        <mc:AlternateContent>
          <mc:Choice Requires="wps">
            <w:drawing>
              <wp:anchor distT="0" distB="0" distL="114300" distR="114300" simplePos="0" relativeHeight="251658396" behindDoc="0" locked="0" layoutInCell="1" allowOverlap="1" wp14:anchorId="6FDC1135" wp14:editId="64713C8C">
                <wp:simplePos x="0" y="0"/>
                <wp:positionH relativeFrom="column">
                  <wp:posOffset>2686050</wp:posOffset>
                </wp:positionH>
                <wp:positionV relativeFrom="paragraph">
                  <wp:posOffset>36195</wp:posOffset>
                </wp:positionV>
                <wp:extent cx="739140" cy="226060"/>
                <wp:effectExtent l="0" t="0" r="22860" b="21590"/>
                <wp:wrapNone/>
                <wp:docPr id="59" name="Rectangle 59"/>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4F4DDC" w14:textId="77777777" w:rsidR="0000563F" w:rsidRPr="00971FB6" w:rsidRDefault="0000563F" w:rsidP="0000563F">
                            <w:pPr>
                              <w:jc w:val="center"/>
                              <w:rPr>
                                <w:color w:val="000000" w:themeColor="text1"/>
                                <w:sz w:val="12"/>
                                <w:szCs w:val="12"/>
                              </w:rPr>
                            </w:pPr>
                            <w:r>
                              <w:rPr>
                                <w:color w:val="000000" w:themeColor="text1"/>
                                <w:sz w:val="12"/>
                                <w:szCs w:val="12"/>
                              </w:rPr>
                              <w:t>ChoiceFacility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C1135" id="Rectangle 59" o:spid="_x0000_s1148" style="position:absolute;left:0;text-align:left;margin-left:211.5pt;margin-top:2.85pt;width:58.2pt;height:17.8pt;z-index:2516583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" filled="f" strokecolor="black [3213]" strokeweight="1pt">
                <v:textbox inset="0,0,0,0">
                  <w:txbxContent>
                    <w:p w14:paraId="114F4DDC" w14:textId="77777777" w:rsidR="0000563F" w:rsidRPr="00971FB6" w:rsidRDefault="0000563F" w:rsidP="0000563F">
                      <w:pPr>
                        <w:jc w:val="center"/>
                        <w:rPr>
                          <w:color w:val="000000" w:themeColor="text1"/>
                          <w:sz w:val="12"/>
                          <w:szCs w:val="12"/>
                        </w:rPr>
                      </w:pPr>
                      <w:r>
                        <w:rPr>
                          <w:color w:val="000000" w:themeColor="text1"/>
                          <w:sz w:val="12"/>
                          <w:szCs w:val="12"/>
                        </w:rPr>
                        <w:t>ChoiceFacility</w:t>
                      </w:r>
                    </w:p>
                  </w:txbxContent>
                </v:textbox>
              </v:rect>
            </w:pict>
          </mc:Fallback>
        </mc:AlternateContent>
      </w:r>
      <w:r>
        <w:rPr>
          <w:noProof/>
        </w:rPr>
        <mc:AlternateContent>
          <mc:Choice Requires="wps">
            <w:drawing>
              <wp:anchor distT="0" distB="0" distL="114300" distR="114300" simplePos="0" relativeHeight="251658397" behindDoc="0" locked="0" layoutInCell="1" allowOverlap="1" wp14:anchorId="0788CF42" wp14:editId="672CB2E7">
                <wp:simplePos x="0" y="0"/>
                <wp:positionH relativeFrom="column">
                  <wp:posOffset>3063875</wp:posOffset>
                </wp:positionH>
                <wp:positionV relativeFrom="paragraph">
                  <wp:posOffset>260985</wp:posOffset>
                </wp:positionV>
                <wp:extent cx="0" cy="1565275"/>
                <wp:effectExtent l="0" t="0" r="38100" b="34925"/>
                <wp:wrapNone/>
                <wp:docPr id="60" name="Straight Connector 60"/>
                <wp:cNvGraphicFramePr/>
                <a:graphic xmlns:a="http://schemas.openxmlformats.org/drawingml/2006/main">
                  <a:graphicData uri="http://schemas.microsoft.com/office/word/2010/wordprocessingShape">
                    <wps:wsp>
                      <wps:cNvCnPr/>
                      <wps:spPr>
                        <a:xfrm>
                          <a:off x="0" y="0"/>
                          <a:ext cx="0" cy="156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rto="http://schemas.microsoft.com/office/word/2006/arto">
            <w:pict>
              <v:line w14:anchorId="1E3E6CCD" id="直線コネクタ 60" o:spid="_x0000_s1026" style="position:absolute;left:0;text-align:left;z-index:252156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1.25pt,20.55pt" to="241.25pt,1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" strokecolor="black [3200]" strokeweight=".5pt">
                <v:stroke joinstyle="miter"/>
              </v:line>
            </w:pict>
          </mc:Fallback>
        </mc:AlternateContent>
      </w:r>
    </w:p>
    <w:p w14:paraId="0D6F5401" w14:textId="0856888F" w:rsidR="0000563F" w:rsidRDefault="0000563F" w:rsidP="0000563F">
      <w:r>
        <w:rPr>
          <w:noProof/>
        </w:rPr>
        <mc:AlternateContent>
          <mc:Choice Requires="wps">
            <w:drawing>
              <wp:anchor distT="0" distB="0" distL="114300" distR="114300" simplePos="0" relativeHeight="251658398" behindDoc="0" locked="0" layoutInCell="1" allowOverlap="1" wp14:anchorId="26DB4E42" wp14:editId="38D84546">
                <wp:simplePos x="0" y="0"/>
                <wp:positionH relativeFrom="column">
                  <wp:posOffset>4093683</wp:posOffset>
                </wp:positionH>
                <wp:positionV relativeFrom="paragraph">
                  <wp:posOffset>40005</wp:posOffset>
                </wp:positionV>
                <wp:extent cx="66675" cy="213360"/>
                <wp:effectExtent l="0" t="0" r="28575" b="15240"/>
                <wp:wrapNone/>
                <wp:docPr id="61" name="Rectangle 61"/>
                <wp:cNvGraphicFramePr/>
                <a:graphic xmlns:a="http://schemas.openxmlformats.org/drawingml/2006/main">
                  <a:graphicData uri="http://schemas.microsoft.com/office/word/2010/wordprocessingShape">
                    <wps:wsp>
                      <wps:cNvSpPr/>
                      <wps:spPr>
                        <a:xfrm>
                          <a:off x="0" y="0"/>
                          <a:ext cx="66675" cy="2133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30FABC76" id="正方形/長方形 61" o:spid="_x0000_s1026" style="position:absolute;left:0;text-align:left;margin-left:322.35pt;margin-top:3.15pt;width:5.25pt;height:16.8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" fillcolor="white [3212]" strokecolor="black [3213]" strokeweight=".5pt"/>
            </w:pict>
          </mc:Fallback>
        </mc:AlternateContent>
      </w:r>
      <w:r>
        <w:rPr>
          <w:noProof/>
        </w:rPr>
        <mc:AlternateContent>
          <mc:Choice Requires="wps">
            <w:drawing>
              <wp:anchor distT="0" distB="0" distL="114300" distR="114300" simplePos="0" relativeHeight="251658401" behindDoc="0" locked="0" layoutInCell="1" allowOverlap="1" wp14:anchorId="6B2F998A" wp14:editId="52F7F480">
                <wp:simplePos x="0" y="0"/>
                <wp:positionH relativeFrom="column">
                  <wp:posOffset>5075921</wp:posOffset>
                </wp:positionH>
                <wp:positionV relativeFrom="paragraph">
                  <wp:posOffset>40047</wp:posOffset>
                </wp:positionV>
                <wp:extent cx="66745" cy="1398298"/>
                <wp:effectExtent l="0" t="0" r="28575" b="11430"/>
                <wp:wrapNone/>
                <wp:docPr id="62" name="Rectangle 62"/>
                <wp:cNvGraphicFramePr/>
                <a:graphic xmlns:a="http://schemas.openxmlformats.org/drawingml/2006/main">
                  <a:graphicData uri="http://schemas.microsoft.com/office/word/2010/wordprocessingShape">
                    <wps:wsp>
                      <wps:cNvSpPr/>
                      <wps:spPr>
                        <a:xfrm>
                          <a:off x="0" y="0"/>
                          <a:ext cx="66745" cy="1398298"/>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40183F04" id="正方形/長方形 62" o:spid="_x0000_s1026" style="position:absolute;left:0;text-align:left;margin-left:399.7pt;margin-top:3.15pt;width:5.25pt;height:110.1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" fillcolor="white [3212]" strokecolor="black [3213]" strokeweight=".5pt"/>
            </w:pict>
          </mc:Fallback>
        </mc:AlternateContent>
      </w:r>
      <w:r>
        <w:rPr>
          <w:noProof/>
        </w:rPr>
        <mc:AlternateContent>
          <mc:Choice Requires="wps">
            <w:drawing>
              <wp:anchor distT="0" distB="0" distL="114300" distR="114300" simplePos="0" relativeHeight="251658402" behindDoc="0" locked="0" layoutInCell="1" allowOverlap="1" wp14:anchorId="69642D3A" wp14:editId="0D6BB0FD">
                <wp:simplePos x="0" y="0"/>
                <wp:positionH relativeFrom="column">
                  <wp:posOffset>4160358</wp:posOffset>
                </wp:positionH>
                <wp:positionV relativeFrom="paragraph">
                  <wp:posOffset>39370</wp:posOffset>
                </wp:positionV>
                <wp:extent cx="1168030" cy="240281"/>
                <wp:effectExtent l="0" t="0" r="13335" b="7620"/>
                <wp:wrapNone/>
                <wp:docPr id="72" name="Text Box 72"/>
                <wp:cNvGraphicFramePr/>
                <a:graphic xmlns:a="http://schemas.openxmlformats.org/drawingml/2006/main">
                  <a:graphicData uri="http://schemas.microsoft.com/office/word/2010/wordprocessingShape">
                    <wps:wsp>
                      <wps:cNvSpPr txBox="1"/>
                      <wps:spPr>
                        <a:xfrm>
                          <a:off x="0" y="0"/>
                          <a:ext cx="1168030" cy="240281"/>
                        </a:xfrm>
                        <a:prstGeom prst="rect">
                          <a:avLst/>
                        </a:prstGeom>
                        <a:noFill/>
                        <a:ln w="6350">
                          <a:noFill/>
                        </a:ln>
                      </wps:spPr>
                      <wps:txbx>
                        <w:txbxContent>
                          <w:p w14:paraId="5785367C" w14:textId="77777777" w:rsidR="0000563F" w:rsidRPr="00EE06C4" w:rsidRDefault="0000563F" w:rsidP="0000563F">
                            <w:pPr>
                              <w:snapToGrid w:val="0"/>
                              <w:spacing w:line="100" w:lineRule="atLeast"/>
                              <w:jc w:val="left"/>
                              <w:rPr>
                                <w:i/>
                                <w:iCs/>
                                <w:sz w:val="10"/>
                                <w:szCs w:val="10"/>
                              </w:rPr>
                            </w:pPr>
                            <w:r w:rsidRPr="00EE06C4">
                              <w:rPr>
                                <w:rFonts w:hint="eastAsia"/>
                                <w:i/>
                                <w:iCs/>
                                <w:sz w:val="10"/>
                                <w:szCs w:val="10"/>
                              </w:rPr>
                              <w:t>c</w:t>
                            </w:r>
                            <w:r w:rsidRPr="00EE06C4">
                              <w:rPr>
                                <w:i/>
                                <w:iCs/>
                                <w:sz w:val="10"/>
                                <w:szCs w:val="10"/>
                              </w:rPr>
                              <w:t>anceled</w:t>
                            </w:r>
                            <w:r w:rsidRPr="00EE06C4">
                              <w:rPr>
                                <w:rFonts w:hint="eastAsia"/>
                                <w:i/>
                                <w:iCs/>
                                <w:sz w:val="10"/>
                                <w:szCs w:val="10"/>
                              </w:rPr>
                              <w:t>にfalseを設定</w:t>
                            </w:r>
                          </w:p>
                          <w:p w14:paraId="2C881D86" w14:textId="77777777" w:rsidR="0000563F" w:rsidRPr="00EE06C4" w:rsidRDefault="0000563F" w:rsidP="0000563F">
                            <w:pPr>
                              <w:snapToGrid w:val="0"/>
                              <w:spacing w:line="100" w:lineRule="atLeast"/>
                              <w:jc w:val="left"/>
                              <w:rPr>
                                <w:i/>
                                <w:iCs/>
                                <w:sz w:val="10"/>
                                <w:szCs w:val="10"/>
                              </w:rPr>
                            </w:pPr>
                            <w:r w:rsidRPr="00EE06C4">
                              <w:rPr>
                                <w:rFonts w:hint="eastAsia"/>
                                <w:i/>
                                <w:iCs/>
                                <w:sz w:val="10"/>
                                <w:szCs w:val="10"/>
                              </w:rPr>
                              <w:t>ログインWindowを非表示にし，消去</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42D3A" id="Text Box 72" o:spid="_x0000_s1149" type="#_x0000_t202" style="position:absolute;left:0;text-align:left;margin-left:327.6pt;margin-top:3.1pt;width:91.95pt;height:18.9pt;z-index:2516584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" filled="f" stroked="f" strokeweight=".5pt">
                <v:textbox inset="0,0,0,0">
                  <w:txbxContent>
                    <w:p w14:paraId="5785367C" w14:textId="77777777" w:rsidR="0000563F" w:rsidRPr="00EE06C4" w:rsidRDefault="0000563F" w:rsidP="0000563F">
                      <w:pPr>
                        <w:snapToGrid w:val="0"/>
                        <w:spacing w:line="100" w:lineRule="atLeast"/>
                        <w:jc w:val="left"/>
                        <w:rPr>
                          <w:i/>
                          <w:iCs/>
                          <w:sz w:val="10"/>
                          <w:szCs w:val="10"/>
                        </w:rPr>
                      </w:pPr>
                      <w:r w:rsidRPr="00EE06C4">
                        <w:rPr>
                          <w:rFonts w:hint="eastAsia"/>
                          <w:i/>
                          <w:iCs/>
                          <w:sz w:val="10"/>
                          <w:szCs w:val="10"/>
                        </w:rPr>
                        <w:t>c</w:t>
                      </w:r>
                      <w:r w:rsidRPr="00EE06C4">
                        <w:rPr>
                          <w:i/>
                          <w:iCs/>
                          <w:sz w:val="10"/>
                          <w:szCs w:val="10"/>
                        </w:rPr>
                        <w:t>anceled</w:t>
                      </w:r>
                      <w:r w:rsidRPr="00EE06C4">
                        <w:rPr>
                          <w:rFonts w:hint="eastAsia"/>
                          <w:i/>
                          <w:iCs/>
                          <w:sz w:val="10"/>
                          <w:szCs w:val="10"/>
                        </w:rPr>
                        <w:t>にfalseを設定</w:t>
                      </w:r>
                    </w:p>
                    <w:p w14:paraId="2C881D86" w14:textId="77777777" w:rsidR="0000563F" w:rsidRPr="00EE06C4" w:rsidRDefault="0000563F" w:rsidP="0000563F">
                      <w:pPr>
                        <w:snapToGrid w:val="0"/>
                        <w:spacing w:line="100" w:lineRule="atLeast"/>
                        <w:jc w:val="left"/>
                        <w:rPr>
                          <w:i/>
                          <w:iCs/>
                          <w:sz w:val="10"/>
                          <w:szCs w:val="10"/>
                        </w:rPr>
                      </w:pPr>
                      <w:r w:rsidRPr="00EE06C4">
                        <w:rPr>
                          <w:rFonts w:hint="eastAsia"/>
                          <w:i/>
                          <w:iCs/>
                          <w:sz w:val="10"/>
                          <w:szCs w:val="10"/>
                        </w:rPr>
                        <w:t>ログインWindowを非表示にし，消去</w:t>
                      </w:r>
                    </w:p>
                  </w:txbxContent>
                </v:textbox>
              </v:shape>
            </w:pict>
          </mc:Fallback>
        </mc:AlternateContent>
      </w:r>
      <w:r>
        <w:rPr>
          <w:noProof/>
        </w:rPr>
        <mc:AlternateContent>
          <mc:Choice Requires="wps">
            <w:drawing>
              <wp:anchor distT="0" distB="0" distL="114300" distR="114300" simplePos="0" relativeHeight="251658399" behindDoc="0" locked="0" layoutInCell="1" allowOverlap="1" wp14:anchorId="6E33BE3C" wp14:editId="5BE663D9">
                <wp:simplePos x="0" y="0"/>
                <wp:positionH relativeFrom="column">
                  <wp:posOffset>3749675</wp:posOffset>
                </wp:positionH>
                <wp:positionV relativeFrom="paragraph">
                  <wp:posOffset>163992</wp:posOffset>
                </wp:positionV>
                <wp:extent cx="343535" cy="0"/>
                <wp:effectExtent l="0" t="76200" r="18415" b="95250"/>
                <wp:wrapNone/>
                <wp:docPr id="73" name="Straight Arrow Connector 73"/>
                <wp:cNvGraphicFramePr/>
                <a:graphic xmlns:a="http://schemas.openxmlformats.org/drawingml/2006/main">
                  <a:graphicData uri="http://schemas.microsoft.com/office/word/2010/wordprocessingShape">
                    <wps:wsp>
                      <wps:cNvCnPr/>
                      <wps:spPr>
                        <a:xfrm>
                          <a:off x="0" y="0"/>
                          <a:ext cx="3435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0C7F8897" id="直線矢印コネクタ 73" o:spid="_x0000_s1026" type="#_x0000_t32" style="position:absolute;left:0;text-align:left;margin-left:295.25pt;margin-top:12.9pt;width:27.05pt;height:0;z-index:252158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" strokecolor="black [3200]" strokeweight=".5pt">
                <v:stroke endarrow="block" joinstyle="miter"/>
              </v:shape>
            </w:pict>
          </mc:Fallback>
        </mc:AlternateContent>
      </w:r>
      <w:r>
        <w:rPr>
          <w:noProof/>
        </w:rPr>
        <mc:AlternateContent>
          <mc:Choice Requires="wps">
            <w:drawing>
              <wp:anchor distT="0" distB="0" distL="114300" distR="114300" simplePos="0" relativeHeight="251658400" behindDoc="0" locked="0" layoutInCell="1" allowOverlap="1" wp14:anchorId="2EA4C834" wp14:editId="3091585F">
                <wp:simplePos x="0" y="0"/>
                <wp:positionH relativeFrom="column">
                  <wp:posOffset>2772638</wp:posOffset>
                </wp:positionH>
                <wp:positionV relativeFrom="paragraph">
                  <wp:posOffset>29432</wp:posOffset>
                </wp:positionV>
                <wp:extent cx="1033418" cy="240281"/>
                <wp:effectExtent l="0" t="0" r="14605" b="7620"/>
                <wp:wrapNone/>
                <wp:docPr id="77" name="Text Box 77"/>
                <wp:cNvGraphicFramePr/>
                <a:graphic xmlns:a="http://schemas.openxmlformats.org/drawingml/2006/main">
                  <a:graphicData uri="http://schemas.microsoft.com/office/word/2010/wordprocessingShape">
                    <wps:wsp>
                      <wps:cNvSpPr txBox="1"/>
                      <wps:spPr>
                        <a:xfrm>
                          <a:off x="0" y="0"/>
                          <a:ext cx="1033418" cy="240281"/>
                        </a:xfrm>
                        <a:prstGeom prst="rect">
                          <a:avLst/>
                        </a:prstGeom>
                        <a:noFill/>
                        <a:ln w="6350">
                          <a:noFill/>
                        </a:ln>
                      </wps:spPr>
                      <wps:txbx>
                        <w:txbxContent>
                          <w:p w14:paraId="6B9715D4" w14:textId="77777777" w:rsidR="0000563F" w:rsidRPr="004A778D" w:rsidRDefault="0000563F" w:rsidP="0000563F">
                            <w:pPr>
                              <w:snapToGrid w:val="0"/>
                              <w:spacing w:line="100" w:lineRule="atLeast"/>
                              <w:jc w:val="left"/>
                              <w:rPr>
                                <w:sz w:val="12"/>
                                <w:szCs w:val="12"/>
                              </w:rPr>
                            </w:pPr>
                            <w:r>
                              <w:rPr>
                                <w:rFonts w:hint="eastAsia"/>
                                <w:sz w:val="12"/>
                                <w:szCs w:val="12"/>
                              </w:rPr>
                              <w:t>ユーザがIDとパスワードを入力し，「OK」ボタン押下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4C834" id="Text Box 77" o:spid="_x0000_s1150" type="#_x0000_t202" style="position:absolute;left:0;text-align:left;margin-left:218.3pt;margin-top:2.3pt;width:81.35pt;height:18.9pt;z-index:2516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" filled="f" stroked="f" strokeweight=".5pt">
                <v:textbox inset="0,0,0,0">
                  <w:txbxContent>
                    <w:p w14:paraId="6B9715D4" w14:textId="77777777" w:rsidR="0000563F" w:rsidRPr="004A778D" w:rsidRDefault="0000563F" w:rsidP="0000563F">
                      <w:pPr>
                        <w:snapToGrid w:val="0"/>
                        <w:spacing w:line="100" w:lineRule="atLeast"/>
                        <w:jc w:val="left"/>
                        <w:rPr>
                          <w:sz w:val="12"/>
                          <w:szCs w:val="12"/>
                        </w:rPr>
                      </w:pPr>
                      <w:r>
                        <w:rPr>
                          <w:rFonts w:hint="eastAsia"/>
                          <w:sz w:val="12"/>
                          <w:szCs w:val="12"/>
                        </w:rPr>
                        <w:t>ユーザがIDとパスワードを入力し，「OK」ボタン押下</w:t>
                      </w:r>
                    </w:p>
                  </w:txbxContent>
                </v:textbox>
              </v:shape>
            </w:pict>
          </mc:Fallback>
        </mc:AlternateContent>
      </w:r>
    </w:p>
    <w:p w14:paraId="02F653CD" w14:textId="75CD5EC9" w:rsidR="0000563F" w:rsidRDefault="0000563F" w:rsidP="0000563F">
      <w:r>
        <w:rPr>
          <w:noProof/>
        </w:rPr>
        <mc:AlternateContent>
          <mc:Choice Requires="wps">
            <w:drawing>
              <wp:anchor distT="0" distB="0" distL="114300" distR="114300" simplePos="0" relativeHeight="251658407" behindDoc="0" locked="0" layoutInCell="1" allowOverlap="1" wp14:anchorId="7F23A975" wp14:editId="0DC703A4">
                <wp:simplePos x="0" y="0"/>
                <wp:positionH relativeFrom="column">
                  <wp:posOffset>4198361</wp:posOffset>
                </wp:positionH>
                <wp:positionV relativeFrom="paragraph">
                  <wp:posOffset>104909</wp:posOffset>
                </wp:positionV>
                <wp:extent cx="543968" cy="103454"/>
                <wp:effectExtent l="0" t="0" r="8890" b="11430"/>
                <wp:wrapNone/>
                <wp:docPr id="78" name="Text Box 78"/>
                <wp:cNvGraphicFramePr/>
                <a:graphic xmlns:a="http://schemas.openxmlformats.org/drawingml/2006/main">
                  <a:graphicData uri="http://schemas.microsoft.com/office/word/2010/wordprocessingShape">
                    <wps:wsp>
                      <wps:cNvSpPr txBox="1"/>
                      <wps:spPr>
                        <a:xfrm>
                          <a:off x="0" y="0"/>
                          <a:ext cx="543968" cy="103454"/>
                        </a:xfrm>
                        <a:prstGeom prst="rect">
                          <a:avLst/>
                        </a:prstGeom>
                        <a:noFill/>
                        <a:ln w="6350">
                          <a:noFill/>
                        </a:ln>
                      </wps:spPr>
                      <wps:txbx>
                        <w:txbxContent>
                          <w:p w14:paraId="4DF3CCE2" w14:textId="77777777" w:rsidR="0000563F" w:rsidRPr="004A778D" w:rsidRDefault="0000563F" w:rsidP="0000563F">
                            <w:pPr>
                              <w:snapToGrid w:val="0"/>
                              <w:spacing w:line="100" w:lineRule="atLeast"/>
                              <w:jc w:val="left"/>
                              <w:rPr>
                                <w:sz w:val="12"/>
                                <w:szCs w:val="12"/>
                              </w:rPr>
                            </w:pPr>
                            <w:r>
                              <w:rPr>
                                <w:rFonts w:hint="eastAsia"/>
                                <w:sz w:val="12"/>
                                <w:szCs w:val="12"/>
                              </w:rPr>
                              <w:t>入力ユーザID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3A975" id="Text Box 78" o:spid="_x0000_s1151" type="#_x0000_t202" style="position:absolute;left:0;text-align:left;margin-left:330.6pt;margin-top:8.25pt;width:42.85pt;height:8.15pt;z-index:2516584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" filled="f" stroked="f" strokeweight=".5pt">
                <v:textbox inset="0,0,0,0">
                  <w:txbxContent>
                    <w:p w14:paraId="4DF3CCE2" w14:textId="77777777" w:rsidR="0000563F" w:rsidRPr="004A778D" w:rsidRDefault="0000563F" w:rsidP="0000563F">
                      <w:pPr>
                        <w:snapToGrid w:val="0"/>
                        <w:spacing w:line="100" w:lineRule="atLeast"/>
                        <w:jc w:val="left"/>
                        <w:rPr>
                          <w:sz w:val="12"/>
                          <w:szCs w:val="12"/>
                        </w:rPr>
                      </w:pPr>
                      <w:r>
                        <w:rPr>
                          <w:rFonts w:hint="eastAsia"/>
                          <w:sz w:val="12"/>
                          <w:szCs w:val="12"/>
                        </w:rPr>
                        <w:t>入力ユーザID</w:t>
                      </w:r>
                    </w:p>
                  </w:txbxContent>
                </v:textbox>
              </v:shape>
            </w:pict>
          </mc:Fallback>
        </mc:AlternateContent>
      </w:r>
      <w:r>
        <w:rPr>
          <w:noProof/>
        </w:rPr>
        <mc:AlternateContent>
          <mc:Choice Requires="wps">
            <w:drawing>
              <wp:anchor distT="0" distB="0" distL="114300" distR="114300" simplePos="0" relativeHeight="251658406" behindDoc="0" locked="0" layoutInCell="1" allowOverlap="1" wp14:anchorId="3C05F810" wp14:editId="60EA0B79">
                <wp:simplePos x="0" y="0"/>
                <wp:positionH relativeFrom="column">
                  <wp:posOffset>4152265</wp:posOffset>
                </wp:positionH>
                <wp:positionV relativeFrom="paragraph">
                  <wp:posOffset>210023</wp:posOffset>
                </wp:positionV>
                <wp:extent cx="921385" cy="0"/>
                <wp:effectExtent l="0" t="76200" r="12065" b="95250"/>
                <wp:wrapNone/>
                <wp:docPr id="80" name="Straight Arrow Connector 80"/>
                <wp:cNvGraphicFramePr/>
                <a:graphic xmlns:a="http://schemas.openxmlformats.org/drawingml/2006/main">
                  <a:graphicData uri="http://schemas.microsoft.com/office/word/2010/wordprocessingShape">
                    <wps:wsp>
                      <wps:cNvCnPr/>
                      <wps:spPr>
                        <a:xfrm>
                          <a:off x="0" y="0"/>
                          <a:ext cx="921385" cy="0"/>
                        </a:xfrm>
                        <a:prstGeom prst="straightConnector1">
                          <a:avLst/>
                        </a:prstGeom>
                        <a:ln>
                          <a:prstDash val="sysDot"/>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3656FF94" id="直線矢印コネクタ 80" o:spid="_x0000_s1026" type="#_x0000_t32" style="position:absolute;left:0;text-align:left;margin-left:326.95pt;margin-top:16.55pt;width:72.55pt;height:0;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" strokecolor="black [3200]" strokeweight=".5pt">
                <v:stroke dashstyle="1 1" endarrow="block" joinstyle="miter"/>
              </v:shape>
            </w:pict>
          </mc:Fallback>
        </mc:AlternateContent>
      </w:r>
      <w:r>
        <w:rPr>
          <w:noProof/>
        </w:rPr>
        <mc:AlternateContent>
          <mc:Choice Requires="wps">
            <w:drawing>
              <wp:anchor distT="0" distB="0" distL="114300" distR="114300" simplePos="0" relativeHeight="251658405" behindDoc="0" locked="0" layoutInCell="1" allowOverlap="1" wp14:anchorId="44588D43" wp14:editId="241BFDF3">
                <wp:simplePos x="0" y="0"/>
                <wp:positionH relativeFrom="column">
                  <wp:posOffset>4231005</wp:posOffset>
                </wp:positionH>
                <wp:positionV relativeFrom="paragraph">
                  <wp:posOffset>6188</wp:posOffset>
                </wp:positionV>
                <wp:extent cx="1384949" cy="123478"/>
                <wp:effectExtent l="0" t="0" r="5715" b="10160"/>
                <wp:wrapNone/>
                <wp:docPr id="81" name="Text Box 81"/>
                <wp:cNvGraphicFramePr/>
                <a:graphic xmlns:a="http://schemas.openxmlformats.org/drawingml/2006/main">
                  <a:graphicData uri="http://schemas.microsoft.com/office/word/2010/wordprocessingShape">
                    <wps:wsp>
                      <wps:cNvSpPr txBox="1"/>
                      <wps:spPr>
                        <a:xfrm>
                          <a:off x="0" y="0"/>
                          <a:ext cx="1384949" cy="123478"/>
                        </a:xfrm>
                        <a:prstGeom prst="rect">
                          <a:avLst/>
                        </a:prstGeom>
                        <a:noFill/>
                        <a:ln w="6350">
                          <a:noFill/>
                        </a:ln>
                      </wps:spPr>
                      <wps:txbx>
                        <w:txbxContent>
                          <w:p w14:paraId="531516CC" w14:textId="77777777" w:rsidR="0000563F" w:rsidRPr="004A778D" w:rsidRDefault="0000563F" w:rsidP="0000563F">
                            <w:pPr>
                              <w:snapToGrid w:val="0"/>
                              <w:spacing w:line="100" w:lineRule="atLeast"/>
                              <w:jc w:val="left"/>
                              <w:rPr>
                                <w:sz w:val="12"/>
                                <w:szCs w:val="12"/>
                              </w:rPr>
                            </w:pPr>
                            <w:r>
                              <w:rPr>
                                <w:rFonts w:hint="eastAsia"/>
                                <w:sz w:val="12"/>
                                <w:szCs w:val="12"/>
                              </w:rPr>
                              <w:t>t</w:t>
                            </w:r>
                            <w:r>
                              <w:rPr>
                                <w:sz w:val="12"/>
                                <w:szCs w:val="12"/>
                              </w:rPr>
                              <w:t>fUserID.getText(</w:t>
                            </w:r>
                            <w:r>
                              <w:rPr>
                                <w:rFonts w:hint="eastAsia"/>
                                <w:sz w:val="12"/>
                                <w:szCs w:val="12"/>
                              </w:rPr>
                              <w:t>入力ユーザID取得)</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88D43" id="Text Box 81" o:spid="_x0000_s1152" type="#_x0000_t202" style="position:absolute;left:0;text-align:left;margin-left:333.15pt;margin-top:.5pt;width:109.05pt;height:9.7pt;z-index:2516584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" filled="f" stroked="f" strokeweight=".5pt">
                <v:textbox inset="0,0,0,0">
                  <w:txbxContent>
                    <w:p w14:paraId="531516CC" w14:textId="77777777" w:rsidR="0000563F" w:rsidRPr="004A778D" w:rsidRDefault="0000563F" w:rsidP="0000563F">
                      <w:pPr>
                        <w:snapToGrid w:val="0"/>
                        <w:spacing w:line="100" w:lineRule="atLeast"/>
                        <w:jc w:val="left"/>
                        <w:rPr>
                          <w:sz w:val="12"/>
                          <w:szCs w:val="12"/>
                        </w:rPr>
                      </w:pPr>
                      <w:r>
                        <w:rPr>
                          <w:rFonts w:hint="eastAsia"/>
                          <w:sz w:val="12"/>
                          <w:szCs w:val="12"/>
                        </w:rPr>
                        <w:t>t</w:t>
                      </w:r>
                      <w:r>
                        <w:rPr>
                          <w:sz w:val="12"/>
                          <w:szCs w:val="12"/>
                        </w:rPr>
                        <w:t>fUserID.getText(</w:t>
                      </w:r>
                      <w:r>
                        <w:rPr>
                          <w:rFonts w:hint="eastAsia"/>
                          <w:sz w:val="12"/>
                          <w:szCs w:val="12"/>
                        </w:rPr>
                        <w:t>入力ユーザID取得)</w:t>
                      </w:r>
                    </w:p>
                  </w:txbxContent>
                </v:textbox>
              </v:shape>
            </w:pict>
          </mc:Fallback>
        </mc:AlternateContent>
      </w:r>
      <w:r>
        <w:rPr>
          <w:noProof/>
        </w:rPr>
        <mc:AlternateContent>
          <mc:Choice Requires="wps">
            <w:drawing>
              <wp:anchor distT="0" distB="0" distL="114300" distR="114300" simplePos="0" relativeHeight="251658404" behindDoc="0" locked="0" layoutInCell="1" allowOverlap="1" wp14:anchorId="14832365" wp14:editId="5A91BD67">
                <wp:simplePos x="0" y="0"/>
                <wp:positionH relativeFrom="column">
                  <wp:posOffset>4154467</wp:posOffset>
                </wp:positionH>
                <wp:positionV relativeFrom="paragraph">
                  <wp:posOffset>128483</wp:posOffset>
                </wp:positionV>
                <wp:extent cx="921454" cy="0"/>
                <wp:effectExtent l="38100" t="76200" r="0" b="95250"/>
                <wp:wrapNone/>
                <wp:docPr id="83" name="Straight Arrow Connector 83"/>
                <wp:cNvGraphicFramePr/>
                <a:graphic xmlns:a="http://schemas.openxmlformats.org/drawingml/2006/main">
                  <a:graphicData uri="http://schemas.microsoft.com/office/word/2010/wordprocessingShape">
                    <wps:wsp>
                      <wps:cNvCnPr/>
                      <wps:spPr>
                        <a:xfrm flipH="1">
                          <a:off x="0" y="0"/>
                          <a:ext cx="9214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264003D7" id="直線矢印コネクタ 83" o:spid="_x0000_s1026" type="#_x0000_t32" style="position:absolute;left:0;text-align:left;margin-left:327.1pt;margin-top:10.1pt;width:72.55pt;height:0;flip:x;z-index:252164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" strokecolor="black [3200]" strokeweight=".5pt">
                <v:stroke endarrow="block" joinstyle="miter"/>
              </v:shape>
            </w:pict>
          </mc:Fallback>
        </mc:AlternateContent>
      </w:r>
      <w:r>
        <w:rPr>
          <w:noProof/>
        </w:rPr>
        <mc:AlternateContent>
          <mc:Choice Requires="wps">
            <w:drawing>
              <wp:anchor distT="0" distB="0" distL="114300" distR="114300" simplePos="0" relativeHeight="251658403" behindDoc="0" locked="0" layoutInCell="1" allowOverlap="1" wp14:anchorId="20960737" wp14:editId="77718F42">
                <wp:simplePos x="0" y="0"/>
                <wp:positionH relativeFrom="column">
                  <wp:posOffset>4093683</wp:posOffset>
                </wp:positionH>
                <wp:positionV relativeFrom="paragraph">
                  <wp:posOffset>91440</wp:posOffset>
                </wp:positionV>
                <wp:extent cx="60070" cy="130152"/>
                <wp:effectExtent l="0" t="0" r="16510" b="22860"/>
                <wp:wrapNone/>
                <wp:docPr id="106" name="Rectangle 106"/>
                <wp:cNvGraphicFramePr/>
                <a:graphic xmlns:a="http://schemas.openxmlformats.org/drawingml/2006/main">
                  <a:graphicData uri="http://schemas.microsoft.com/office/word/2010/wordprocessingShape">
                    <wps:wsp>
                      <wps:cNvSpPr/>
                      <wps:spPr>
                        <a:xfrm>
                          <a:off x="0" y="0"/>
                          <a:ext cx="60070" cy="130152"/>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0328ADBE" id="正方形/長方形 106" o:spid="_x0000_s1026" style="position:absolute;left:0;text-align:left;margin-left:322.35pt;margin-top:7.2pt;width:4.75pt;height:10.25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" fillcolor="white [3212]" strokecolor="black [3213]" strokeweight=".5pt"/>
            </w:pict>
          </mc:Fallback>
        </mc:AlternateContent>
      </w:r>
    </w:p>
    <w:p w14:paraId="3EF9A41B" w14:textId="20539543" w:rsidR="0000563F" w:rsidRDefault="0000563F" w:rsidP="0000563F">
      <w:r>
        <w:rPr>
          <w:noProof/>
        </w:rPr>
        <mc:AlternateContent>
          <mc:Choice Requires="wps">
            <w:drawing>
              <wp:anchor distT="0" distB="0" distL="114300" distR="114300" simplePos="0" relativeHeight="251658414" behindDoc="0" locked="0" layoutInCell="1" allowOverlap="1" wp14:anchorId="2236A67E" wp14:editId="147A097A">
                <wp:simplePos x="0" y="0"/>
                <wp:positionH relativeFrom="column">
                  <wp:posOffset>5179375</wp:posOffset>
                </wp:positionH>
                <wp:positionV relativeFrom="paragraph">
                  <wp:posOffset>190222</wp:posOffset>
                </wp:positionV>
                <wp:extent cx="864342" cy="120140"/>
                <wp:effectExtent l="0" t="0" r="12065" b="13335"/>
                <wp:wrapNone/>
                <wp:docPr id="131" name="Text Box 131"/>
                <wp:cNvGraphicFramePr/>
                <a:graphic xmlns:a="http://schemas.openxmlformats.org/drawingml/2006/main">
                  <a:graphicData uri="http://schemas.microsoft.com/office/word/2010/wordprocessingShape">
                    <wps:wsp>
                      <wps:cNvSpPr txBox="1"/>
                      <wps:spPr>
                        <a:xfrm>
                          <a:off x="0" y="0"/>
                          <a:ext cx="864342" cy="120140"/>
                        </a:xfrm>
                        <a:prstGeom prst="rect">
                          <a:avLst/>
                        </a:prstGeom>
                        <a:noFill/>
                        <a:ln w="6350">
                          <a:noFill/>
                        </a:ln>
                      </wps:spPr>
                      <wps:txbx>
                        <w:txbxContent>
                          <w:p w14:paraId="21FBC895" w14:textId="77777777" w:rsidR="0000563F" w:rsidRPr="004A778D" w:rsidRDefault="0000563F" w:rsidP="0000563F">
                            <w:pPr>
                              <w:snapToGrid w:val="0"/>
                              <w:spacing w:line="100" w:lineRule="atLeast"/>
                              <w:jc w:val="left"/>
                              <w:rPr>
                                <w:sz w:val="12"/>
                                <w:szCs w:val="12"/>
                              </w:rPr>
                            </w:pPr>
                            <w:r>
                              <w:rPr>
                                <w:rFonts w:hint="eastAsia"/>
                                <w:sz w:val="12"/>
                                <w:szCs w:val="12"/>
                              </w:rPr>
                              <w:t>c</w:t>
                            </w:r>
                            <w:r>
                              <w:rPr>
                                <w:sz w:val="12"/>
                                <w:szCs w:val="12"/>
                              </w:rPr>
                              <w:t>onnectDB(DB</w:t>
                            </w:r>
                            <w:r>
                              <w:rPr>
                                <w:rFonts w:hint="eastAsia"/>
                                <w:sz w:val="12"/>
                                <w:szCs w:val="12"/>
                              </w:rPr>
                              <w:t>に接続)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6A67E" id="Text Box 131" o:spid="_x0000_s1153" type="#_x0000_t202" style="position:absolute;left:0;text-align:left;margin-left:407.8pt;margin-top:15pt;width:68.05pt;height:9.45pt;z-index:2516584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" filled="f" stroked="f" strokeweight=".5pt">
                <v:textbox inset="0,0,0,0">
                  <w:txbxContent>
                    <w:p w14:paraId="21FBC895" w14:textId="77777777" w:rsidR="0000563F" w:rsidRPr="004A778D" w:rsidRDefault="0000563F" w:rsidP="0000563F">
                      <w:pPr>
                        <w:snapToGrid w:val="0"/>
                        <w:spacing w:line="100" w:lineRule="atLeast"/>
                        <w:jc w:val="left"/>
                        <w:rPr>
                          <w:sz w:val="12"/>
                          <w:szCs w:val="12"/>
                        </w:rPr>
                      </w:pPr>
                      <w:r>
                        <w:rPr>
                          <w:rFonts w:hint="eastAsia"/>
                          <w:sz w:val="12"/>
                          <w:szCs w:val="12"/>
                        </w:rPr>
                        <w:t>c</w:t>
                      </w:r>
                      <w:r>
                        <w:rPr>
                          <w:sz w:val="12"/>
                          <w:szCs w:val="12"/>
                        </w:rPr>
                        <w:t>onnectDB(DB</w:t>
                      </w:r>
                      <w:r>
                        <w:rPr>
                          <w:rFonts w:hint="eastAsia"/>
                          <w:sz w:val="12"/>
                          <w:szCs w:val="12"/>
                        </w:rPr>
                        <w:t>に接続)</w:t>
                      </w:r>
                    </w:p>
                  </w:txbxContent>
                </v:textbox>
              </v:shape>
            </w:pict>
          </mc:Fallback>
        </mc:AlternateContent>
      </w:r>
      <w:r>
        <w:rPr>
          <w:noProof/>
        </w:rPr>
        <mc:AlternateContent>
          <mc:Choice Requires="wps">
            <w:drawing>
              <wp:anchor distT="0" distB="0" distL="114300" distR="114300" simplePos="0" relativeHeight="251658411" behindDoc="0" locked="0" layoutInCell="1" allowOverlap="1" wp14:anchorId="38FDD390" wp14:editId="5C5268EF">
                <wp:simplePos x="0" y="0"/>
                <wp:positionH relativeFrom="column">
                  <wp:posOffset>4224817</wp:posOffset>
                </wp:positionH>
                <wp:positionV relativeFrom="paragraph">
                  <wp:posOffset>144145</wp:posOffset>
                </wp:positionV>
                <wp:extent cx="543560" cy="102870"/>
                <wp:effectExtent l="0" t="0" r="8890" b="11430"/>
                <wp:wrapNone/>
                <wp:docPr id="193" name="Text Box 193"/>
                <wp:cNvGraphicFramePr/>
                <a:graphic xmlns:a="http://schemas.openxmlformats.org/drawingml/2006/main">
                  <a:graphicData uri="http://schemas.microsoft.com/office/word/2010/wordprocessingShape">
                    <wps:wsp>
                      <wps:cNvSpPr txBox="1"/>
                      <wps:spPr>
                        <a:xfrm>
                          <a:off x="0" y="0"/>
                          <a:ext cx="543560" cy="102870"/>
                        </a:xfrm>
                        <a:prstGeom prst="rect">
                          <a:avLst/>
                        </a:prstGeom>
                        <a:noFill/>
                        <a:ln w="6350">
                          <a:noFill/>
                        </a:ln>
                      </wps:spPr>
                      <wps:txbx>
                        <w:txbxContent>
                          <w:p w14:paraId="75228940" w14:textId="77777777" w:rsidR="0000563F" w:rsidRPr="004A778D" w:rsidRDefault="0000563F" w:rsidP="0000563F">
                            <w:pPr>
                              <w:snapToGrid w:val="0"/>
                              <w:spacing w:line="100" w:lineRule="atLeast"/>
                              <w:jc w:val="left"/>
                              <w:rPr>
                                <w:sz w:val="12"/>
                                <w:szCs w:val="12"/>
                              </w:rPr>
                            </w:pPr>
                            <w:r>
                              <w:rPr>
                                <w:rFonts w:hint="eastAsia"/>
                                <w:sz w:val="12"/>
                                <w:szCs w:val="12"/>
                              </w:rPr>
                              <w:t>入力パスワード</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DD390" id="Text Box 193" o:spid="_x0000_s1154" type="#_x0000_t202" style="position:absolute;left:0;text-align:left;margin-left:332.65pt;margin-top:11.35pt;width:42.8pt;height:8.1pt;z-index:2516584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" filled="f" stroked="f" strokeweight=".5pt">
                <v:textbox inset="0,0,0,0">
                  <w:txbxContent>
                    <w:p w14:paraId="75228940" w14:textId="77777777" w:rsidR="0000563F" w:rsidRPr="004A778D" w:rsidRDefault="0000563F" w:rsidP="0000563F">
                      <w:pPr>
                        <w:snapToGrid w:val="0"/>
                        <w:spacing w:line="100" w:lineRule="atLeast"/>
                        <w:jc w:val="left"/>
                        <w:rPr>
                          <w:sz w:val="12"/>
                          <w:szCs w:val="12"/>
                        </w:rPr>
                      </w:pPr>
                      <w:r>
                        <w:rPr>
                          <w:rFonts w:hint="eastAsia"/>
                          <w:sz w:val="12"/>
                          <w:szCs w:val="12"/>
                        </w:rPr>
                        <w:t>入力パスワード</w:t>
                      </w:r>
                    </w:p>
                  </w:txbxContent>
                </v:textbox>
              </v:shape>
            </w:pict>
          </mc:Fallback>
        </mc:AlternateContent>
      </w:r>
      <w:r>
        <w:rPr>
          <w:noProof/>
        </w:rPr>
        <mc:AlternateContent>
          <mc:Choice Requires="wps">
            <w:drawing>
              <wp:anchor distT="0" distB="0" distL="114300" distR="114300" simplePos="0" relativeHeight="251658408" behindDoc="0" locked="0" layoutInCell="1" allowOverlap="1" wp14:anchorId="24CC2167" wp14:editId="26E36686">
                <wp:simplePos x="0" y="0"/>
                <wp:positionH relativeFrom="column">
                  <wp:posOffset>4155602</wp:posOffset>
                </wp:positionH>
                <wp:positionV relativeFrom="paragraph">
                  <wp:posOffset>163195</wp:posOffset>
                </wp:positionV>
                <wp:extent cx="921385" cy="0"/>
                <wp:effectExtent l="38100" t="76200" r="0" b="95250"/>
                <wp:wrapNone/>
                <wp:docPr id="195" name="Straight Arrow Connector 195"/>
                <wp:cNvGraphicFramePr/>
                <a:graphic xmlns:a="http://schemas.openxmlformats.org/drawingml/2006/main">
                  <a:graphicData uri="http://schemas.microsoft.com/office/word/2010/wordprocessingShape">
                    <wps:wsp>
                      <wps:cNvCnPr/>
                      <wps:spPr>
                        <a:xfrm flipH="1">
                          <a:off x="0" y="0"/>
                          <a:ext cx="9213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799422D6" id="直線矢印コネクタ 195" o:spid="_x0000_s1026" type="#_x0000_t32" style="position:absolute;left:0;text-align:left;margin-left:327.2pt;margin-top:12.85pt;width:72.55pt;height:0;flip:x;z-index:252168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" strokecolor="black [3200]" strokeweight=".5pt">
                <v:stroke endarrow="block" joinstyle="miter"/>
              </v:shape>
            </w:pict>
          </mc:Fallback>
        </mc:AlternateContent>
      </w:r>
      <w:r>
        <w:rPr>
          <w:noProof/>
        </w:rPr>
        <mc:AlternateContent>
          <mc:Choice Requires="wps">
            <w:drawing>
              <wp:anchor distT="0" distB="0" distL="114300" distR="114300" simplePos="0" relativeHeight="251658412" behindDoc="0" locked="0" layoutInCell="1" allowOverlap="1" wp14:anchorId="59F0DC09" wp14:editId="60908A90">
                <wp:simplePos x="0" y="0"/>
                <wp:positionH relativeFrom="column">
                  <wp:posOffset>4099560</wp:posOffset>
                </wp:positionH>
                <wp:positionV relativeFrom="paragraph">
                  <wp:posOffset>141767</wp:posOffset>
                </wp:positionV>
                <wp:extent cx="59690" cy="129540"/>
                <wp:effectExtent l="0" t="0" r="16510" b="22860"/>
                <wp:wrapNone/>
                <wp:docPr id="211" name="Rectangle 211"/>
                <wp:cNvGraphicFramePr/>
                <a:graphic xmlns:a="http://schemas.openxmlformats.org/drawingml/2006/main">
                  <a:graphicData uri="http://schemas.microsoft.com/office/word/2010/wordprocessingShape">
                    <wps:wsp>
                      <wps:cNvSpPr/>
                      <wps:spPr>
                        <a:xfrm>
                          <a:off x="0" y="0"/>
                          <a:ext cx="59690" cy="1295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4FCC1A1F" id="正方形/長方形 211" o:spid="_x0000_s1026" style="position:absolute;left:0;text-align:left;margin-left:322.8pt;margin-top:11.15pt;width:4.7pt;height:10.2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" fillcolor="white [3212]" strokecolor="black [3213]" strokeweight=".5pt"/>
            </w:pict>
          </mc:Fallback>
        </mc:AlternateContent>
      </w:r>
      <w:r>
        <w:rPr>
          <w:noProof/>
        </w:rPr>
        <mc:AlternateContent>
          <mc:Choice Requires="wps">
            <w:drawing>
              <wp:anchor distT="0" distB="0" distL="114300" distR="114300" simplePos="0" relativeHeight="251658409" behindDoc="0" locked="0" layoutInCell="1" allowOverlap="1" wp14:anchorId="1E51927C" wp14:editId="7CE0E224">
                <wp:simplePos x="0" y="0"/>
                <wp:positionH relativeFrom="column">
                  <wp:posOffset>4233707</wp:posOffset>
                </wp:positionH>
                <wp:positionV relativeFrom="paragraph">
                  <wp:posOffset>57785</wp:posOffset>
                </wp:positionV>
                <wp:extent cx="1457960" cy="99695"/>
                <wp:effectExtent l="0" t="0" r="8890" b="14605"/>
                <wp:wrapNone/>
                <wp:docPr id="212" name="Text Box 212"/>
                <wp:cNvGraphicFramePr/>
                <a:graphic xmlns:a="http://schemas.openxmlformats.org/drawingml/2006/main">
                  <a:graphicData uri="http://schemas.microsoft.com/office/word/2010/wordprocessingShape">
                    <wps:wsp>
                      <wps:cNvSpPr txBox="1"/>
                      <wps:spPr>
                        <a:xfrm>
                          <a:off x="0" y="0"/>
                          <a:ext cx="1457960" cy="99695"/>
                        </a:xfrm>
                        <a:prstGeom prst="rect">
                          <a:avLst/>
                        </a:prstGeom>
                        <a:noFill/>
                        <a:ln w="6350">
                          <a:noFill/>
                        </a:ln>
                      </wps:spPr>
                      <wps:txbx>
                        <w:txbxContent>
                          <w:p w14:paraId="7AA963C4" w14:textId="77777777" w:rsidR="0000563F" w:rsidRPr="004A778D" w:rsidRDefault="0000563F" w:rsidP="0000563F">
                            <w:pPr>
                              <w:snapToGrid w:val="0"/>
                              <w:spacing w:line="100" w:lineRule="atLeast"/>
                              <w:jc w:val="left"/>
                              <w:rPr>
                                <w:sz w:val="12"/>
                                <w:szCs w:val="12"/>
                              </w:rPr>
                            </w:pPr>
                            <w:r>
                              <w:rPr>
                                <w:rFonts w:hint="eastAsia"/>
                                <w:sz w:val="12"/>
                                <w:szCs w:val="12"/>
                              </w:rPr>
                              <w:t>t</w:t>
                            </w:r>
                            <w:r>
                              <w:rPr>
                                <w:sz w:val="12"/>
                                <w:szCs w:val="12"/>
                              </w:rPr>
                              <w:t>fPassword.getText(</w:t>
                            </w:r>
                            <w:r>
                              <w:rPr>
                                <w:rFonts w:hint="eastAsia"/>
                                <w:sz w:val="12"/>
                                <w:szCs w:val="12"/>
                              </w:rPr>
                              <w:t>入力パスワード取得)</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1927C" id="Text Box 212" o:spid="_x0000_s1155" type="#_x0000_t202" style="position:absolute;left:0;text-align:left;margin-left:333.35pt;margin-top:4.55pt;width:114.8pt;height:7.85pt;z-index:2516584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" filled="f" stroked="f" strokeweight=".5pt">
                <v:textbox inset="0,0,0,0">
                  <w:txbxContent>
                    <w:p w14:paraId="7AA963C4" w14:textId="77777777" w:rsidR="0000563F" w:rsidRPr="004A778D" w:rsidRDefault="0000563F" w:rsidP="0000563F">
                      <w:pPr>
                        <w:snapToGrid w:val="0"/>
                        <w:spacing w:line="100" w:lineRule="atLeast"/>
                        <w:jc w:val="left"/>
                        <w:rPr>
                          <w:sz w:val="12"/>
                          <w:szCs w:val="12"/>
                        </w:rPr>
                      </w:pPr>
                      <w:r>
                        <w:rPr>
                          <w:rFonts w:hint="eastAsia"/>
                          <w:sz w:val="12"/>
                          <w:szCs w:val="12"/>
                        </w:rPr>
                        <w:t>t</w:t>
                      </w:r>
                      <w:r>
                        <w:rPr>
                          <w:sz w:val="12"/>
                          <w:szCs w:val="12"/>
                        </w:rPr>
                        <w:t>fPassword.getText(</w:t>
                      </w:r>
                      <w:r>
                        <w:rPr>
                          <w:rFonts w:hint="eastAsia"/>
                          <w:sz w:val="12"/>
                          <w:szCs w:val="12"/>
                        </w:rPr>
                        <w:t>入力パスワード取得)</w:t>
                      </w:r>
                    </w:p>
                  </w:txbxContent>
                </v:textbox>
              </v:shape>
            </w:pict>
          </mc:Fallback>
        </mc:AlternateContent>
      </w:r>
      <w:r>
        <w:rPr>
          <w:noProof/>
        </w:rPr>
        <mc:AlternateContent>
          <mc:Choice Requires="wps">
            <w:drawing>
              <wp:anchor distT="0" distB="0" distL="114300" distR="114300" simplePos="0" relativeHeight="251658410" behindDoc="0" locked="0" layoutInCell="1" allowOverlap="1" wp14:anchorId="12C984E7" wp14:editId="5A507982">
                <wp:simplePos x="0" y="0"/>
                <wp:positionH relativeFrom="column">
                  <wp:posOffset>4141470</wp:posOffset>
                </wp:positionH>
                <wp:positionV relativeFrom="paragraph">
                  <wp:posOffset>244475</wp:posOffset>
                </wp:positionV>
                <wp:extent cx="921385" cy="0"/>
                <wp:effectExtent l="0" t="76200" r="12065" b="95250"/>
                <wp:wrapNone/>
                <wp:docPr id="213" name="Straight Arrow Connector 213"/>
                <wp:cNvGraphicFramePr/>
                <a:graphic xmlns:a="http://schemas.openxmlformats.org/drawingml/2006/main">
                  <a:graphicData uri="http://schemas.microsoft.com/office/word/2010/wordprocessingShape">
                    <wps:wsp>
                      <wps:cNvCnPr/>
                      <wps:spPr>
                        <a:xfrm>
                          <a:off x="0" y="0"/>
                          <a:ext cx="921385" cy="0"/>
                        </a:xfrm>
                        <a:prstGeom prst="straightConnector1">
                          <a:avLst/>
                        </a:prstGeom>
                        <a:ln>
                          <a:prstDash val="sysDot"/>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16A8243E" id="直線矢印コネクタ 213" o:spid="_x0000_s1026" type="#_x0000_t32" style="position:absolute;left:0;text-align:left;margin-left:326.1pt;margin-top:19.25pt;width:72.55pt;height:0;z-index:252170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" strokecolor="black [3200]" strokeweight=".5pt">
                <v:stroke dashstyle="1 1" endarrow="block" joinstyle="miter"/>
              </v:shape>
            </w:pict>
          </mc:Fallback>
        </mc:AlternateContent>
      </w:r>
    </w:p>
    <w:p w14:paraId="0A198857" w14:textId="5085217E" w:rsidR="0000563F" w:rsidRDefault="0000563F" w:rsidP="0000563F">
      <w:r>
        <w:rPr>
          <w:noProof/>
        </w:rPr>
        <mc:AlternateContent>
          <mc:Choice Requires="wps">
            <w:drawing>
              <wp:anchor distT="0" distB="0" distL="114300" distR="114300" simplePos="0" relativeHeight="251658423" behindDoc="0" locked="0" layoutInCell="1" allowOverlap="1" wp14:anchorId="0363CC5A" wp14:editId="0AAC24EE">
                <wp:simplePos x="0" y="0"/>
                <wp:positionH relativeFrom="column">
                  <wp:posOffset>4164965</wp:posOffset>
                </wp:positionH>
                <wp:positionV relativeFrom="paragraph">
                  <wp:posOffset>69688</wp:posOffset>
                </wp:positionV>
                <wp:extent cx="943610" cy="120140"/>
                <wp:effectExtent l="0" t="0" r="8890" b="13335"/>
                <wp:wrapNone/>
                <wp:docPr id="214" name="Text Box 214"/>
                <wp:cNvGraphicFramePr/>
                <a:graphic xmlns:a="http://schemas.openxmlformats.org/drawingml/2006/main">
                  <a:graphicData uri="http://schemas.microsoft.com/office/word/2010/wordprocessingShape">
                    <wps:wsp>
                      <wps:cNvSpPr txBox="1"/>
                      <wps:spPr>
                        <a:xfrm>
                          <a:off x="0" y="0"/>
                          <a:ext cx="943610" cy="120140"/>
                        </a:xfrm>
                        <a:prstGeom prst="rect">
                          <a:avLst/>
                        </a:prstGeom>
                        <a:noFill/>
                        <a:ln w="6350">
                          <a:noFill/>
                        </a:ln>
                      </wps:spPr>
                      <wps:txbx>
                        <w:txbxContent>
                          <w:p w14:paraId="7A32ADAC" w14:textId="6EF7EE65" w:rsidR="0000563F" w:rsidRPr="007D630A" w:rsidRDefault="00956317" w:rsidP="0000563F">
                            <w:pPr>
                              <w:snapToGrid w:val="0"/>
                              <w:spacing w:line="100" w:lineRule="atLeast"/>
                              <w:jc w:val="left"/>
                              <w:rPr>
                                <w:i/>
                                <w:iCs/>
                                <w:sz w:val="10"/>
                                <w:szCs w:val="10"/>
                              </w:rPr>
                            </w:pPr>
                            <w:r>
                              <w:rPr>
                                <w:rFonts w:hint="eastAsia"/>
                                <w:i/>
                                <w:iCs/>
                                <w:sz w:val="10"/>
                                <w:szCs w:val="10"/>
                              </w:rPr>
                              <w:t>SELECT文で</w:t>
                            </w:r>
                            <w:r w:rsidR="007F02F9">
                              <w:rPr>
                                <w:rFonts w:hint="eastAsia"/>
                                <w:i/>
                                <w:iCs/>
                                <w:sz w:val="10"/>
                                <w:szCs w:val="10"/>
                              </w:rPr>
                              <w:t>戻りデータが</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3CC5A" id="Text Box 214" o:spid="_x0000_s1156" type="#_x0000_t202" style="position:absolute;left:0;text-align:left;margin-left:327.95pt;margin-top:5.5pt;width:74.3pt;height:9.45pt;z-index:2516584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" filled="f" stroked="f" strokeweight=".5pt">
                <v:textbox inset="0,0,0,0">
                  <w:txbxContent>
                    <w:p w14:paraId="7A32ADAC" w14:textId="6EF7EE65" w:rsidR="0000563F" w:rsidRPr="007D630A" w:rsidRDefault="00956317" w:rsidP="0000563F">
                      <w:pPr>
                        <w:snapToGrid w:val="0"/>
                        <w:spacing w:line="100" w:lineRule="atLeast"/>
                        <w:jc w:val="left"/>
                        <w:rPr>
                          <w:i/>
                          <w:iCs/>
                          <w:sz w:val="10"/>
                          <w:szCs w:val="10"/>
                        </w:rPr>
                      </w:pPr>
                      <w:r>
                        <w:rPr>
                          <w:rFonts w:hint="eastAsia"/>
                          <w:i/>
                          <w:iCs/>
                          <w:sz w:val="10"/>
                          <w:szCs w:val="10"/>
                        </w:rPr>
                        <w:t>SELECT文で</w:t>
                      </w:r>
                      <w:r w:rsidR="007F02F9">
                        <w:rPr>
                          <w:rFonts w:hint="eastAsia"/>
                          <w:i/>
                          <w:iCs/>
                          <w:sz w:val="10"/>
                          <w:szCs w:val="10"/>
                        </w:rPr>
                        <w:t>戻りデータが</w:t>
                      </w:r>
                    </w:p>
                  </w:txbxContent>
                </v:textbox>
              </v:shape>
            </w:pict>
          </mc:Fallback>
        </mc:AlternateContent>
      </w:r>
      <w:r>
        <w:rPr>
          <w:noProof/>
        </w:rPr>
        <mc:AlternateContent>
          <mc:Choice Requires="wps">
            <w:drawing>
              <wp:anchor distT="0" distB="0" distL="114300" distR="114300" simplePos="0" relativeHeight="251658424" behindDoc="0" locked="0" layoutInCell="1" allowOverlap="1" wp14:anchorId="6077939F" wp14:editId="09117B02">
                <wp:simplePos x="0" y="0"/>
                <wp:positionH relativeFrom="column">
                  <wp:posOffset>4190203</wp:posOffset>
                </wp:positionH>
                <wp:positionV relativeFrom="paragraph">
                  <wp:posOffset>135890</wp:posOffset>
                </wp:positionV>
                <wp:extent cx="943610" cy="92812"/>
                <wp:effectExtent l="0" t="0" r="8890" b="2540"/>
                <wp:wrapNone/>
                <wp:docPr id="215" name="Text Box 215"/>
                <wp:cNvGraphicFramePr/>
                <a:graphic xmlns:a="http://schemas.openxmlformats.org/drawingml/2006/main">
                  <a:graphicData uri="http://schemas.microsoft.com/office/word/2010/wordprocessingShape">
                    <wps:wsp>
                      <wps:cNvSpPr txBox="1"/>
                      <wps:spPr>
                        <a:xfrm>
                          <a:off x="0" y="0"/>
                          <a:ext cx="943610" cy="92812"/>
                        </a:xfrm>
                        <a:prstGeom prst="rect">
                          <a:avLst/>
                        </a:prstGeom>
                        <a:noFill/>
                        <a:ln w="6350">
                          <a:noFill/>
                        </a:ln>
                      </wps:spPr>
                      <wps:txbx>
                        <w:txbxContent>
                          <w:p w14:paraId="6B73CD96" w14:textId="4B50E5ED" w:rsidR="0000563F" w:rsidRPr="007D630A" w:rsidRDefault="007F02F9" w:rsidP="0000563F">
                            <w:pPr>
                              <w:snapToGrid w:val="0"/>
                              <w:spacing w:line="100" w:lineRule="atLeast"/>
                              <w:jc w:val="left"/>
                              <w:rPr>
                                <w:i/>
                                <w:iCs/>
                                <w:sz w:val="10"/>
                                <w:szCs w:val="10"/>
                              </w:rPr>
                            </w:pPr>
                            <w:r>
                              <w:rPr>
                                <w:rFonts w:hint="eastAsia"/>
                                <w:i/>
                                <w:iCs/>
                                <w:sz w:val="10"/>
                                <w:szCs w:val="10"/>
                              </w:rPr>
                              <w:t>無いということは，指定した</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7939F" id="Text Box 215" o:spid="_x0000_s1157" type="#_x0000_t202" style="position:absolute;left:0;text-align:left;margin-left:329.95pt;margin-top:10.7pt;width:74.3pt;height:7.3pt;z-index:251658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" filled="f" stroked="f" strokeweight=".5pt">
                <v:textbox inset="0,0,0,0">
                  <w:txbxContent>
                    <w:p w14:paraId="6B73CD96" w14:textId="4B50E5ED" w:rsidR="0000563F" w:rsidRPr="007D630A" w:rsidRDefault="007F02F9" w:rsidP="0000563F">
                      <w:pPr>
                        <w:snapToGrid w:val="0"/>
                        <w:spacing w:line="100" w:lineRule="atLeast"/>
                        <w:jc w:val="left"/>
                        <w:rPr>
                          <w:i/>
                          <w:iCs/>
                          <w:sz w:val="10"/>
                          <w:szCs w:val="10"/>
                        </w:rPr>
                      </w:pPr>
                      <w:r>
                        <w:rPr>
                          <w:rFonts w:hint="eastAsia"/>
                          <w:i/>
                          <w:iCs/>
                          <w:sz w:val="10"/>
                          <w:szCs w:val="10"/>
                        </w:rPr>
                        <w:t>無いということは，指定した</w:t>
                      </w:r>
                    </w:p>
                  </w:txbxContent>
                </v:textbox>
              </v:shape>
            </w:pict>
          </mc:Fallback>
        </mc:AlternateContent>
      </w:r>
      <w:r>
        <w:rPr>
          <w:noProof/>
        </w:rPr>
        <mc:AlternateContent>
          <mc:Choice Requires="wps">
            <w:drawing>
              <wp:anchor distT="0" distB="0" distL="114300" distR="114300" simplePos="0" relativeHeight="251658425" behindDoc="0" locked="0" layoutInCell="1" allowOverlap="1" wp14:anchorId="1EF24290" wp14:editId="7EA8A635">
                <wp:simplePos x="0" y="0"/>
                <wp:positionH relativeFrom="column">
                  <wp:posOffset>4191955</wp:posOffset>
                </wp:positionH>
                <wp:positionV relativeFrom="paragraph">
                  <wp:posOffset>207566</wp:posOffset>
                </wp:positionV>
                <wp:extent cx="944022" cy="100116"/>
                <wp:effectExtent l="0" t="0" r="8890" b="14605"/>
                <wp:wrapNone/>
                <wp:docPr id="216" name="Text Box 216"/>
                <wp:cNvGraphicFramePr/>
                <a:graphic xmlns:a="http://schemas.openxmlformats.org/drawingml/2006/main">
                  <a:graphicData uri="http://schemas.microsoft.com/office/word/2010/wordprocessingShape">
                    <wps:wsp>
                      <wps:cNvSpPr txBox="1"/>
                      <wps:spPr>
                        <a:xfrm>
                          <a:off x="0" y="0"/>
                          <a:ext cx="944022" cy="100116"/>
                        </a:xfrm>
                        <a:prstGeom prst="rect">
                          <a:avLst/>
                        </a:prstGeom>
                        <a:noFill/>
                        <a:ln w="6350">
                          <a:noFill/>
                        </a:ln>
                      </wps:spPr>
                      <wps:txbx>
                        <w:txbxContent>
                          <w:p w14:paraId="075828DA" w14:textId="0F06E276" w:rsidR="0000563F" w:rsidRPr="007D630A" w:rsidRDefault="007F02F9" w:rsidP="0000563F">
                            <w:pPr>
                              <w:snapToGrid w:val="0"/>
                              <w:spacing w:line="100" w:lineRule="atLeast"/>
                              <w:jc w:val="left"/>
                              <w:rPr>
                                <w:i/>
                                <w:iCs/>
                                <w:sz w:val="10"/>
                                <w:szCs w:val="10"/>
                              </w:rPr>
                            </w:pPr>
                            <w:r>
                              <w:rPr>
                                <w:i/>
                                <w:iCs/>
                                <w:sz w:val="10"/>
                                <w:szCs w:val="10"/>
                              </w:rPr>
                              <w:t>ID</w:t>
                            </w:r>
                            <w:r>
                              <w:rPr>
                                <w:rFonts w:hint="eastAsia"/>
                                <w:i/>
                                <w:iCs/>
                                <w:sz w:val="10"/>
                                <w:szCs w:val="10"/>
                              </w:rPr>
                              <w:t>が存在しない</w:t>
                            </w:r>
                            <w:r w:rsidR="00972BC3">
                              <w:rPr>
                                <w:rFonts w:hint="eastAsia"/>
                                <w:i/>
                                <w:iCs/>
                                <w:sz w:val="10"/>
                                <w:szCs w:val="10"/>
                              </w:rPr>
                              <w:t>と判断．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24290" id="Text Box 216" o:spid="_x0000_s1158" type="#_x0000_t202" style="position:absolute;left:0;text-align:left;margin-left:330.1pt;margin-top:16.35pt;width:74.35pt;height:7.9pt;z-index:2516584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" filled="f" stroked="f" strokeweight=".5pt">
                <v:textbox inset="0,0,0,0">
                  <w:txbxContent>
                    <w:p w14:paraId="075828DA" w14:textId="0F06E276" w:rsidR="0000563F" w:rsidRPr="007D630A" w:rsidRDefault="007F02F9" w:rsidP="0000563F">
                      <w:pPr>
                        <w:snapToGrid w:val="0"/>
                        <w:spacing w:line="100" w:lineRule="atLeast"/>
                        <w:jc w:val="left"/>
                        <w:rPr>
                          <w:i/>
                          <w:iCs/>
                          <w:sz w:val="10"/>
                          <w:szCs w:val="10"/>
                        </w:rPr>
                      </w:pPr>
                      <w:r>
                        <w:rPr>
                          <w:i/>
                          <w:iCs/>
                          <w:sz w:val="10"/>
                          <w:szCs w:val="10"/>
                        </w:rPr>
                        <w:t>ID</w:t>
                      </w:r>
                      <w:r>
                        <w:rPr>
                          <w:rFonts w:hint="eastAsia"/>
                          <w:i/>
                          <w:iCs/>
                          <w:sz w:val="10"/>
                          <w:szCs w:val="10"/>
                        </w:rPr>
                        <w:t>が存在しない</w:t>
                      </w:r>
                      <w:r w:rsidR="00972BC3">
                        <w:rPr>
                          <w:rFonts w:hint="eastAsia"/>
                          <w:i/>
                          <w:iCs/>
                          <w:sz w:val="10"/>
                          <w:szCs w:val="10"/>
                        </w:rPr>
                        <w:t>と判断．</w:t>
                      </w:r>
                    </w:p>
                  </w:txbxContent>
                </v:textbox>
              </v:shape>
            </w:pict>
          </mc:Fallback>
        </mc:AlternateContent>
      </w:r>
      <w:r>
        <w:rPr>
          <w:noProof/>
        </w:rPr>
        <mc:AlternateContent>
          <mc:Choice Requires="wps">
            <w:drawing>
              <wp:anchor distT="0" distB="0" distL="114300" distR="114300" simplePos="0" relativeHeight="251658420" behindDoc="0" locked="0" layoutInCell="1" allowOverlap="1" wp14:anchorId="753D8FD7" wp14:editId="46C514BC">
                <wp:simplePos x="0" y="0"/>
                <wp:positionH relativeFrom="column">
                  <wp:posOffset>5192724</wp:posOffset>
                </wp:positionH>
                <wp:positionV relativeFrom="paragraph">
                  <wp:posOffset>215251</wp:posOffset>
                </wp:positionV>
                <wp:extent cx="1154680" cy="102898"/>
                <wp:effectExtent l="0" t="0" r="7620" b="11430"/>
                <wp:wrapNone/>
                <wp:docPr id="218" name="Text Box 218"/>
                <wp:cNvGraphicFramePr/>
                <a:graphic xmlns:a="http://schemas.openxmlformats.org/drawingml/2006/main">
                  <a:graphicData uri="http://schemas.microsoft.com/office/word/2010/wordprocessingShape">
                    <wps:wsp>
                      <wps:cNvSpPr txBox="1"/>
                      <wps:spPr>
                        <a:xfrm>
                          <a:off x="0" y="0"/>
                          <a:ext cx="1154680" cy="102898"/>
                        </a:xfrm>
                        <a:prstGeom prst="rect">
                          <a:avLst/>
                        </a:prstGeom>
                        <a:noFill/>
                        <a:ln w="6350">
                          <a:noFill/>
                        </a:ln>
                      </wps:spPr>
                      <wps:txbx>
                        <w:txbxContent>
                          <w:p w14:paraId="660DA068" w14:textId="6A40DF37" w:rsidR="0000563F" w:rsidRPr="004A778D" w:rsidRDefault="0000563F" w:rsidP="0000563F">
                            <w:pPr>
                              <w:snapToGrid w:val="0"/>
                              <w:spacing w:line="100" w:lineRule="atLeast"/>
                              <w:jc w:val="left"/>
                              <w:rPr>
                                <w:sz w:val="12"/>
                                <w:szCs w:val="12"/>
                              </w:rPr>
                            </w:pPr>
                            <w:r>
                              <w:rPr>
                                <w:rFonts w:hint="eastAsia"/>
                                <w:sz w:val="12"/>
                                <w:szCs w:val="12"/>
                              </w:rPr>
                              <w:t>データ無し</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D8FD7" id="Text Box 218" o:spid="_x0000_s1159" type="#_x0000_t202" style="position:absolute;left:0;text-align:left;margin-left:408.9pt;margin-top:16.95pt;width:90.9pt;height:8.1pt;z-index:2516584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" filled="f" stroked="f" strokeweight=".5pt">
                <v:textbox inset="0,0,0,0">
                  <w:txbxContent>
                    <w:p w14:paraId="660DA068" w14:textId="6A40DF37" w:rsidR="0000563F" w:rsidRPr="004A778D" w:rsidRDefault="0000563F" w:rsidP="0000563F">
                      <w:pPr>
                        <w:snapToGrid w:val="0"/>
                        <w:spacing w:line="100" w:lineRule="atLeast"/>
                        <w:jc w:val="left"/>
                        <w:rPr>
                          <w:sz w:val="12"/>
                          <w:szCs w:val="12"/>
                        </w:rPr>
                      </w:pPr>
                      <w:r>
                        <w:rPr>
                          <w:rFonts w:hint="eastAsia"/>
                          <w:sz w:val="12"/>
                          <w:szCs w:val="12"/>
                        </w:rPr>
                        <w:t>データ無し</w:t>
                      </w:r>
                    </w:p>
                  </w:txbxContent>
                </v:textbox>
              </v:shape>
            </w:pict>
          </mc:Fallback>
        </mc:AlternateContent>
      </w:r>
      <w:r>
        <w:rPr>
          <w:noProof/>
        </w:rPr>
        <mc:AlternateContent>
          <mc:Choice Requires="wps">
            <w:drawing>
              <wp:anchor distT="0" distB="0" distL="114300" distR="114300" simplePos="0" relativeHeight="251658418" behindDoc="0" locked="0" layoutInCell="1" allowOverlap="1" wp14:anchorId="613A0D65" wp14:editId="6045CC31">
                <wp:simplePos x="0" y="0"/>
                <wp:positionH relativeFrom="column">
                  <wp:posOffset>5986145</wp:posOffset>
                </wp:positionH>
                <wp:positionV relativeFrom="paragraph">
                  <wp:posOffset>123663</wp:posOffset>
                </wp:positionV>
                <wp:extent cx="727515" cy="86740"/>
                <wp:effectExtent l="0" t="0" r="0" b="8890"/>
                <wp:wrapNone/>
                <wp:docPr id="219" name="Text Box 219"/>
                <wp:cNvGraphicFramePr/>
                <a:graphic xmlns:a="http://schemas.openxmlformats.org/drawingml/2006/main">
                  <a:graphicData uri="http://schemas.microsoft.com/office/word/2010/wordprocessingShape">
                    <wps:wsp>
                      <wps:cNvSpPr txBox="1"/>
                      <wps:spPr>
                        <a:xfrm>
                          <a:off x="0" y="0"/>
                          <a:ext cx="727515" cy="86740"/>
                        </a:xfrm>
                        <a:prstGeom prst="rect">
                          <a:avLst/>
                        </a:prstGeom>
                        <a:noFill/>
                        <a:ln w="6350">
                          <a:noFill/>
                        </a:ln>
                      </wps:spPr>
                      <wps:txbx>
                        <w:txbxContent>
                          <w:p w14:paraId="415783CC" w14:textId="77777777" w:rsidR="0000563F" w:rsidRPr="00CF5F23" w:rsidRDefault="0000563F" w:rsidP="0000563F">
                            <w:pPr>
                              <w:snapToGrid w:val="0"/>
                              <w:spacing w:line="100" w:lineRule="atLeast"/>
                              <w:jc w:val="left"/>
                              <w:rPr>
                                <w:sz w:val="10"/>
                                <w:szCs w:val="10"/>
                              </w:rPr>
                            </w:pPr>
                            <w:r w:rsidRPr="00CF5F23">
                              <w:rPr>
                                <w:rFonts w:hint="eastAsia"/>
                                <w:sz w:val="10"/>
                                <w:szCs w:val="10"/>
                              </w:rPr>
                              <w:t>と合致するタプルを取得</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A0D65" id="Text Box 219" o:spid="_x0000_s1160" type="#_x0000_t202" style="position:absolute;left:0;text-align:left;margin-left:471.35pt;margin-top:9.75pt;width:57.3pt;height:6.85pt;z-index:2516584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" filled="f" stroked="f" strokeweight=".5pt">
                <v:textbox inset="0,0,0,0">
                  <w:txbxContent>
                    <w:p w14:paraId="415783CC" w14:textId="77777777" w:rsidR="0000563F" w:rsidRPr="00CF5F23" w:rsidRDefault="0000563F" w:rsidP="0000563F">
                      <w:pPr>
                        <w:snapToGrid w:val="0"/>
                        <w:spacing w:line="100" w:lineRule="atLeast"/>
                        <w:jc w:val="left"/>
                        <w:rPr>
                          <w:sz w:val="10"/>
                          <w:szCs w:val="10"/>
                        </w:rPr>
                      </w:pPr>
                      <w:r w:rsidRPr="00CF5F23">
                        <w:rPr>
                          <w:rFonts w:hint="eastAsia"/>
                          <w:sz w:val="10"/>
                          <w:szCs w:val="10"/>
                        </w:rPr>
                        <w:t>と合致するタプルを取得</w:t>
                      </w:r>
                    </w:p>
                  </w:txbxContent>
                </v:textbox>
              </v:shape>
            </w:pict>
          </mc:Fallback>
        </mc:AlternateContent>
      </w:r>
      <w:r>
        <w:rPr>
          <w:noProof/>
        </w:rPr>
        <mc:AlternateContent>
          <mc:Choice Requires="wps">
            <w:drawing>
              <wp:anchor distT="0" distB="0" distL="114300" distR="114300" simplePos="0" relativeHeight="251658417" behindDoc="0" locked="0" layoutInCell="1" allowOverlap="1" wp14:anchorId="0184CCB6" wp14:editId="2844538B">
                <wp:simplePos x="0" y="0"/>
                <wp:positionH relativeFrom="column">
                  <wp:posOffset>5892800</wp:posOffset>
                </wp:positionH>
                <wp:positionV relativeFrom="paragraph">
                  <wp:posOffset>56353</wp:posOffset>
                </wp:positionV>
                <wp:extent cx="820957" cy="9678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820957" cy="96780"/>
                        </a:xfrm>
                        <a:prstGeom prst="rect">
                          <a:avLst/>
                        </a:prstGeom>
                        <a:noFill/>
                        <a:ln w="6350">
                          <a:noFill/>
                        </a:ln>
                      </wps:spPr>
                      <wps:txbx>
                        <w:txbxContent>
                          <w:p w14:paraId="13CFC43C" w14:textId="77777777" w:rsidR="0000563F" w:rsidRPr="00CF5F23" w:rsidRDefault="0000563F" w:rsidP="0000563F">
                            <w:pPr>
                              <w:snapToGrid w:val="0"/>
                              <w:spacing w:line="100" w:lineRule="atLeast"/>
                              <w:jc w:val="left"/>
                              <w:rPr>
                                <w:sz w:val="10"/>
                                <w:szCs w:val="10"/>
                              </w:rPr>
                            </w:pPr>
                            <w:r w:rsidRPr="00CF5F23">
                              <w:rPr>
                                <w:sz w:val="10"/>
                                <w:szCs w:val="10"/>
                              </w:rPr>
                              <w:t>SELECT文で</w:t>
                            </w:r>
                            <w:r w:rsidRPr="00CF5F23">
                              <w:rPr>
                                <w:rFonts w:hint="eastAsia"/>
                                <w:sz w:val="10"/>
                                <w:szCs w:val="10"/>
                              </w:rPr>
                              <w:t>入力ユーザID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4CCB6" id="Text Box 220" o:spid="_x0000_s1161" type="#_x0000_t202" style="position:absolute;left:0;text-align:left;margin-left:464pt;margin-top:4.45pt;width:64.65pt;height:7.6pt;z-index:2516584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" filled="f" stroked="f" strokeweight=".5pt">
                <v:textbox inset="0,0,0,0">
                  <w:txbxContent>
                    <w:p w14:paraId="13CFC43C" w14:textId="77777777" w:rsidR="0000563F" w:rsidRPr="00CF5F23" w:rsidRDefault="0000563F" w:rsidP="0000563F">
                      <w:pPr>
                        <w:snapToGrid w:val="0"/>
                        <w:spacing w:line="100" w:lineRule="atLeast"/>
                        <w:jc w:val="left"/>
                        <w:rPr>
                          <w:sz w:val="10"/>
                          <w:szCs w:val="10"/>
                        </w:rPr>
                      </w:pPr>
                      <w:r w:rsidRPr="00CF5F23">
                        <w:rPr>
                          <w:sz w:val="10"/>
                          <w:szCs w:val="10"/>
                        </w:rPr>
                        <w:t>SELECT文で</w:t>
                      </w:r>
                      <w:r w:rsidRPr="00CF5F23">
                        <w:rPr>
                          <w:rFonts w:hint="eastAsia"/>
                          <w:sz w:val="10"/>
                          <w:szCs w:val="10"/>
                        </w:rPr>
                        <w:t>入力ユーザID</w:t>
                      </w:r>
                    </w:p>
                  </w:txbxContent>
                </v:textbox>
              </v:shape>
            </w:pict>
          </mc:Fallback>
        </mc:AlternateContent>
      </w:r>
      <w:r>
        <w:rPr>
          <w:noProof/>
        </w:rPr>
        <mc:AlternateContent>
          <mc:Choice Requires="wps">
            <w:drawing>
              <wp:anchor distT="0" distB="0" distL="114300" distR="114300" simplePos="0" relativeHeight="251658416" behindDoc="0" locked="0" layoutInCell="1" allowOverlap="1" wp14:anchorId="56B8E2D0" wp14:editId="7110B032">
                <wp:simplePos x="0" y="0"/>
                <wp:positionH relativeFrom="column">
                  <wp:posOffset>5165725</wp:posOffset>
                </wp:positionH>
                <wp:positionV relativeFrom="paragraph">
                  <wp:posOffset>117948</wp:posOffset>
                </wp:positionV>
                <wp:extent cx="790923" cy="99560"/>
                <wp:effectExtent l="0" t="0" r="9525" b="15240"/>
                <wp:wrapNone/>
                <wp:docPr id="221" name="Text Box 221"/>
                <wp:cNvGraphicFramePr/>
                <a:graphic xmlns:a="http://schemas.openxmlformats.org/drawingml/2006/main">
                  <a:graphicData uri="http://schemas.microsoft.com/office/word/2010/wordprocessingShape">
                    <wps:wsp>
                      <wps:cNvSpPr txBox="1"/>
                      <wps:spPr>
                        <a:xfrm>
                          <a:off x="0" y="0"/>
                          <a:ext cx="790923" cy="99560"/>
                        </a:xfrm>
                        <a:prstGeom prst="rect">
                          <a:avLst/>
                        </a:prstGeom>
                        <a:noFill/>
                        <a:ln w="6350">
                          <a:noFill/>
                        </a:ln>
                      </wps:spPr>
                      <wps:txbx>
                        <w:txbxContent>
                          <w:p w14:paraId="59A30E20" w14:textId="77777777" w:rsidR="0000563F" w:rsidRPr="004A778D" w:rsidRDefault="0000563F" w:rsidP="0000563F">
                            <w:pPr>
                              <w:snapToGrid w:val="0"/>
                              <w:spacing w:line="100" w:lineRule="atLeast"/>
                              <w:jc w:val="left"/>
                              <w:rPr>
                                <w:sz w:val="12"/>
                                <w:szCs w:val="12"/>
                              </w:rPr>
                            </w:pPr>
                            <w:r>
                              <w:rPr>
                                <w:rFonts w:hint="eastAsia"/>
                                <w:sz w:val="12"/>
                                <w:szCs w:val="12"/>
                              </w:rPr>
                              <w:t>sqlStmt.executeQuery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8E2D0" id="Text Box 221" o:spid="_x0000_s1162" type="#_x0000_t202" style="position:absolute;left:0;text-align:left;margin-left:406.75pt;margin-top:9.3pt;width:62.3pt;height:7.85pt;z-index:25165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" filled="f" stroked="f" strokeweight=".5pt">
                <v:textbox inset="0,0,0,0">
                  <w:txbxContent>
                    <w:p w14:paraId="59A30E20" w14:textId="77777777" w:rsidR="0000563F" w:rsidRPr="004A778D" w:rsidRDefault="0000563F" w:rsidP="0000563F">
                      <w:pPr>
                        <w:snapToGrid w:val="0"/>
                        <w:spacing w:line="100" w:lineRule="atLeast"/>
                        <w:jc w:val="left"/>
                        <w:rPr>
                          <w:sz w:val="12"/>
                          <w:szCs w:val="12"/>
                        </w:rPr>
                      </w:pPr>
                      <w:r>
                        <w:rPr>
                          <w:rFonts w:hint="eastAsia"/>
                          <w:sz w:val="12"/>
                          <w:szCs w:val="12"/>
                        </w:rPr>
                        <w:t>sqlStmt.executeQuery</w:t>
                      </w:r>
                    </w:p>
                  </w:txbxContent>
                </v:textbox>
              </v:shape>
            </w:pict>
          </mc:Fallback>
        </mc:AlternateContent>
      </w:r>
      <w:r>
        <w:rPr>
          <w:noProof/>
        </w:rPr>
        <mc:AlternateContent>
          <mc:Choice Requires="wps">
            <w:drawing>
              <wp:anchor distT="0" distB="0" distL="114300" distR="114300" simplePos="0" relativeHeight="251658415" behindDoc="0" locked="0" layoutInCell="1" allowOverlap="1" wp14:anchorId="3AE095CB" wp14:editId="28CA399B">
                <wp:simplePos x="0" y="0"/>
                <wp:positionH relativeFrom="column">
                  <wp:posOffset>5136988</wp:posOffset>
                </wp:positionH>
                <wp:positionV relativeFrom="paragraph">
                  <wp:posOffset>219710</wp:posOffset>
                </wp:positionV>
                <wp:extent cx="1051296" cy="0"/>
                <wp:effectExtent l="0" t="76200" r="15875" b="95250"/>
                <wp:wrapNone/>
                <wp:docPr id="222" name="Straight Arrow Connector 222"/>
                <wp:cNvGraphicFramePr/>
                <a:graphic xmlns:a="http://schemas.openxmlformats.org/drawingml/2006/main">
                  <a:graphicData uri="http://schemas.microsoft.com/office/word/2010/wordprocessingShape">
                    <wps:wsp>
                      <wps:cNvCnPr/>
                      <wps:spPr>
                        <a:xfrm>
                          <a:off x="0" y="0"/>
                          <a:ext cx="10512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7CC00A65" id="直線矢印コネクタ 222" o:spid="_x0000_s1026" type="#_x0000_t32" style="position:absolute;left:0;text-align:left;margin-left:404.5pt;margin-top:17.3pt;width:82.8pt;height:0;z-index:252175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58413" behindDoc="0" locked="0" layoutInCell="1" allowOverlap="1" wp14:anchorId="16BD7935" wp14:editId="2420AC2D">
                <wp:simplePos x="0" y="0"/>
                <wp:positionH relativeFrom="column">
                  <wp:posOffset>5142596</wp:posOffset>
                </wp:positionH>
                <wp:positionV relativeFrom="paragraph">
                  <wp:posOffset>65076</wp:posOffset>
                </wp:positionV>
                <wp:extent cx="1051296" cy="0"/>
                <wp:effectExtent l="0" t="76200" r="15875" b="95250"/>
                <wp:wrapNone/>
                <wp:docPr id="223" name="Straight Arrow Connector 223"/>
                <wp:cNvGraphicFramePr/>
                <a:graphic xmlns:a="http://schemas.openxmlformats.org/drawingml/2006/main">
                  <a:graphicData uri="http://schemas.microsoft.com/office/word/2010/wordprocessingShape">
                    <wps:wsp>
                      <wps:cNvCnPr/>
                      <wps:spPr>
                        <a:xfrm>
                          <a:off x="0" y="0"/>
                          <a:ext cx="10512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3F5141DD" id="直線矢印コネクタ 223" o:spid="_x0000_s1026" type="#_x0000_t32" style="position:absolute;left:0;text-align:left;margin-left:404.95pt;margin-top:5.1pt;width:82.8pt;height:0;z-index:252173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" strokecolor="black [3200]" strokeweight=".5pt">
                <v:stroke endarrow="block" joinstyle="miter"/>
              </v:shape>
            </w:pict>
          </mc:Fallback>
        </mc:AlternateContent>
      </w:r>
    </w:p>
    <w:p w14:paraId="109024A3" w14:textId="470A0F6B" w:rsidR="0000563F" w:rsidRDefault="0000563F" w:rsidP="0000563F">
      <w:r>
        <w:rPr>
          <w:noProof/>
        </w:rPr>
        <mc:AlternateContent>
          <mc:Choice Requires="wps">
            <w:drawing>
              <wp:anchor distT="0" distB="0" distL="114300" distR="114300" simplePos="0" relativeHeight="251658428" behindDoc="0" locked="0" layoutInCell="1" allowOverlap="1" wp14:anchorId="04C63BDF" wp14:editId="64756F06">
                <wp:simplePos x="0" y="0"/>
                <wp:positionH relativeFrom="column">
                  <wp:posOffset>5219065</wp:posOffset>
                </wp:positionH>
                <wp:positionV relativeFrom="paragraph">
                  <wp:posOffset>217332</wp:posOffset>
                </wp:positionV>
                <wp:extent cx="864342" cy="120140"/>
                <wp:effectExtent l="0" t="0" r="12065" b="13335"/>
                <wp:wrapNone/>
                <wp:docPr id="224" name="Text Box 224"/>
                <wp:cNvGraphicFramePr/>
                <a:graphic xmlns:a="http://schemas.openxmlformats.org/drawingml/2006/main">
                  <a:graphicData uri="http://schemas.microsoft.com/office/word/2010/wordprocessingShape">
                    <wps:wsp>
                      <wps:cNvSpPr txBox="1"/>
                      <wps:spPr>
                        <a:xfrm>
                          <a:off x="0" y="0"/>
                          <a:ext cx="864342" cy="120140"/>
                        </a:xfrm>
                        <a:prstGeom prst="rect">
                          <a:avLst/>
                        </a:prstGeom>
                        <a:noFill/>
                        <a:ln w="6350">
                          <a:noFill/>
                        </a:ln>
                      </wps:spPr>
                      <wps:txbx>
                        <w:txbxContent>
                          <w:p w14:paraId="43B4F227" w14:textId="77777777" w:rsidR="0000563F" w:rsidRPr="004A778D" w:rsidRDefault="0000563F" w:rsidP="0000563F">
                            <w:pPr>
                              <w:snapToGrid w:val="0"/>
                              <w:spacing w:line="100" w:lineRule="atLeast"/>
                              <w:jc w:val="left"/>
                              <w:rPr>
                                <w:sz w:val="12"/>
                                <w:szCs w:val="12"/>
                              </w:rPr>
                            </w:pPr>
                            <w:r>
                              <w:rPr>
                                <w:sz w:val="12"/>
                                <w:szCs w:val="12"/>
                              </w:rPr>
                              <w:t>closeDB(DB</w:t>
                            </w:r>
                            <w:r>
                              <w:rPr>
                                <w:rFonts w:hint="eastAsia"/>
                                <w:sz w:val="12"/>
                                <w:szCs w:val="12"/>
                              </w:rPr>
                              <w:t>から切断)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63BDF" id="Text Box 224" o:spid="_x0000_s1163" type="#_x0000_t202" style="position:absolute;left:0;text-align:left;margin-left:410.95pt;margin-top:17.1pt;width:68.05pt;height:9.45pt;z-index:2516584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" filled="f" stroked="f" strokeweight=".5pt">
                <v:textbox inset="0,0,0,0">
                  <w:txbxContent>
                    <w:p w14:paraId="43B4F227" w14:textId="77777777" w:rsidR="0000563F" w:rsidRPr="004A778D" w:rsidRDefault="0000563F" w:rsidP="0000563F">
                      <w:pPr>
                        <w:snapToGrid w:val="0"/>
                        <w:spacing w:line="100" w:lineRule="atLeast"/>
                        <w:jc w:val="left"/>
                        <w:rPr>
                          <w:sz w:val="12"/>
                          <w:szCs w:val="12"/>
                        </w:rPr>
                      </w:pPr>
                      <w:r>
                        <w:rPr>
                          <w:sz w:val="12"/>
                          <w:szCs w:val="12"/>
                        </w:rPr>
                        <w:t>closeDB(DB</w:t>
                      </w:r>
                      <w:r>
                        <w:rPr>
                          <w:rFonts w:hint="eastAsia"/>
                          <w:sz w:val="12"/>
                          <w:szCs w:val="12"/>
                        </w:rPr>
                        <w:t>から切断)</w:t>
                      </w:r>
                    </w:p>
                  </w:txbxContent>
                </v:textbox>
              </v:shape>
            </w:pict>
          </mc:Fallback>
        </mc:AlternateContent>
      </w:r>
      <w:r>
        <w:rPr>
          <w:noProof/>
        </w:rPr>
        <mc:AlternateContent>
          <mc:Choice Requires="wps">
            <w:drawing>
              <wp:anchor distT="0" distB="0" distL="114300" distR="114300" simplePos="0" relativeHeight="251658421" behindDoc="0" locked="0" layoutInCell="1" allowOverlap="1" wp14:anchorId="534533B6" wp14:editId="11B95D9F">
                <wp:simplePos x="0" y="0"/>
                <wp:positionH relativeFrom="column">
                  <wp:posOffset>2005672</wp:posOffset>
                </wp:positionH>
                <wp:positionV relativeFrom="paragraph">
                  <wp:posOffset>116803</wp:posOffset>
                </wp:positionV>
                <wp:extent cx="63027" cy="90105"/>
                <wp:effectExtent l="0" t="0" r="13335" b="24765"/>
                <wp:wrapNone/>
                <wp:docPr id="227" name="Rectangle 227"/>
                <wp:cNvGraphicFramePr/>
                <a:graphic xmlns:a="http://schemas.openxmlformats.org/drawingml/2006/main">
                  <a:graphicData uri="http://schemas.microsoft.com/office/word/2010/wordprocessingShape">
                    <wps:wsp>
                      <wps:cNvSpPr/>
                      <wps:spPr>
                        <a:xfrm>
                          <a:off x="0" y="0"/>
                          <a:ext cx="63027" cy="90105"/>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635E316F" id="正方形/長方形 227" o:spid="_x0000_s1026" style="position:absolute;left:0;text-align:left;margin-left:157.95pt;margin-top:9.2pt;width:4.95pt;height:7.1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" fillcolor="white [3212]" strokecolor="black [3213]" strokeweight=".5pt"/>
            </w:pict>
          </mc:Fallback>
        </mc:AlternateContent>
      </w:r>
      <w:r>
        <w:rPr>
          <w:noProof/>
        </w:rPr>
        <mc:AlternateContent>
          <mc:Choice Requires="wps">
            <w:drawing>
              <wp:anchor distT="0" distB="0" distL="114300" distR="114300" simplePos="0" relativeHeight="251658426" behindDoc="0" locked="0" layoutInCell="1" allowOverlap="1" wp14:anchorId="712D0441" wp14:editId="26FD3F15">
                <wp:simplePos x="0" y="0"/>
                <wp:positionH relativeFrom="column">
                  <wp:posOffset>2269040</wp:posOffset>
                </wp:positionH>
                <wp:positionV relativeFrom="paragraph">
                  <wp:posOffset>46355</wp:posOffset>
                </wp:positionV>
                <wp:extent cx="1701986" cy="99695"/>
                <wp:effectExtent l="0" t="0" r="12700" b="14605"/>
                <wp:wrapNone/>
                <wp:docPr id="228" name="Text Box 228"/>
                <wp:cNvGraphicFramePr/>
                <a:graphic xmlns:a="http://schemas.openxmlformats.org/drawingml/2006/main">
                  <a:graphicData uri="http://schemas.microsoft.com/office/word/2010/wordprocessingShape">
                    <wps:wsp>
                      <wps:cNvSpPr txBox="1"/>
                      <wps:spPr>
                        <a:xfrm>
                          <a:off x="0" y="0"/>
                          <a:ext cx="1701986" cy="99695"/>
                        </a:xfrm>
                        <a:prstGeom prst="rect">
                          <a:avLst/>
                        </a:prstGeom>
                        <a:noFill/>
                        <a:ln w="6350">
                          <a:noFill/>
                        </a:ln>
                      </wps:spPr>
                      <wps:txbx>
                        <w:txbxContent>
                          <w:p w14:paraId="2114DDF1" w14:textId="73E3A0F2" w:rsidR="0000563F" w:rsidRPr="00956317" w:rsidRDefault="00956317" w:rsidP="0000563F">
                            <w:pPr>
                              <w:snapToGrid w:val="0"/>
                              <w:spacing w:line="100" w:lineRule="atLeast"/>
                              <w:jc w:val="left"/>
                              <w:rPr>
                                <w:sz w:val="12"/>
                                <w:szCs w:val="12"/>
                              </w:rPr>
                            </w:pPr>
                            <w:r w:rsidRPr="00956317">
                              <w:rPr>
                                <w:rFonts w:hint="eastAsia"/>
                                <w:sz w:val="12"/>
                                <w:szCs w:val="12"/>
                              </w:rPr>
                              <w:t>「IDが違います．」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D0441" id="Text Box 228" o:spid="_x0000_s1164" type="#_x0000_t202" style="position:absolute;left:0;text-align:left;margin-left:178.65pt;margin-top:3.65pt;width:134pt;height:7.85pt;z-index:2516584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" filled="f" stroked="f" strokeweight=".5pt">
                <v:textbox inset="0,0,0,0">
                  <w:txbxContent>
                    <w:p w14:paraId="2114DDF1" w14:textId="73E3A0F2" w:rsidR="0000563F" w:rsidRPr="00956317" w:rsidRDefault="00956317" w:rsidP="0000563F">
                      <w:pPr>
                        <w:snapToGrid w:val="0"/>
                        <w:spacing w:line="100" w:lineRule="atLeast"/>
                        <w:jc w:val="left"/>
                        <w:rPr>
                          <w:sz w:val="12"/>
                          <w:szCs w:val="12"/>
                        </w:rPr>
                      </w:pPr>
                      <w:r w:rsidRPr="00956317">
                        <w:rPr>
                          <w:rFonts w:hint="eastAsia"/>
                          <w:sz w:val="12"/>
                          <w:szCs w:val="12"/>
                        </w:rPr>
                        <w:t>「IDが違います．」</w:t>
                      </w:r>
                    </w:p>
                  </w:txbxContent>
                </v:textbox>
              </v:shape>
            </w:pict>
          </mc:Fallback>
        </mc:AlternateContent>
      </w:r>
      <w:r>
        <w:rPr>
          <w:noProof/>
        </w:rPr>
        <mc:AlternateContent>
          <mc:Choice Requires="wps">
            <w:drawing>
              <wp:anchor distT="0" distB="0" distL="114300" distR="114300" simplePos="0" relativeHeight="251658422" behindDoc="0" locked="0" layoutInCell="1" allowOverlap="1" wp14:anchorId="0EC000A6" wp14:editId="0F4950C4">
                <wp:simplePos x="0" y="0"/>
                <wp:positionH relativeFrom="column">
                  <wp:posOffset>2065363</wp:posOffset>
                </wp:positionH>
                <wp:positionV relativeFrom="paragraph">
                  <wp:posOffset>150175</wp:posOffset>
                </wp:positionV>
                <wp:extent cx="3007531" cy="0"/>
                <wp:effectExtent l="38100" t="76200" r="0" b="95250"/>
                <wp:wrapNone/>
                <wp:docPr id="230" name="Straight Arrow Connector 230"/>
                <wp:cNvGraphicFramePr/>
                <a:graphic xmlns:a="http://schemas.openxmlformats.org/drawingml/2006/main">
                  <a:graphicData uri="http://schemas.microsoft.com/office/word/2010/wordprocessingShape">
                    <wps:wsp>
                      <wps:cNvCnPr/>
                      <wps:spPr>
                        <a:xfrm flipH="1">
                          <a:off x="0" y="0"/>
                          <a:ext cx="3007531" cy="0"/>
                        </a:xfrm>
                        <a:prstGeom prst="straightConnector1">
                          <a:avLst/>
                        </a:prstGeom>
                        <a:ln>
                          <a:prstDash val="sysDot"/>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63FDDDD4" id="直線矢印コネクタ 230" o:spid="_x0000_s1026" type="#_x0000_t32" style="position:absolute;left:0;text-align:left;margin-left:162.65pt;margin-top:11.8pt;width:236.8pt;height:0;flip:x;z-index:252183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" strokecolor="black [3200]" strokeweight=".5pt">
                <v:stroke dashstyle="1 1" endarrow="block" joinstyle="miter"/>
              </v:shape>
            </w:pict>
          </mc:Fallback>
        </mc:AlternateContent>
      </w:r>
      <w:r>
        <w:rPr>
          <w:noProof/>
        </w:rPr>
        <mc:AlternateContent>
          <mc:Choice Requires="wps">
            <w:drawing>
              <wp:anchor distT="0" distB="0" distL="114300" distR="114300" simplePos="0" relativeHeight="251658419" behindDoc="0" locked="0" layoutInCell="1" allowOverlap="1" wp14:anchorId="60B68D93" wp14:editId="70B765B0">
                <wp:simplePos x="0" y="0"/>
                <wp:positionH relativeFrom="column">
                  <wp:posOffset>5135991</wp:posOffset>
                </wp:positionH>
                <wp:positionV relativeFrom="paragraph">
                  <wp:posOffset>90105</wp:posOffset>
                </wp:positionV>
                <wp:extent cx="1057901" cy="0"/>
                <wp:effectExtent l="38100" t="76200" r="0" b="95250"/>
                <wp:wrapNone/>
                <wp:docPr id="231" name="Straight Arrow Connector 231"/>
                <wp:cNvGraphicFramePr/>
                <a:graphic xmlns:a="http://schemas.openxmlformats.org/drawingml/2006/main">
                  <a:graphicData uri="http://schemas.microsoft.com/office/word/2010/wordprocessingShape">
                    <wps:wsp>
                      <wps:cNvCnPr/>
                      <wps:spPr>
                        <a:xfrm flipH="1">
                          <a:off x="0" y="0"/>
                          <a:ext cx="1057901" cy="0"/>
                        </a:xfrm>
                        <a:prstGeom prst="straightConnector1">
                          <a:avLst/>
                        </a:prstGeom>
                        <a:ln>
                          <a:prstDash val="sysDot"/>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22AB99C1" id="直線矢印コネクタ 231" o:spid="_x0000_s1026" type="#_x0000_t32" style="position:absolute;left:0;text-align:left;margin-left:404.4pt;margin-top:7.1pt;width:83.3pt;height:0;flip:x;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" strokecolor="black [3200]" strokeweight=".5pt">
                <v:stroke dashstyle="1 1" endarrow="block" joinstyle="miter"/>
              </v:shape>
            </w:pict>
          </mc:Fallback>
        </mc:AlternateContent>
      </w:r>
    </w:p>
    <w:p w14:paraId="04DA2915" w14:textId="43DCB03E" w:rsidR="0000563F" w:rsidRPr="00084A28" w:rsidRDefault="0000563F" w:rsidP="0000563F">
      <w:r>
        <w:rPr>
          <w:noProof/>
        </w:rPr>
        <mc:AlternateContent>
          <mc:Choice Requires="wps">
            <w:drawing>
              <wp:anchor distT="0" distB="0" distL="114300" distR="114300" simplePos="0" relativeHeight="251658427" behindDoc="0" locked="0" layoutInCell="1" allowOverlap="1" wp14:anchorId="119D5443" wp14:editId="5C69DDF9">
                <wp:simplePos x="0" y="0"/>
                <wp:positionH relativeFrom="column">
                  <wp:posOffset>5142230</wp:posOffset>
                </wp:positionH>
                <wp:positionV relativeFrom="paragraph">
                  <wp:posOffset>95723</wp:posOffset>
                </wp:positionV>
                <wp:extent cx="1043940" cy="0"/>
                <wp:effectExtent l="0" t="76200" r="22860" b="95250"/>
                <wp:wrapNone/>
                <wp:docPr id="232" name="Straight Arrow Connector 232"/>
                <wp:cNvGraphicFramePr/>
                <a:graphic xmlns:a="http://schemas.openxmlformats.org/drawingml/2006/main">
                  <a:graphicData uri="http://schemas.microsoft.com/office/word/2010/wordprocessingShape">
                    <wps:wsp>
                      <wps:cNvCnPr/>
                      <wps:spPr>
                        <a:xfrm>
                          <a:off x="0" y="0"/>
                          <a:ext cx="10439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1BFB225A" id="直線矢印コネクタ 232" o:spid="_x0000_s1026" type="#_x0000_t32" style="position:absolute;left:0;text-align:left;margin-left:404.9pt;margin-top:7.55pt;width:82.2pt;height:0;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" strokecolor="black [3200]" strokeweight=".5pt">
                <v:stroke endarrow="block" joinstyle="miter"/>
              </v:shape>
            </w:pict>
          </mc:Fallback>
        </mc:AlternateContent>
      </w:r>
    </w:p>
    <w:p w14:paraId="61AA0CBF" w14:textId="3C05196D" w:rsidR="004D257D" w:rsidRDefault="004D257D" w:rsidP="009E2D3F">
      <w:pPr>
        <w:pStyle w:val="ListParagraph"/>
        <w:ind w:leftChars="0" w:left="992"/>
      </w:pPr>
    </w:p>
    <w:p w14:paraId="782572D4" w14:textId="55F49F8C" w:rsidR="004D257D" w:rsidRDefault="004D257D" w:rsidP="009E2D3F">
      <w:pPr>
        <w:pStyle w:val="ListParagraph"/>
        <w:ind w:leftChars="0" w:left="992"/>
      </w:pPr>
    </w:p>
    <w:p w14:paraId="254EB514" w14:textId="5A6C8D35" w:rsidR="009E2D3F" w:rsidRDefault="002338ED" w:rsidP="002338ED">
      <w:pPr>
        <w:ind w:firstLine="840"/>
        <w:outlineLvl w:val="2"/>
      </w:pPr>
      <w:bookmarkStart w:id="58" w:name="_Toc138931292"/>
      <w:r>
        <w:t xml:space="preserve">4.2.4 </w:t>
      </w:r>
      <w:r w:rsidR="00F63A0F">
        <w:rPr>
          <w:rFonts w:hint="eastAsia"/>
        </w:rPr>
        <w:t>ID，パスワード入力～パスワード不一致</w:t>
      </w:r>
      <w:bookmarkEnd w:id="58"/>
    </w:p>
    <w:p w14:paraId="55C95261" w14:textId="2ADD089F" w:rsidR="00CF7DD4" w:rsidRDefault="00CF7DD4" w:rsidP="00EE4BEB">
      <w:pPr>
        <w:pStyle w:val="ListParagraph"/>
        <w:ind w:leftChars="502" w:left="1054" w:firstLineChars="100" w:firstLine="210"/>
      </w:pPr>
      <w:r>
        <w:rPr>
          <w:rFonts w:hint="eastAsia"/>
        </w:rPr>
        <w:t>本シーケンスは，ログインダイアログ表示中に</w:t>
      </w:r>
      <w:r w:rsidR="00DE1A8C">
        <w:rPr>
          <w:rFonts w:hint="eastAsia"/>
        </w:rPr>
        <w:t>登録済み</w:t>
      </w:r>
      <w:r>
        <w:rPr>
          <w:rFonts w:hint="eastAsia"/>
        </w:rPr>
        <w:t>ユーザID</w:t>
      </w:r>
      <w:r w:rsidR="00DE1A8C">
        <w:rPr>
          <w:rFonts w:hint="eastAsia"/>
        </w:rPr>
        <w:t>及び</w:t>
      </w:r>
      <w:r w:rsidR="00EE4BEB">
        <w:rPr>
          <w:rFonts w:hint="eastAsia"/>
        </w:rPr>
        <w:t>誤った</w:t>
      </w:r>
      <w:r w:rsidR="00DE1A8C">
        <w:rPr>
          <w:rFonts w:hint="eastAsia"/>
        </w:rPr>
        <w:t>パスワード</w:t>
      </w:r>
      <w:r>
        <w:rPr>
          <w:rFonts w:hint="eastAsia"/>
        </w:rPr>
        <w:t>を入力し，OKボタンを押下した時のものである．（ex.4.2</w:t>
      </w:r>
      <w:r>
        <w:t xml:space="preserve"> </w:t>
      </w:r>
      <w:r>
        <w:rPr>
          <w:rFonts w:hint="eastAsia"/>
        </w:rPr>
        <w:t>ログインダイアログ表示からの継続）</w:t>
      </w:r>
    </w:p>
    <w:p w14:paraId="14F0A7A9" w14:textId="6E9F7FF1" w:rsidR="00F63A0F" w:rsidRPr="00CF7DD4" w:rsidRDefault="00F63A0F" w:rsidP="00F63A0F">
      <w:pPr>
        <w:pStyle w:val="ListParagraph"/>
      </w:pPr>
    </w:p>
    <w:p w14:paraId="16234F65" w14:textId="532C85F8" w:rsidR="00567EE8" w:rsidRDefault="00567EE8" w:rsidP="00567EE8">
      <w:r>
        <w:rPr>
          <w:noProof/>
        </w:rPr>
        <mc:AlternateContent>
          <mc:Choice Requires="wps">
            <w:drawing>
              <wp:anchor distT="0" distB="0" distL="114300" distR="114300" simplePos="0" relativeHeight="251658429" behindDoc="0" locked="0" layoutInCell="1" allowOverlap="1" wp14:anchorId="78E14FDC" wp14:editId="083123A8">
                <wp:simplePos x="0" y="0"/>
                <wp:positionH relativeFrom="column">
                  <wp:posOffset>590550</wp:posOffset>
                </wp:positionH>
                <wp:positionV relativeFrom="paragraph">
                  <wp:posOffset>40005</wp:posOffset>
                </wp:positionV>
                <wp:extent cx="739140" cy="226060"/>
                <wp:effectExtent l="0" t="0" r="22860" b="21590"/>
                <wp:wrapNone/>
                <wp:docPr id="241" name="Rectangle 241"/>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EE3841" w14:textId="77777777" w:rsidR="00567EE8" w:rsidRPr="00971FB6" w:rsidRDefault="00567EE8" w:rsidP="00567EE8">
                            <w:pPr>
                              <w:jc w:val="center"/>
                              <w:rPr>
                                <w:color w:val="000000" w:themeColor="text1"/>
                                <w:sz w:val="12"/>
                                <w:szCs w:val="12"/>
                              </w:rPr>
                            </w:pPr>
                            <w:r w:rsidRPr="00971FB6">
                              <w:rPr>
                                <w:color w:val="000000" w:themeColor="text1"/>
                                <w:sz w:val="12"/>
                                <w:szCs w:val="12"/>
                              </w:rPr>
                              <w:t>ReservationSystem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14FDC" id="Rectangle 241" o:spid="_x0000_s1165" style="position:absolute;left:0;text-align:left;margin-left:46.5pt;margin-top:3.15pt;width:58.2pt;height:17.8pt;z-index:2516584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" filled="f" strokecolor="black [3213]" strokeweight="1pt">
                <v:textbox inset="0,0,0,0">
                  <w:txbxContent>
                    <w:p w14:paraId="70EE3841" w14:textId="77777777" w:rsidR="00567EE8" w:rsidRPr="00971FB6" w:rsidRDefault="00567EE8" w:rsidP="00567EE8">
                      <w:pPr>
                        <w:jc w:val="center"/>
                        <w:rPr>
                          <w:color w:val="000000" w:themeColor="text1"/>
                          <w:sz w:val="12"/>
                          <w:szCs w:val="12"/>
                        </w:rPr>
                      </w:pPr>
                      <w:r w:rsidRPr="00971FB6">
                        <w:rPr>
                          <w:color w:val="000000" w:themeColor="text1"/>
                          <w:sz w:val="12"/>
                          <w:szCs w:val="12"/>
                        </w:rPr>
                        <w:t>ReservationSystem</w:t>
                      </w:r>
                    </w:p>
                  </w:txbxContent>
                </v:textbox>
              </v:rect>
            </w:pict>
          </mc:Fallback>
        </mc:AlternateContent>
      </w:r>
      <w:r>
        <w:rPr>
          <w:noProof/>
        </w:rPr>
        <mc:AlternateContent>
          <mc:Choice Requires="wps">
            <w:drawing>
              <wp:anchor distT="0" distB="0" distL="114300" distR="114300" simplePos="0" relativeHeight="251658430" behindDoc="0" locked="0" layoutInCell="1" allowOverlap="1" wp14:anchorId="7B9001D2" wp14:editId="60319BC7">
                <wp:simplePos x="0" y="0"/>
                <wp:positionH relativeFrom="column">
                  <wp:posOffset>1657985</wp:posOffset>
                </wp:positionH>
                <wp:positionV relativeFrom="paragraph">
                  <wp:posOffset>41275</wp:posOffset>
                </wp:positionV>
                <wp:extent cx="739140" cy="226060"/>
                <wp:effectExtent l="0" t="0" r="22860" b="21590"/>
                <wp:wrapNone/>
                <wp:docPr id="242" name="Rectangle 242"/>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F109F9" w14:textId="77777777" w:rsidR="00567EE8" w:rsidRPr="00971FB6" w:rsidRDefault="00567EE8" w:rsidP="00567EE8">
                            <w:pPr>
                              <w:jc w:val="center"/>
                              <w:rPr>
                                <w:color w:val="000000" w:themeColor="text1"/>
                                <w:sz w:val="12"/>
                                <w:szCs w:val="12"/>
                              </w:rPr>
                            </w:pPr>
                            <w:r>
                              <w:rPr>
                                <w:color w:val="000000" w:themeColor="text1"/>
                                <w:sz w:val="12"/>
                                <w:szCs w:val="12"/>
                              </w:rPr>
                              <w:t>MainFrame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9001D2" id="Rectangle 242" o:spid="_x0000_s1166" style="position:absolute;left:0;text-align:left;margin-left:130.55pt;margin-top:3.25pt;width:58.2pt;height:17.8pt;z-index:2516584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" filled="f" strokecolor="black [3213]" strokeweight="1pt">
                <v:textbox inset="0,0,0,0">
                  <w:txbxContent>
                    <w:p w14:paraId="7DF109F9" w14:textId="77777777" w:rsidR="00567EE8" w:rsidRPr="00971FB6" w:rsidRDefault="00567EE8" w:rsidP="00567EE8">
                      <w:pPr>
                        <w:jc w:val="center"/>
                        <w:rPr>
                          <w:color w:val="000000" w:themeColor="text1"/>
                          <w:sz w:val="12"/>
                          <w:szCs w:val="12"/>
                        </w:rPr>
                      </w:pPr>
                      <w:r>
                        <w:rPr>
                          <w:color w:val="000000" w:themeColor="text1"/>
                          <w:sz w:val="12"/>
                          <w:szCs w:val="12"/>
                        </w:rPr>
                        <w:t>MainFrame</w:t>
                      </w:r>
                    </w:p>
                  </w:txbxContent>
                </v:textbox>
              </v:rect>
            </w:pict>
          </mc:Fallback>
        </mc:AlternateContent>
      </w:r>
      <w:r>
        <w:rPr>
          <w:noProof/>
        </w:rPr>
        <mc:AlternateContent>
          <mc:Choice Requires="wps">
            <w:drawing>
              <wp:anchor distT="0" distB="0" distL="114300" distR="114300" simplePos="0" relativeHeight="251658431" behindDoc="0" locked="0" layoutInCell="1" allowOverlap="1" wp14:anchorId="246FBC5B" wp14:editId="6A320086">
                <wp:simplePos x="0" y="0"/>
                <wp:positionH relativeFrom="column">
                  <wp:posOffset>3745230</wp:posOffset>
                </wp:positionH>
                <wp:positionV relativeFrom="paragraph">
                  <wp:posOffset>41275</wp:posOffset>
                </wp:positionV>
                <wp:extent cx="739140" cy="226060"/>
                <wp:effectExtent l="0" t="0" r="22860" b="21590"/>
                <wp:wrapNone/>
                <wp:docPr id="246" name="Rectangle 246"/>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18991C" w14:textId="77777777" w:rsidR="00567EE8" w:rsidRPr="00971FB6" w:rsidRDefault="00567EE8" w:rsidP="00567EE8">
                            <w:pPr>
                              <w:jc w:val="center"/>
                              <w:rPr>
                                <w:color w:val="000000" w:themeColor="text1"/>
                                <w:sz w:val="12"/>
                                <w:szCs w:val="12"/>
                              </w:rPr>
                            </w:pPr>
                            <w:r>
                              <w:rPr>
                                <w:color w:val="000000" w:themeColor="text1"/>
                                <w:sz w:val="12"/>
                                <w:szCs w:val="12"/>
                              </w:rPr>
                              <w:t>LoginDialog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FBC5B" id="Rectangle 246" o:spid="_x0000_s1167" style="position:absolute;left:0;text-align:left;margin-left:294.9pt;margin-top:3.25pt;width:58.2pt;height:17.8pt;z-index:2516584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" filled="f" strokecolor="black [3213]" strokeweight="1pt">
                <v:textbox inset="0,0,0,0">
                  <w:txbxContent>
                    <w:p w14:paraId="2318991C" w14:textId="77777777" w:rsidR="00567EE8" w:rsidRPr="00971FB6" w:rsidRDefault="00567EE8" w:rsidP="00567EE8">
                      <w:pPr>
                        <w:jc w:val="center"/>
                        <w:rPr>
                          <w:color w:val="000000" w:themeColor="text1"/>
                          <w:sz w:val="12"/>
                          <w:szCs w:val="12"/>
                        </w:rPr>
                      </w:pPr>
                      <w:r>
                        <w:rPr>
                          <w:color w:val="000000" w:themeColor="text1"/>
                          <w:sz w:val="12"/>
                          <w:szCs w:val="12"/>
                        </w:rPr>
                        <w:t>LoginDialog</w:t>
                      </w:r>
                    </w:p>
                  </w:txbxContent>
                </v:textbox>
              </v:rect>
            </w:pict>
          </mc:Fallback>
        </mc:AlternateContent>
      </w:r>
      <w:r>
        <w:rPr>
          <w:noProof/>
        </w:rPr>
        <mc:AlternateContent>
          <mc:Choice Requires="wps">
            <w:drawing>
              <wp:anchor distT="0" distB="0" distL="114300" distR="114300" simplePos="0" relativeHeight="251658432" behindDoc="0" locked="0" layoutInCell="1" allowOverlap="1" wp14:anchorId="3B75C280" wp14:editId="1B4B0FB7">
                <wp:simplePos x="0" y="0"/>
                <wp:positionH relativeFrom="column">
                  <wp:posOffset>4742815</wp:posOffset>
                </wp:positionH>
                <wp:positionV relativeFrom="paragraph">
                  <wp:posOffset>39370</wp:posOffset>
                </wp:positionV>
                <wp:extent cx="739140" cy="226060"/>
                <wp:effectExtent l="0" t="0" r="22860" b="21590"/>
                <wp:wrapNone/>
                <wp:docPr id="248" name="Rectangle 248"/>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B68032" w14:textId="77777777" w:rsidR="00567EE8" w:rsidRPr="00971FB6" w:rsidRDefault="00567EE8" w:rsidP="00567EE8">
                            <w:pPr>
                              <w:jc w:val="center"/>
                              <w:rPr>
                                <w:color w:val="000000" w:themeColor="text1"/>
                                <w:sz w:val="12"/>
                                <w:szCs w:val="12"/>
                              </w:rPr>
                            </w:pPr>
                            <w:r>
                              <w:rPr>
                                <w:color w:val="000000" w:themeColor="text1"/>
                                <w:sz w:val="12"/>
                                <w:szCs w:val="12"/>
                              </w:rPr>
                              <w:t>ReservationControl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5C280" id="Rectangle 248" o:spid="_x0000_s1168" style="position:absolute;left:0;text-align:left;margin-left:373.45pt;margin-top:3.1pt;width:58.2pt;height:17.8pt;z-index:2516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" filled="f" strokecolor="black [3213]" strokeweight="1pt">
                <v:textbox inset="0,0,0,0">
                  <w:txbxContent>
                    <w:p w14:paraId="01B68032" w14:textId="77777777" w:rsidR="00567EE8" w:rsidRPr="00971FB6" w:rsidRDefault="00567EE8" w:rsidP="00567EE8">
                      <w:pPr>
                        <w:jc w:val="center"/>
                        <w:rPr>
                          <w:color w:val="000000" w:themeColor="text1"/>
                          <w:sz w:val="12"/>
                          <w:szCs w:val="12"/>
                        </w:rPr>
                      </w:pPr>
                      <w:r>
                        <w:rPr>
                          <w:color w:val="000000" w:themeColor="text1"/>
                          <w:sz w:val="12"/>
                          <w:szCs w:val="12"/>
                        </w:rPr>
                        <w:t>ReservationControl</w:t>
                      </w:r>
                    </w:p>
                  </w:txbxContent>
                </v:textbox>
              </v:rect>
            </w:pict>
          </mc:Fallback>
        </mc:AlternateContent>
      </w:r>
      <w:r>
        <w:rPr>
          <w:noProof/>
        </w:rPr>
        <mc:AlternateContent>
          <mc:Choice Requires="wps">
            <w:drawing>
              <wp:anchor distT="0" distB="0" distL="114300" distR="114300" simplePos="0" relativeHeight="251658433" behindDoc="0" locked="0" layoutInCell="1" allowOverlap="1" wp14:anchorId="14235AB6" wp14:editId="29A69CB3">
                <wp:simplePos x="0" y="0"/>
                <wp:positionH relativeFrom="column">
                  <wp:posOffset>5806440</wp:posOffset>
                </wp:positionH>
                <wp:positionV relativeFrom="paragraph">
                  <wp:posOffset>41910</wp:posOffset>
                </wp:positionV>
                <wp:extent cx="739140" cy="226060"/>
                <wp:effectExtent l="0" t="0" r="22860" b="21590"/>
                <wp:wrapNone/>
                <wp:docPr id="249" name="Rectangle 249"/>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DC0320" w14:textId="77777777" w:rsidR="00567EE8" w:rsidRPr="00971FB6" w:rsidRDefault="00567EE8" w:rsidP="00567EE8">
                            <w:pPr>
                              <w:jc w:val="center"/>
                              <w:rPr>
                                <w:color w:val="000000" w:themeColor="text1"/>
                                <w:sz w:val="12"/>
                                <w:szCs w:val="12"/>
                              </w:rPr>
                            </w:pPr>
                            <w:r>
                              <w:rPr>
                                <w:color w:val="000000" w:themeColor="text1"/>
                                <w:sz w:val="12"/>
                                <w:szCs w:val="12"/>
                              </w:rPr>
                              <w:t>MySQL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235AB6" id="Rectangle 249" o:spid="_x0000_s1169" style="position:absolute;left:0;text-align:left;margin-left:457.2pt;margin-top:3.3pt;width:58.2pt;height:17.8pt;z-index:2516584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" filled="f" strokecolor="black [3213]" strokeweight="1pt">
                <v:textbox inset="0,0,0,0">
                  <w:txbxContent>
                    <w:p w14:paraId="06DC0320" w14:textId="77777777" w:rsidR="00567EE8" w:rsidRPr="00971FB6" w:rsidRDefault="00567EE8" w:rsidP="00567EE8">
                      <w:pPr>
                        <w:jc w:val="center"/>
                        <w:rPr>
                          <w:color w:val="000000" w:themeColor="text1"/>
                          <w:sz w:val="12"/>
                          <w:szCs w:val="12"/>
                        </w:rPr>
                      </w:pPr>
                      <w:r>
                        <w:rPr>
                          <w:color w:val="000000" w:themeColor="text1"/>
                          <w:sz w:val="12"/>
                          <w:szCs w:val="12"/>
                        </w:rPr>
                        <w:t>MySQL</w:t>
                      </w:r>
                    </w:p>
                  </w:txbxContent>
                </v:textbox>
              </v:rect>
            </w:pict>
          </mc:Fallback>
        </mc:AlternateContent>
      </w:r>
      <w:r>
        <w:rPr>
          <w:noProof/>
        </w:rPr>
        <mc:AlternateContent>
          <mc:Choice Requires="wps">
            <w:drawing>
              <wp:anchor distT="0" distB="0" distL="114300" distR="114300" simplePos="0" relativeHeight="251658434" behindDoc="0" locked="0" layoutInCell="1" allowOverlap="1" wp14:anchorId="79B296C8" wp14:editId="77D641DC">
                <wp:simplePos x="0" y="0"/>
                <wp:positionH relativeFrom="column">
                  <wp:posOffset>934720</wp:posOffset>
                </wp:positionH>
                <wp:positionV relativeFrom="paragraph">
                  <wp:posOffset>267970</wp:posOffset>
                </wp:positionV>
                <wp:extent cx="0" cy="1558290"/>
                <wp:effectExtent l="0" t="0" r="38100" b="22860"/>
                <wp:wrapNone/>
                <wp:docPr id="252" name="Straight Connector 252"/>
                <wp:cNvGraphicFramePr/>
                <a:graphic xmlns:a="http://schemas.openxmlformats.org/drawingml/2006/main">
                  <a:graphicData uri="http://schemas.microsoft.com/office/word/2010/wordprocessingShape">
                    <wps:wsp>
                      <wps:cNvCnPr/>
                      <wps:spPr>
                        <a:xfrm>
                          <a:off x="0" y="0"/>
                          <a:ext cx="0" cy="15582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rto="http://schemas.microsoft.com/office/word/2006/arto">
            <w:pict>
              <v:line w14:anchorId="3E93CDA5" id="直線コネクタ 252" o:spid="_x0000_s1026" style="position:absolute;left:0;text-align:left;z-index:252200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3.6pt,21.1pt" to="73.6pt,1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" strokecolor="black [3200]" strokeweight=".5pt">
                <v:stroke joinstyle="miter"/>
              </v:line>
            </w:pict>
          </mc:Fallback>
        </mc:AlternateContent>
      </w:r>
      <w:r>
        <w:rPr>
          <w:noProof/>
        </w:rPr>
        <mc:AlternateContent>
          <mc:Choice Requires="wps">
            <w:drawing>
              <wp:anchor distT="0" distB="0" distL="114300" distR="114300" simplePos="0" relativeHeight="251658435" behindDoc="0" locked="0" layoutInCell="1" allowOverlap="1" wp14:anchorId="279E898E" wp14:editId="71A99605">
                <wp:simplePos x="0" y="0"/>
                <wp:positionH relativeFrom="column">
                  <wp:posOffset>2035810</wp:posOffset>
                </wp:positionH>
                <wp:positionV relativeFrom="paragraph">
                  <wp:posOffset>260985</wp:posOffset>
                </wp:positionV>
                <wp:extent cx="0" cy="1565275"/>
                <wp:effectExtent l="0" t="0" r="38100" b="34925"/>
                <wp:wrapNone/>
                <wp:docPr id="253" name="Straight Connector 253"/>
                <wp:cNvGraphicFramePr/>
                <a:graphic xmlns:a="http://schemas.openxmlformats.org/drawingml/2006/main">
                  <a:graphicData uri="http://schemas.microsoft.com/office/word/2010/wordprocessingShape">
                    <wps:wsp>
                      <wps:cNvCnPr/>
                      <wps:spPr>
                        <a:xfrm>
                          <a:off x="0" y="0"/>
                          <a:ext cx="0" cy="156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rto="http://schemas.microsoft.com/office/word/2006/arto">
            <w:pict>
              <v:line w14:anchorId="520F0809" id="直線コネクタ 253" o:spid="_x0000_s1026" style="position:absolute;left:0;text-align:left;z-index:252201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0.3pt,20.55pt" to="160.3pt,1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" strokecolor="black [3200]" strokeweight=".5pt">
                <v:stroke joinstyle="miter"/>
              </v:line>
            </w:pict>
          </mc:Fallback>
        </mc:AlternateContent>
      </w:r>
      <w:r>
        <w:rPr>
          <w:noProof/>
        </w:rPr>
        <mc:AlternateContent>
          <mc:Choice Requires="wps">
            <w:drawing>
              <wp:anchor distT="0" distB="0" distL="114300" distR="114300" simplePos="0" relativeHeight="251658436" behindDoc="0" locked="0" layoutInCell="1" allowOverlap="1" wp14:anchorId="6116C2A9" wp14:editId="11ED3CD3">
                <wp:simplePos x="0" y="0"/>
                <wp:positionH relativeFrom="column">
                  <wp:posOffset>4124960</wp:posOffset>
                </wp:positionH>
                <wp:positionV relativeFrom="paragraph">
                  <wp:posOffset>262255</wp:posOffset>
                </wp:positionV>
                <wp:extent cx="0" cy="1564005"/>
                <wp:effectExtent l="0" t="0" r="38100" b="36195"/>
                <wp:wrapNone/>
                <wp:docPr id="254" name="Straight Connector 254"/>
                <wp:cNvGraphicFramePr/>
                <a:graphic xmlns:a="http://schemas.openxmlformats.org/drawingml/2006/main">
                  <a:graphicData uri="http://schemas.microsoft.com/office/word/2010/wordprocessingShape">
                    <wps:wsp>
                      <wps:cNvCnPr/>
                      <wps:spPr>
                        <a:xfrm>
                          <a:off x="0" y="0"/>
                          <a:ext cx="0" cy="15640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rto="http://schemas.microsoft.com/office/word/2006/arto">
            <w:pict>
              <v:line w14:anchorId="741A3041" id="直線コネクタ 254" o:spid="_x0000_s1026" style="position:absolute;left:0;text-align:left;z-index:252203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8pt,20.65pt" to="324.8pt,1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" strokecolor="black [3200]" strokeweight=".5pt">
                <v:stroke joinstyle="miter"/>
              </v:line>
            </w:pict>
          </mc:Fallback>
        </mc:AlternateContent>
      </w:r>
      <w:r>
        <w:rPr>
          <w:noProof/>
        </w:rPr>
        <mc:AlternateContent>
          <mc:Choice Requires="wps">
            <w:drawing>
              <wp:anchor distT="0" distB="0" distL="114300" distR="114300" simplePos="0" relativeHeight="251658437" behindDoc="0" locked="0" layoutInCell="1" allowOverlap="1" wp14:anchorId="6CB6EC8E" wp14:editId="554319A2">
                <wp:simplePos x="0" y="0"/>
                <wp:positionH relativeFrom="column">
                  <wp:posOffset>5109210</wp:posOffset>
                </wp:positionH>
                <wp:positionV relativeFrom="paragraph">
                  <wp:posOffset>262255</wp:posOffset>
                </wp:positionV>
                <wp:extent cx="0" cy="1564640"/>
                <wp:effectExtent l="0" t="0" r="38100" b="35560"/>
                <wp:wrapNone/>
                <wp:docPr id="255" name="Straight Connector 255"/>
                <wp:cNvGraphicFramePr/>
                <a:graphic xmlns:a="http://schemas.openxmlformats.org/drawingml/2006/main">
                  <a:graphicData uri="http://schemas.microsoft.com/office/word/2010/wordprocessingShape">
                    <wps:wsp>
                      <wps:cNvCnPr/>
                      <wps:spPr>
                        <a:xfrm>
                          <a:off x="0" y="0"/>
                          <a:ext cx="0" cy="1564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205AF194" id="直線コネクタ 255" o:spid="_x0000_s1026" style="position:absolute;left:0;text-align:lef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3pt,20.65pt" to="402.3pt,1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" strokecolor="black [3200]" strokeweight=".5pt">
                <v:stroke joinstyle="miter"/>
              </v:line>
            </w:pict>
          </mc:Fallback>
        </mc:AlternateContent>
      </w:r>
      <w:r>
        <w:rPr>
          <w:noProof/>
        </w:rPr>
        <mc:AlternateContent>
          <mc:Choice Requires="wps">
            <w:drawing>
              <wp:anchor distT="0" distB="0" distL="114300" distR="114300" simplePos="0" relativeHeight="251658438" behindDoc="0" locked="0" layoutInCell="1" allowOverlap="1" wp14:anchorId="082C97C2" wp14:editId="0A3B316C">
                <wp:simplePos x="0" y="0"/>
                <wp:positionH relativeFrom="column">
                  <wp:posOffset>6193790</wp:posOffset>
                </wp:positionH>
                <wp:positionV relativeFrom="paragraph">
                  <wp:posOffset>264795</wp:posOffset>
                </wp:positionV>
                <wp:extent cx="0" cy="1542415"/>
                <wp:effectExtent l="0" t="0" r="38100" b="19685"/>
                <wp:wrapNone/>
                <wp:docPr id="256" name="Straight Connector 256"/>
                <wp:cNvGraphicFramePr/>
                <a:graphic xmlns:a="http://schemas.openxmlformats.org/drawingml/2006/main">
                  <a:graphicData uri="http://schemas.microsoft.com/office/word/2010/wordprocessingShape">
                    <wps:wsp>
                      <wps:cNvCnPr/>
                      <wps:spPr>
                        <a:xfrm flipH="1">
                          <a:off x="0" y="0"/>
                          <a:ext cx="0" cy="1542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3C85F22C" id="直線コネクタ 256" o:spid="_x0000_s1026" style="position:absolute;left:0;text-align:left;flip:x;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7.7pt,20.85pt" to="487.7pt,1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" strokecolor="black [3200]" strokeweight=".5pt">
                <v:stroke joinstyle="miter"/>
              </v:line>
            </w:pict>
          </mc:Fallback>
        </mc:AlternateContent>
      </w:r>
      <w:r>
        <w:rPr>
          <w:noProof/>
        </w:rPr>
        <mc:AlternateContent>
          <mc:Choice Requires="wps">
            <w:drawing>
              <wp:anchor distT="0" distB="0" distL="114300" distR="114300" simplePos="0" relativeHeight="251658439" behindDoc="0" locked="0" layoutInCell="1" allowOverlap="1" wp14:anchorId="2C5B9F57" wp14:editId="1BE3C059">
                <wp:simplePos x="0" y="0"/>
                <wp:positionH relativeFrom="column">
                  <wp:posOffset>2686050</wp:posOffset>
                </wp:positionH>
                <wp:positionV relativeFrom="paragraph">
                  <wp:posOffset>36195</wp:posOffset>
                </wp:positionV>
                <wp:extent cx="739140" cy="226060"/>
                <wp:effectExtent l="0" t="0" r="22860" b="21590"/>
                <wp:wrapNone/>
                <wp:docPr id="257" name="Rectangle 257"/>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57F3D4" w14:textId="77777777" w:rsidR="00567EE8" w:rsidRPr="00971FB6" w:rsidRDefault="00567EE8" w:rsidP="00567EE8">
                            <w:pPr>
                              <w:jc w:val="center"/>
                              <w:rPr>
                                <w:color w:val="000000" w:themeColor="text1"/>
                                <w:sz w:val="12"/>
                                <w:szCs w:val="12"/>
                              </w:rPr>
                            </w:pPr>
                            <w:r>
                              <w:rPr>
                                <w:color w:val="000000" w:themeColor="text1"/>
                                <w:sz w:val="12"/>
                                <w:szCs w:val="12"/>
                              </w:rPr>
                              <w:t>ChoiceFacility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B9F57" id="Rectangle 257" o:spid="_x0000_s1170" style="position:absolute;left:0;text-align:left;margin-left:211.5pt;margin-top:2.85pt;width:58.2pt;height:17.8pt;z-index:2516584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" filled="f" strokecolor="black [3213]" strokeweight="1pt">
                <v:textbox inset="0,0,0,0">
                  <w:txbxContent>
                    <w:p w14:paraId="1757F3D4" w14:textId="77777777" w:rsidR="00567EE8" w:rsidRPr="00971FB6" w:rsidRDefault="00567EE8" w:rsidP="00567EE8">
                      <w:pPr>
                        <w:jc w:val="center"/>
                        <w:rPr>
                          <w:color w:val="000000" w:themeColor="text1"/>
                          <w:sz w:val="12"/>
                          <w:szCs w:val="12"/>
                        </w:rPr>
                      </w:pPr>
                      <w:r>
                        <w:rPr>
                          <w:color w:val="000000" w:themeColor="text1"/>
                          <w:sz w:val="12"/>
                          <w:szCs w:val="12"/>
                        </w:rPr>
                        <w:t>ChoiceFacility</w:t>
                      </w:r>
                    </w:p>
                  </w:txbxContent>
                </v:textbox>
              </v:rect>
            </w:pict>
          </mc:Fallback>
        </mc:AlternateContent>
      </w:r>
      <w:r>
        <w:rPr>
          <w:noProof/>
        </w:rPr>
        <mc:AlternateContent>
          <mc:Choice Requires="wps">
            <w:drawing>
              <wp:anchor distT="0" distB="0" distL="114300" distR="114300" simplePos="0" relativeHeight="251658440" behindDoc="0" locked="0" layoutInCell="1" allowOverlap="1" wp14:anchorId="61C43507" wp14:editId="0B56CE15">
                <wp:simplePos x="0" y="0"/>
                <wp:positionH relativeFrom="column">
                  <wp:posOffset>3063875</wp:posOffset>
                </wp:positionH>
                <wp:positionV relativeFrom="paragraph">
                  <wp:posOffset>260985</wp:posOffset>
                </wp:positionV>
                <wp:extent cx="0" cy="1565275"/>
                <wp:effectExtent l="0" t="0" r="38100" b="34925"/>
                <wp:wrapNone/>
                <wp:docPr id="258" name="Straight Connector 258"/>
                <wp:cNvGraphicFramePr/>
                <a:graphic xmlns:a="http://schemas.openxmlformats.org/drawingml/2006/main">
                  <a:graphicData uri="http://schemas.microsoft.com/office/word/2010/wordprocessingShape">
                    <wps:wsp>
                      <wps:cNvCnPr/>
                      <wps:spPr>
                        <a:xfrm>
                          <a:off x="0" y="0"/>
                          <a:ext cx="0" cy="156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rto="http://schemas.microsoft.com/office/word/2006/arto">
            <w:pict>
              <v:line w14:anchorId="473F61A0" id="直線コネクタ 258" o:spid="_x0000_s1026" style="position:absolute;left:0;text-align:left;z-index:252207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1.25pt,20.55pt" to="241.25pt,1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" strokecolor="black [3200]" strokeweight=".5pt">
                <v:stroke joinstyle="miter"/>
              </v:line>
            </w:pict>
          </mc:Fallback>
        </mc:AlternateContent>
      </w:r>
    </w:p>
    <w:p w14:paraId="63A996E1" w14:textId="64DD55F9" w:rsidR="00567EE8" w:rsidRDefault="00567EE8" w:rsidP="00567EE8">
      <w:r>
        <w:rPr>
          <w:noProof/>
        </w:rPr>
        <mc:AlternateContent>
          <mc:Choice Requires="wps">
            <w:drawing>
              <wp:anchor distT="0" distB="0" distL="114300" distR="114300" simplePos="0" relativeHeight="251658441" behindDoc="0" locked="0" layoutInCell="1" allowOverlap="1" wp14:anchorId="2B7A29BF" wp14:editId="1C2CB481">
                <wp:simplePos x="0" y="0"/>
                <wp:positionH relativeFrom="column">
                  <wp:posOffset>4093683</wp:posOffset>
                </wp:positionH>
                <wp:positionV relativeFrom="paragraph">
                  <wp:posOffset>40005</wp:posOffset>
                </wp:positionV>
                <wp:extent cx="66675" cy="213360"/>
                <wp:effectExtent l="0" t="0" r="28575" b="15240"/>
                <wp:wrapNone/>
                <wp:docPr id="259" name="Rectangle 259"/>
                <wp:cNvGraphicFramePr/>
                <a:graphic xmlns:a="http://schemas.openxmlformats.org/drawingml/2006/main">
                  <a:graphicData uri="http://schemas.microsoft.com/office/word/2010/wordprocessingShape">
                    <wps:wsp>
                      <wps:cNvSpPr/>
                      <wps:spPr>
                        <a:xfrm>
                          <a:off x="0" y="0"/>
                          <a:ext cx="66675" cy="2133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7560AE8D" id="正方形/長方形 259" o:spid="_x0000_s1026" style="position:absolute;left:0;text-align:left;margin-left:322.35pt;margin-top:3.15pt;width:5.25pt;height:16.8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" fillcolor="white [3212]" strokecolor="black [3213]" strokeweight=".5pt"/>
            </w:pict>
          </mc:Fallback>
        </mc:AlternateContent>
      </w:r>
      <w:r>
        <w:rPr>
          <w:noProof/>
        </w:rPr>
        <mc:AlternateContent>
          <mc:Choice Requires="wps">
            <w:drawing>
              <wp:anchor distT="0" distB="0" distL="114300" distR="114300" simplePos="0" relativeHeight="251658444" behindDoc="0" locked="0" layoutInCell="1" allowOverlap="1" wp14:anchorId="074F36A8" wp14:editId="50914DCD">
                <wp:simplePos x="0" y="0"/>
                <wp:positionH relativeFrom="column">
                  <wp:posOffset>5075921</wp:posOffset>
                </wp:positionH>
                <wp:positionV relativeFrom="paragraph">
                  <wp:posOffset>40047</wp:posOffset>
                </wp:positionV>
                <wp:extent cx="66745" cy="1398298"/>
                <wp:effectExtent l="0" t="0" r="28575" b="11430"/>
                <wp:wrapNone/>
                <wp:docPr id="260" name="Rectangle 260"/>
                <wp:cNvGraphicFramePr/>
                <a:graphic xmlns:a="http://schemas.openxmlformats.org/drawingml/2006/main">
                  <a:graphicData uri="http://schemas.microsoft.com/office/word/2010/wordprocessingShape">
                    <wps:wsp>
                      <wps:cNvSpPr/>
                      <wps:spPr>
                        <a:xfrm>
                          <a:off x="0" y="0"/>
                          <a:ext cx="66745" cy="1398298"/>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211D867D" id="正方形/長方形 260" o:spid="_x0000_s1026" style="position:absolute;left:0;text-align:left;margin-left:399.7pt;margin-top:3.15pt;width:5.25pt;height:110.1pt;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" fillcolor="white [3212]" strokecolor="black [3213]" strokeweight=".5pt"/>
            </w:pict>
          </mc:Fallback>
        </mc:AlternateContent>
      </w:r>
      <w:r>
        <w:rPr>
          <w:noProof/>
        </w:rPr>
        <mc:AlternateContent>
          <mc:Choice Requires="wps">
            <w:drawing>
              <wp:anchor distT="0" distB="0" distL="114300" distR="114300" simplePos="0" relativeHeight="251658445" behindDoc="0" locked="0" layoutInCell="1" allowOverlap="1" wp14:anchorId="19E72AC1" wp14:editId="7162932D">
                <wp:simplePos x="0" y="0"/>
                <wp:positionH relativeFrom="column">
                  <wp:posOffset>4160358</wp:posOffset>
                </wp:positionH>
                <wp:positionV relativeFrom="paragraph">
                  <wp:posOffset>39370</wp:posOffset>
                </wp:positionV>
                <wp:extent cx="1168030" cy="240281"/>
                <wp:effectExtent l="0" t="0" r="13335" b="7620"/>
                <wp:wrapNone/>
                <wp:docPr id="261" name="Text Box 261"/>
                <wp:cNvGraphicFramePr/>
                <a:graphic xmlns:a="http://schemas.openxmlformats.org/drawingml/2006/main">
                  <a:graphicData uri="http://schemas.microsoft.com/office/word/2010/wordprocessingShape">
                    <wps:wsp>
                      <wps:cNvSpPr txBox="1"/>
                      <wps:spPr>
                        <a:xfrm>
                          <a:off x="0" y="0"/>
                          <a:ext cx="1168030" cy="240281"/>
                        </a:xfrm>
                        <a:prstGeom prst="rect">
                          <a:avLst/>
                        </a:prstGeom>
                        <a:noFill/>
                        <a:ln w="6350">
                          <a:noFill/>
                        </a:ln>
                      </wps:spPr>
                      <wps:txbx>
                        <w:txbxContent>
                          <w:p w14:paraId="230D9C23" w14:textId="77777777" w:rsidR="00567EE8" w:rsidRPr="00EE06C4" w:rsidRDefault="00567EE8" w:rsidP="00567EE8">
                            <w:pPr>
                              <w:snapToGrid w:val="0"/>
                              <w:spacing w:line="100" w:lineRule="atLeast"/>
                              <w:jc w:val="left"/>
                              <w:rPr>
                                <w:i/>
                                <w:iCs/>
                                <w:sz w:val="10"/>
                                <w:szCs w:val="10"/>
                              </w:rPr>
                            </w:pPr>
                            <w:r w:rsidRPr="00EE06C4">
                              <w:rPr>
                                <w:rFonts w:hint="eastAsia"/>
                                <w:i/>
                                <w:iCs/>
                                <w:sz w:val="10"/>
                                <w:szCs w:val="10"/>
                              </w:rPr>
                              <w:t>c</w:t>
                            </w:r>
                            <w:r w:rsidRPr="00EE06C4">
                              <w:rPr>
                                <w:i/>
                                <w:iCs/>
                                <w:sz w:val="10"/>
                                <w:szCs w:val="10"/>
                              </w:rPr>
                              <w:t>anceled</w:t>
                            </w:r>
                            <w:r w:rsidRPr="00EE06C4">
                              <w:rPr>
                                <w:rFonts w:hint="eastAsia"/>
                                <w:i/>
                                <w:iCs/>
                                <w:sz w:val="10"/>
                                <w:szCs w:val="10"/>
                              </w:rPr>
                              <w:t>にfalseを設定</w:t>
                            </w:r>
                          </w:p>
                          <w:p w14:paraId="5C2BB99D" w14:textId="77777777" w:rsidR="00567EE8" w:rsidRPr="00EE06C4" w:rsidRDefault="00567EE8" w:rsidP="00567EE8">
                            <w:pPr>
                              <w:snapToGrid w:val="0"/>
                              <w:spacing w:line="100" w:lineRule="atLeast"/>
                              <w:jc w:val="left"/>
                              <w:rPr>
                                <w:i/>
                                <w:iCs/>
                                <w:sz w:val="10"/>
                                <w:szCs w:val="10"/>
                              </w:rPr>
                            </w:pPr>
                            <w:r w:rsidRPr="00EE06C4">
                              <w:rPr>
                                <w:rFonts w:hint="eastAsia"/>
                                <w:i/>
                                <w:iCs/>
                                <w:sz w:val="10"/>
                                <w:szCs w:val="10"/>
                              </w:rPr>
                              <w:t>ログインWindowを非表示にし，消去</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72AC1" id="Text Box 261" o:spid="_x0000_s1171" type="#_x0000_t202" style="position:absolute;left:0;text-align:left;margin-left:327.6pt;margin-top:3.1pt;width:91.95pt;height:18.9pt;z-index:2516584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" filled="f" stroked="f" strokeweight=".5pt">
                <v:textbox inset="0,0,0,0">
                  <w:txbxContent>
                    <w:p w14:paraId="230D9C23" w14:textId="77777777" w:rsidR="00567EE8" w:rsidRPr="00EE06C4" w:rsidRDefault="00567EE8" w:rsidP="00567EE8">
                      <w:pPr>
                        <w:snapToGrid w:val="0"/>
                        <w:spacing w:line="100" w:lineRule="atLeast"/>
                        <w:jc w:val="left"/>
                        <w:rPr>
                          <w:i/>
                          <w:iCs/>
                          <w:sz w:val="10"/>
                          <w:szCs w:val="10"/>
                        </w:rPr>
                      </w:pPr>
                      <w:r w:rsidRPr="00EE06C4">
                        <w:rPr>
                          <w:rFonts w:hint="eastAsia"/>
                          <w:i/>
                          <w:iCs/>
                          <w:sz w:val="10"/>
                          <w:szCs w:val="10"/>
                        </w:rPr>
                        <w:t>c</w:t>
                      </w:r>
                      <w:r w:rsidRPr="00EE06C4">
                        <w:rPr>
                          <w:i/>
                          <w:iCs/>
                          <w:sz w:val="10"/>
                          <w:szCs w:val="10"/>
                        </w:rPr>
                        <w:t>anceled</w:t>
                      </w:r>
                      <w:r w:rsidRPr="00EE06C4">
                        <w:rPr>
                          <w:rFonts w:hint="eastAsia"/>
                          <w:i/>
                          <w:iCs/>
                          <w:sz w:val="10"/>
                          <w:szCs w:val="10"/>
                        </w:rPr>
                        <w:t>にfalseを設定</w:t>
                      </w:r>
                    </w:p>
                    <w:p w14:paraId="5C2BB99D" w14:textId="77777777" w:rsidR="00567EE8" w:rsidRPr="00EE06C4" w:rsidRDefault="00567EE8" w:rsidP="00567EE8">
                      <w:pPr>
                        <w:snapToGrid w:val="0"/>
                        <w:spacing w:line="100" w:lineRule="atLeast"/>
                        <w:jc w:val="left"/>
                        <w:rPr>
                          <w:i/>
                          <w:iCs/>
                          <w:sz w:val="10"/>
                          <w:szCs w:val="10"/>
                        </w:rPr>
                      </w:pPr>
                      <w:r w:rsidRPr="00EE06C4">
                        <w:rPr>
                          <w:rFonts w:hint="eastAsia"/>
                          <w:i/>
                          <w:iCs/>
                          <w:sz w:val="10"/>
                          <w:szCs w:val="10"/>
                        </w:rPr>
                        <w:t>ログインWindowを非表示にし，消去</w:t>
                      </w:r>
                    </w:p>
                  </w:txbxContent>
                </v:textbox>
              </v:shape>
            </w:pict>
          </mc:Fallback>
        </mc:AlternateContent>
      </w:r>
      <w:r>
        <w:rPr>
          <w:noProof/>
        </w:rPr>
        <mc:AlternateContent>
          <mc:Choice Requires="wps">
            <w:drawing>
              <wp:anchor distT="0" distB="0" distL="114300" distR="114300" simplePos="0" relativeHeight="251658442" behindDoc="0" locked="0" layoutInCell="1" allowOverlap="1" wp14:anchorId="7EA300E9" wp14:editId="7A15672A">
                <wp:simplePos x="0" y="0"/>
                <wp:positionH relativeFrom="column">
                  <wp:posOffset>3749675</wp:posOffset>
                </wp:positionH>
                <wp:positionV relativeFrom="paragraph">
                  <wp:posOffset>163992</wp:posOffset>
                </wp:positionV>
                <wp:extent cx="343535" cy="0"/>
                <wp:effectExtent l="0" t="76200" r="18415" b="95250"/>
                <wp:wrapNone/>
                <wp:docPr id="262" name="Straight Arrow Connector 262"/>
                <wp:cNvGraphicFramePr/>
                <a:graphic xmlns:a="http://schemas.openxmlformats.org/drawingml/2006/main">
                  <a:graphicData uri="http://schemas.microsoft.com/office/word/2010/wordprocessingShape">
                    <wps:wsp>
                      <wps:cNvCnPr/>
                      <wps:spPr>
                        <a:xfrm>
                          <a:off x="0" y="0"/>
                          <a:ext cx="3435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25A90FE0" id="直線矢印コネクタ 262" o:spid="_x0000_s1026" type="#_x0000_t32" style="position:absolute;left:0;text-align:left;margin-left:295.25pt;margin-top:12.9pt;width:27.05pt;height:0;z-index:252209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" strokecolor="black [3200]" strokeweight=".5pt">
                <v:stroke endarrow="block" joinstyle="miter"/>
              </v:shape>
            </w:pict>
          </mc:Fallback>
        </mc:AlternateContent>
      </w:r>
      <w:r>
        <w:rPr>
          <w:noProof/>
        </w:rPr>
        <mc:AlternateContent>
          <mc:Choice Requires="wps">
            <w:drawing>
              <wp:anchor distT="0" distB="0" distL="114300" distR="114300" simplePos="0" relativeHeight="251658443" behindDoc="0" locked="0" layoutInCell="1" allowOverlap="1" wp14:anchorId="5C6F029C" wp14:editId="2223C034">
                <wp:simplePos x="0" y="0"/>
                <wp:positionH relativeFrom="column">
                  <wp:posOffset>2772638</wp:posOffset>
                </wp:positionH>
                <wp:positionV relativeFrom="paragraph">
                  <wp:posOffset>29432</wp:posOffset>
                </wp:positionV>
                <wp:extent cx="1033418" cy="240281"/>
                <wp:effectExtent l="0" t="0" r="14605" b="7620"/>
                <wp:wrapNone/>
                <wp:docPr id="263" name="Text Box 263"/>
                <wp:cNvGraphicFramePr/>
                <a:graphic xmlns:a="http://schemas.openxmlformats.org/drawingml/2006/main">
                  <a:graphicData uri="http://schemas.microsoft.com/office/word/2010/wordprocessingShape">
                    <wps:wsp>
                      <wps:cNvSpPr txBox="1"/>
                      <wps:spPr>
                        <a:xfrm>
                          <a:off x="0" y="0"/>
                          <a:ext cx="1033418" cy="240281"/>
                        </a:xfrm>
                        <a:prstGeom prst="rect">
                          <a:avLst/>
                        </a:prstGeom>
                        <a:noFill/>
                        <a:ln w="6350">
                          <a:noFill/>
                        </a:ln>
                      </wps:spPr>
                      <wps:txbx>
                        <w:txbxContent>
                          <w:p w14:paraId="0C185255" w14:textId="77777777" w:rsidR="00567EE8" w:rsidRPr="004A778D" w:rsidRDefault="00567EE8" w:rsidP="00567EE8">
                            <w:pPr>
                              <w:snapToGrid w:val="0"/>
                              <w:spacing w:line="100" w:lineRule="atLeast"/>
                              <w:jc w:val="left"/>
                              <w:rPr>
                                <w:sz w:val="12"/>
                                <w:szCs w:val="12"/>
                              </w:rPr>
                            </w:pPr>
                            <w:r>
                              <w:rPr>
                                <w:rFonts w:hint="eastAsia"/>
                                <w:sz w:val="12"/>
                                <w:szCs w:val="12"/>
                              </w:rPr>
                              <w:t>ユーザがIDとパスワードを入力し，「OK」ボタン押下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F029C" id="Text Box 263" o:spid="_x0000_s1172" type="#_x0000_t202" style="position:absolute;left:0;text-align:left;margin-left:218.3pt;margin-top:2.3pt;width:81.35pt;height:18.9pt;z-index:2516584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" filled="f" stroked="f" strokeweight=".5pt">
                <v:textbox inset="0,0,0,0">
                  <w:txbxContent>
                    <w:p w14:paraId="0C185255" w14:textId="77777777" w:rsidR="00567EE8" w:rsidRPr="004A778D" w:rsidRDefault="00567EE8" w:rsidP="00567EE8">
                      <w:pPr>
                        <w:snapToGrid w:val="0"/>
                        <w:spacing w:line="100" w:lineRule="atLeast"/>
                        <w:jc w:val="left"/>
                        <w:rPr>
                          <w:sz w:val="12"/>
                          <w:szCs w:val="12"/>
                        </w:rPr>
                      </w:pPr>
                      <w:r>
                        <w:rPr>
                          <w:rFonts w:hint="eastAsia"/>
                          <w:sz w:val="12"/>
                          <w:szCs w:val="12"/>
                        </w:rPr>
                        <w:t>ユーザがIDとパスワードを入力し，「OK」ボタン押下</w:t>
                      </w:r>
                    </w:p>
                  </w:txbxContent>
                </v:textbox>
              </v:shape>
            </w:pict>
          </mc:Fallback>
        </mc:AlternateContent>
      </w:r>
    </w:p>
    <w:p w14:paraId="7C0E109F" w14:textId="552533B2" w:rsidR="00567EE8" w:rsidRDefault="00567EE8" w:rsidP="00567EE8">
      <w:r>
        <w:rPr>
          <w:noProof/>
        </w:rPr>
        <mc:AlternateContent>
          <mc:Choice Requires="wps">
            <w:drawing>
              <wp:anchor distT="0" distB="0" distL="114300" distR="114300" simplePos="0" relativeHeight="251658450" behindDoc="0" locked="0" layoutInCell="1" allowOverlap="1" wp14:anchorId="611D0E01" wp14:editId="57C9D97C">
                <wp:simplePos x="0" y="0"/>
                <wp:positionH relativeFrom="column">
                  <wp:posOffset>4198361</wp:posOffset>
                </wp:positionH>
                <wp:positionV relativeFrom="paragraph">
                  <wp:posOffset>104909</wp:posOffset>
                </wp:positionV>
                <wp:extent cx="543968" cy="103454"/>
                <wp:effectExtent l="0" t="0" r="8890" b="11430"/>
                <wp:wrapNone/>
                <wp:docPr id="264" name="Text Box 264"/>
                <wp:cNvGraphicFramePr/>
                <a:graphic xmlns:a="http://schemas.openxmlformats.org/drawingml/2006/main">
                  <a:graphicData uri="http://schemas.microsoft.com/office/word/2010/wordprocessingShape">
                    <wps:wsp>
                      <wps:cNvSpPr txBox="1"/>
                      <wps:spPr>
                        <a:xfrm>
                          <a:off x="0" y="0"/>
                          <a:ext cx="543968" cy="103454"/>
                        </a:xfrm>
                        <a:prstGeom prst="rect">
                          <a:avLst/>
                        </a:prstGeom>
                        <a:noFill/>
                        <a:ln w="6350">
                          <a:noFill/>
                        </a:ln>
                      </wps:spPr>
                      <wps:txbx>
                        <w:txbxContent>
                          <w:p w14:paraId="5D2A14C1" w14:textId="77777777" w:rsidR="00567EE8" w:rsidRPr="004A778D" w:rsidRDefault="00567EE8" w:rsidP="00567EE8">
                            <w:pPr>
                              <w:snapToGrid w:val="0"/>
                              <w:spacing w:line="100" w:lineRule="atLeast"/>
                              <w:jc w:val="left"/>
                              <w:rPr>
                                <w:sz w:val="12"/>
                                <w:szCs w:val="12"/>
                              </w:rPr>
                            </w:pPr>
                            <w:r>
                              <w:rPr>
                                <w:rFonts w:hint="eastAsia"/>
                                <w:sz w:val="12"/>
                                <w:szCs w:val="12"/>
                              </w:rPr>
                              <w:t>入力ユーザID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D0E01" id="Text Box 264" o:spid="_x0000_s1173" type="#_x0000_t202" style="position:absolute;left:0;text-align:left;margin-left:330.6pt;margin-top:8.25pt;width:42.85pt;height:8.15pt;z-index:2516584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" filled="f" stroked="f" strokeweight=".5pt">
                <v:textbox inset="0,0,0,0">
                  <w:txbxContent>
                    <w:p w14:paraId="5D2A14C1" w14:textId="77777777" w:rsidR="00567EE8" w:rsidRPr="004A778D" w:rsidRDefault="00567EE8" w:rsidP="00567EE8">
                      <w:pPr>
                        <w:snapToGrid w:val="0"/>
                        <w:spacing w:line="100" w:lineRule="atLeast"/>
                        <w:jc w:val="left"/>
                        <w:rPr>
                          <w:sz w:val="12"/>
                          <w:szCs w:val="12"/>
                        </w:rPr>
                      </w:pPr>
                      <w:r>
                        <w:rPr>
                          <w:rFonts w:hint="eastAsia"/>
                          <w:sz w:val="12"/>
                          <w:szCs w:val="12"/>
                        </w:rPr>
                        <w:t>入力ユーザID</w:t>
                      </w:r>
                    </w:p>
                  </w:txbxContent>
                </v:textbox>
              </v:shape>
            </w:pict>
          </mc:Fallback>
        </mc:AlternateContent>
      </w:r>
      <w:r>
        <w:rPr>
          <w:noProof/>
        </w:rPr>
        <mc:AlternateContent>
          <mc:Choice Requires="wps">
            <w:drawing>
              <wp:anchor distT="0" distB="0" distL="114300" distR="114300" simplePos="0" relativeHeight="251658449" behindDoc="0" locked="0" layoutInCell="1" allowOverlap="1" wp14:anchorId="06184AD8" wp14:editId="1016DA85">
                <wp:simplePos x="0" y="0"/>
                <wp:positionH relativeFrom="column">
                  <wp:posOffset>4152265</wp:posOffset>
                </wp:positionH>
                <wp:positionV relativeFrom="paragraph">
                  <wp:posOffset>210023</wp:posOffset>
                </wp:positionV>
                <wp:extent cx="921385" cy="0"/>
                <wp:effectExtent l="0" t="76200" r="12065" b="95250"/>
                <wp:wrapNone/>
                <wp:docPr id="265" name="Straight Arrow Connector 265"/>
                <wp:cNvGraphicFramePr/>
                <a:graphic xmlns:a="http://schemas.openxmlformats.org/drawingml/2006/main">
                  <a:graphicData uri="http://schemas.microsoft.com/office/word/2010/wordprocessingShape">
                    <wps:wsp>
                      <wps:cNvCnPr/>
                      <wps:spPr>
                        <a:xfrm>
                          <a:off x="0" y="0"/>
                          <a:ext cx="921385" cy="0"/>
                        </a:xfrm>
                        <a:prstGeom prst="straightConnector1">
                          <a:avLst/>
                        </a:prstGeom>
                        <a:ln>
                          <a:prstDash val="sysDot"/>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6E20CA0A" id="直線矢印コネクタ 265" o:spid="_x0000_s1026" type="#_x0000_t32" style="position:absolute;left:0;text-align:left;margin-left:326.95pt;margin-top:16.55pt;width:72.55pt;height:0;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" strokecolor="black [3200]" strokeweight=".5pt">
                <v:stroke dashstyle="1 1" endarrow="block" joinstyle="miter"/>
              </v:shape>
            </w:pict>
          </mc:Fallback>
        </mc:AlternateContent>
      </w:r>
      <w:r>
        <w:rPr>
          <w:noProof/>
        </w:rPr>
        <mc:AlternateContent>
          <mc:Choice Requires="wps">
            <w:drawing>
              <wp:anchor distT="0" distB="0" distL="114300" distR="114300" simplePos="0" relativeHeight="251658448" behindDoc="0" locked="0" layoutInCell="1" allowOverlap="1" wp14:anchorId="1ACCE570" wp14:editId="77303965">
                <wp:simplePos x="0" y="0"/>
                <wp:positionH relativeFrom="column">
                  <wp:posOffset>4231005</wp:posOffset>
                </wp:positionH>
                <wp:positionV relativeFrom="paragraph">
                  <wp:posOffset>6188</wp:posOffset>
                </wp:positionV>
                <wp:extent cx="1384949" cy="123478"/>
                <wp:effectExtent l="0" t="0" r="5715" b="10160"/>
                <wp:wrapNone/>
                <wp:docPr id="266" name="Text Box 266"/>
                <wp:cNvGraphicFramePr/>
                <a:graphic xmlns:a="http://schemas.openxmlformats.org/drawingml/2006/main">
                  <a:graphicData uri="http://schemas.microsoft.com/office/word/2010/wordprocessingShape">
                    <wps:wsp>
                      <wps:cNvSpPr txBox="1"/>
                      <wps:spPr>
                        <a:xfrm>
                          <a:off x="0" y="0"/>
                          <a:ext cx="1384949" cy="123478"/>
                        </a:xfrm>
                        <a:prstGeom prst="rect">
                          <a:avLst/>
                        </a:prstGeom>
                        <a:noFill/>
                        <a:ln w="6350">
                          <a:noFill/>
                        </a:ln>
                      </wps:spPr>
                      <wps:txbx>
                        <w:txbxContent>
                          <w:p w14:paraId="4FBD0390" w14:textId="77777777" w:rsidR="00567EE8" w:rsidRPr="004A778D" w:rsidRDefault="00567EE8" w:rsidP="00567EE8">
                            <w:pPr>
                              <w:snapToGrid w:val="0"/>
                              <w:spacing w:line="100" w:lineRule="atLeast"/>
                              <w:jc w:val="left"/>
                              <w:rPr>
                                <w:sz w:val="12"/>
                                <w:szCs w:val="12"/>
                              </w:rPr>
                            </w:pPr>
                            <w:r>
                              <w:rPr>
                                <w:rFonts w:hint="eastAsia"/>
                                <w:sz w:val="12"/>
                                <w:szCs w:val="12"/>
                              </w:rPr>
                              <w:t>t</w:t>
                            </w:r>
                            <w:r>
                              <w:rPr>
                                <w:sz w:val="12"/>
                                <w:szCs w:val="12"/>
                              </w:rPr>
                              <w:t>fUserID.getText(</w:t>
                            </w:r>
                            <w:r>
                              <w:rPr>
                                <w:rFonts w:hint="eastAsia"/>
                                <w:sz w:val="12"/>
                                <w:szCs w:val="12"/>
                              </w:rPr>
                              <w:t>入力ユーザID取得)</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CE570" id="Text Box 266" o:spid="_x0000_s1174" type="#_x0000_t202" style="position:absolute;left:0;text-align:left;margin-left:333.15pt;margin-top:.5pt;width:109.05pt;height:9.7pt;z-index:25165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" filled="f" stroked="f" strokeweight=".5pt">
                <v:textbox inset="0,0,0,0">
                  <w:txbxContent>
                    <w:p w14:paraId="4FBD0390" w14:textId="77777777" w:rsidR="00567EE8" w:rsidRPr="004A778D" w:rsidRDefault="00567EE8" w:rsidP="00567EE8">
                      <w:pPr>
                        <w:snapToGrid w:val="0"/>
                        <w:spacing w:line="100" w:lineRule="atLeast"/>
                        <w:jc w:val="left"/>
                        <w:rPr>
                          <w:sz w:val="12"/>
                          <w:szCs w:val="12"/>
                        </w:rPr>
                      </w:pPr>
                      <w:r>
                        <w:rPr>
                          <w:rFonts w:hint="eastAsia"/>
                          <w:sz w:val="12"/>
                          <w:szCs w:val="12"/>
                        </w:rPr>
                        <w:t>t</w:t>
                      </w:r>
                      <w:r>
                        <w:rPr>
                          <w:sz w:val="12"/>
                          <w:szCs w:val="12"/>
                        </w:rPr>
                        <w:t>fUserID.getText(</w:t>
                      </w:r>
                      <w:r>
                        <w:rPr>
                          <w:rFonts w:hint="eastAsia"/>
                          <w:sz w:val="12"/>
                          <w:szCs w:val="12"/>
                        </w:rPr>
                        <w:t>入力ユーザID取得)</w:t>
                      </w:r>
                    </w:p>
                  </w:txbxContent>
                </v:textbox>
              </v:shape>
            </w:pict>
          </mc:Fallback>
        </mc:AlternateContent>
      </w:r>
      <w:r>
        <w:rPr>
          <w:noProof/>
        </w:rPr>
        <mc:AlternateContent>
          <mc:Choice Requires="wps">
            <w:drawing>
              <wp:anchor distT="0" distB="0" distL="114300" distR="114300" simplePos="0" relativeHeight="251658447" behindDoc="0" locked="0" layoutInCell="1" allowOverlap="1" wp14:anchorId="0483037F" wp14:editId="589F6D48">
                <wp:simplePos x="0" y="0"/>
                <wp:positionH relativeFrom="column">
                  <wp:posOffset>4154467</wp:posOffset>
                </wp:positionH>
                <wp:positionV relativeFrom="paragraph">
                  <wp:posOffset>128483</wp:posOffset>
                </wp:positionV>
                <wp:extent cx="921454" cy="0"/>
                <wp:effectExtent l="38100" t="76200" r="0" b="95250"/>
                <wp:wrapNone/>
                <wp:docPr id="267" name="Straight Arrow Connector 267"/>
                <wp:cNvGraphicFramePr/>
                <a:graphic xmlns:a="http://schemas.openxmlformats.org/drawingml/2006/main">
                  <a:graphicData uri="http://schemas.microsoft.com/office/word/2010/wordprocessingShape">
                    <wps:wsp>
                      <wps:cNvCnPr/>
                      <wps:spPr>
                        <a:xfrm flipH="1">
                          <a:off x="0" y="0"/>
                          <a:ext cx="9214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6DDF1262" id="直線矢印コネクタ 267" o:spid="_x0000_s1026" type="#_x0000_t32" style="position:absolute;left:0;text-align:left;margin-left:327.1pt;margin-top:10.1pt;width:72.55pt;height:0;flip:x;z-index:252214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" strokecolor="black [3200]" strokeweight=".5pt">
                <v:stroke endarrow="block" joinstyle="miter"/>
              </v:shape>
            </w:pict>
          </mc:Fallback>
        </mc:AlternateContent>
      </w:r>
      <w:r>
        <w:rPr>
          <w:noProof/>
        </w:rPr>
        <mc:AlternateContent>
          <mc:Choice Requires="wps">
            <w:drawing>
              <wp:anchor distT="0" distB="0" distL="114300" distR="114300" simplePos="0" relativeHeight="251658446" behindDoc="0" locked="0" layoutInCell="1" allowOverlap="1" wp14:anchorId="2D0B9C80" wp14:editId="6DB52027">
                <wp:simplePos x="0" y="0"/>
                <wp:positionH relativeFrom="column">
                  <wp:posOffset>4093683</wp:posOffset>
                </wp:positionH>
                <wp:positionV relativeFrom="paragraph">
                  <wp:posOffset>91440</wp:posOffset>
                </wp:positionV>
                <wp:extent cx="60070" cy="130152"/>
                <wp:effectExtent l="0" t="0" r="16510" b="22860"/>
                <wp:wrapNone/>
                <wp:docPr id="268" name="Rectangle 268"/>
                <wp:cNvGraphicFramePr/>
                <a:graphic xmlns:a="http://schemas.openxmlformats.org/drawingml/2006/main">
                  <a:graphicData uri="http://schemas.microsoft.com/office/word/2010/wordprocessingShape">
                    <wps:wsp>
                      <wps:cNvSpPr/>
                      <wps:spPr>
                        <a:xfrm>
                          <a:off x="0" y="0"/>
                          <a:ext cx="60070" cy="130152"/>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2E186DC5" id="正方形/長方形 268" o:spid="_x0000_s1026" style="position:absolute;left:0;text-align:left;margin-left:322.35pt;margin-top:7.2pt;width:4.75pt;height:10.25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" fillcolor="white [3212]" strokecolor="black [3213]" strokeweight=".5pt"/>
            </w:pict>
          </mc:Fallback>
        </mc:AlternateContent>
      </w:r>
    </w:p>
    <w:p w14:paraId="42A0B0A1" w14:textId="37263196" w:rsidR="00567EE8" w:rsidRDefault="00567EE8" w:rsidP="00567EE8">
      <w:r>
        <w:rPr>
          <w:noProof/>
        </w:rPr>
        <mc:AlternateContent>
          <mc:Choice Requires="wps">
            <w:drawing>
              <wp:anchor distT="0" distB="0" distL="114300" distR="114300" simplePos="0" relativeHeight="251658457" behindDoc="0" locked="0" layoutInCell="1" allowOverlap="1" wp14:anchorId="0A3F0A67" wp14:editId="10EEAFCA">
                <wp:simplePos x="0" y="0"/>
                <wp:positionH relativeFrom="column">
                  <wp:posOffset>5179375</wp:posOffset>
                </wp:positionH>
                <wp:positionV relativeFrom="paragraph">
                  <wp:posOffset>190222</wp:posOffset>
                </wp:positionV>
                <wp:extent cx="864342" cy="120140"/>
                <wp:effectExtent l="0" t="0" r="12065" b="13335"/>
                <wp:wrapNone/>
                <wp:docPr id="269" name="Text Box 269"/>
                <wp:cNvGraphicFramePr/>
                <a:graphic xmlns:a="http://schemas.openxmlformats.org/drawingml/2006/main">
                  <a:graphicData uri="http://schemas.microsoft.com/office/word/2010/wordprocessingShape">
                    <wps:wsp>
                      <wps:cNvSpPr txBox="1"/>
                      <wps:spPr>
                        <a:xfrm>
                          <a:off x="0" y="0"/>
                          <a:ext cx="864342" cy="120140"/>
                        </a:xfrm>
                        <a:prstGeom prst="rect">
                          <a:avLst/>
                        </a:prstGeom>
                        <a:noFill/>
                        <a:ln w="6350">
                          <a:noFill/>
                        </a:ln>
                      </wps:spPr>
                      <wps:txbx>
                        <w:txbxContent>
                          <w:p w14:paraId="75CC233E" w14:textId="77777777" w:rsidR="00567EE8" w:rsidRPr="004A778D" w:rsidRDefault="00567EE8" w:rsidP="00567EE8">
                            <w:pPr>
                              <w:snapToGrid w:val="0"/>
                              <w:spacing w:line="100" w:lineRule="atLeast"/>
                              <w:jc w:val="left"/>
                              <w:rPr>
                                <w:sz w:val="12"/>
                                <w:szCs w:val="12"/>
                              </w:rPr>
                            </w:pPr>
                            <w:r>
                              <w:rPr>
                                <w:rFonts w:hint="eastAsia"/>
                                <w:sz w:val="12"/>
                                <w:szCs w:val="12"/>
                              </w:rPr>
                              <w:t>c</w:t>
                            </w:r>
                            <w:r>
                              <w:rPr>
                                <w:sz w:val="12"/>
                                <w:szCs w:val="12"/>
                              </w:rPr>
                              <w:t>onnectDB(DB</w:t>
                            </w:r>
                            <w:r>
                              <w:rPr>
                                <w:rFonts w:hint="eastAsia"/>
                                <w:sz w:val="12"/>
                                <w:szCs w:val="12"/>
                              </w:rPr>
                              <w:t>に接続)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F0A67" id="Text Box 269" o:spid="_x0000_s1175" type="#_x0000_t202" style="position:absolute;left:0;text-align:left;margin-left:407.8pt;margin-top:15pt;width:68.05pt;height:9.45pt;z-index:2516584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" filled="f" stroked="f" strokeweight=".5pt">
                <v:textbox inset="0,0,0,0">
                  <w:txbxContent>
                    <w:p w14:paraId="75CC233E" w14:textId="77777777" w:rsidR="00567EE8" w:rsidRPr="004A778D" w:rsidRDefault="00567EE8" w:rsidP="00567EE8">
                      <w:pPr>
                        <w:snapToGrid w:val="0"/>
                        <w:spacing w:line="100" w:lineRule="atLeast"/>
                        <w:jc w:val="left"/>
                        <w:rPr>
                          <w:sz w:val="12"/>
                          <w:szCs w:val="12"/>
                        </w:rPr>
                      </w:pPr>
                      <w:r>
                        <w:rPr>
                          <w:rFonts w:hint="eastAsia"/>
                          <w:sz w:val="12"/>
                          <w:szCs w:val="12"/>
                        </w:rPr>
                        <w:t>c</w:t>
                      </w:r>
                      <w:r>
                        <w:rPr>
                          <w:sz w:val="12"/>
                          <w:szCs w:val="12"/>
                        </w:rPr>
                        <w:t>onnectDB(DB</w:t>
                      </w:r>
                      <w:r>
                        <w:rPr>
                          <w:rFonts w:hint="eastAsia"/>
                          <w:sz w:val="12"/>
                          <w:szCs w:val="12"/>
                        </w:rPr>
                        <w:t>に接続)</w:t>
                      </w:r>
                    </w:p>
                  </w:txbxContent>
                </v:textbox>
              </v:shape>
            </w:pict>
          </mc:Fallback>
        </mc:AlternateContent>
      </w:r>
      <w:r>
        <w:rPr>
          <w:noProof/>
        </w:rPr>
        <mc:AlternateContent>
          <mc:Choice Requires="wps">
            <w:drawing>
              <wp:anchor distT="0" distB="0" distL="114300" distR="114300" simplePos="0" relativeHeight="251658454" behindDoc="0" locked="0" layoutInCell="1" allowOverlap="1" wp14:anchorId="2EA1C7DD" wp14:editId="5EF3B46A">
                <wp:simplePos x="0" y="0"/>
                <wp:positionH relativeFrom="column">
                  <wp:posOffset>4224817</wp:posOffset>
                </wp:positionH>
                <wp:positionV relativeFrom="paragraph">
                  <wp:posOffset>144145</wp:posOffset>
                </wp:positionV>
                <wp:extent cx="543560" cy="102870"/>
                <wp:effectExtent l="0" t="0" r="8890" b="11430"/>
                <wp:wrapNone/>
                <wp:docPr id="270" name="Text Box 270"/>
                <wp:cNvGraphicFramePr/>
                <a:graphic xmlns:a="http://schemas.openxmlformats.org/drawingml/2006/main">
                  <a:graphicData uri="http://schemas.microsoft.com/office/word/2010/wordprocessingShape">
                    <wps:wsp>
                      <wps:cNvSpPr txBox="1"/>
                      <wps:spPr>
                        <a:xfrm>
                          <a:off x="0" y="0"/>
                          <a:ext cx="543560" cy="102870"/>
                        </a:xfrm>
                        <a:prstGeom prst="rect">
                          <a:avLst/>
                        </a:prstGeom>
                        <a:noFill/>
                        <a:ln w="6350">
                          <a:noFill/>
                        </a:ln>
                      </wps:spPr>
                      <wps:txbx>
                        <w:txbxContent>
                          <w:p w14:paraId="1130F02F" w14:textId="77777777" w:rsidR="00567EE8" w:rsidRPr="004A778D" w:rsidRDefault="00567EE8" w:rsidP="00567EE8">
                            <w:pPr>
                              <w:snapToGrid w:val="0"/>
                              <w:spacing w:line="100" w:lineRule="atLeast"/>
                              <w:jc w:val="left"/>
                              <w:rPr>
                                <w:sz w:val="12"/>
                                <w:szCs w:val="12"/>
                              </w:rPr>
                            </w:pPr>
                            <w:r>
                              <w:rPr>
                                <w:rFonts w:hint="eastAsia"/>
                                <w:sz w:val="12"/>
                                <w:szCs w:val="12"/>
                              </w:rPr>
                              <w:t>入力パスワード</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1C7DD" id="Text Box 270" o:spid="_x0000_s1176" type="#_x0000_t202" style="position:absolute;left:0;text-align:left;margin-left:332.65pt;margin-top:11.35pt;width:42.8pt;height:8.1pt;z-index:2516584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" filled="f" stroked="f" strokeweight=".5pt">
                <v:textbox inset="0,0,0,0">
                  <w:txbxContent>
                    <w:p w14:paraId="1130F02F" w14:textId="77777777" w:rsidR="00567EE8" w:rsidRPr="004A778D" w:rsidRDefault="00567EE8" w:rsidP="00567EE8">
                      <w:pPr>
                        <w:snapToGrid w:val="0"/>
                        <w:spacing w:line="100" w:lineRule="atLeast"/>
                        <w:jc w:val="left"/>
                        <w:rPr>
                          <w:sz w:val="12"/>
                          <w:szCs w:val="12"/>
                        </w:rPr>
                      </w:pPr>
                      <w:r>
                        <w:rPr>
                          <w:rFonts w:hint="eastAsia"/>
                          <w:sz w:val="12"/>
                          <w:szCs w:val="12"/>
                        </w:rPr>
                        <w:t>入力パスワード</w:t>
                      </w:r>
                    </w:p>
                  </w:txbxContent>
                </v:textbox>
              </v:shape>
            </w:pict>
          </mc:Fallback>
        </mc:AlternateContent>
      </w:r>
      <w:r>
        <w:rPr>
          <w:noProof/>
        </w:rPr>
        <mc:AlternateContent>
          <mc:Choice Requires="wps">
            <w:drawing>
              <wp:anchor distT="0" distB="0" distL="114300" distR="114300" simplePos="0" relativeHeight="251658451" behindDoc="0" locked="0" layoutInCell="1" allowOverlap="1" wp14:anchorId="50CD5398" wp14:editId="75A95A96">
                <wp:simplePos x="0" y="0"/>
                <wp:positionH relativeFrom="column">
                  <wp:posOffset>4155602</wp:posOffset>
                </wp:positionH>
                <wp:positionV relativeFrom="paragraph">
                  <wp:posOffset>163195</wp:posOffset>
                </wp:positionV>
                <wp:extent cx="921385" cy="0"/>
                <wp:effectExtent l="38100" t="76200" r="0" b="95250"/>
                <wp:wrapNone/>
                <wp:docPr id="271" name="Straight Arrow Connector 271"/>
                <wp:cNvGraphicFramePr/>
                <a:graphic xmlns:a="http://schemas.openxmlformats.org/drawingml/2006/main">
                  <a:graphicData uri="http://schemas.microsoft.com/office/word/2010/wordprocessingShape">
                    <wps:wsp>
                      <wps:cNvCnPr/>
                      <wps:spPr>
                        <a:xfrm flipH="1">
                          <a:off x="0" y="0"/>
                          <a:ext cx="9213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1F5442FC" id="直線矢印コネクタ 271" o:spid="_x0000_s1026" type="#_x0000_t32" style="position:absolute;left:0;text-align:left;margin-left:327.2pt;margin-top:12.85pt;width:72.55pt;height:0;flip:x;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" strokecolor="black [3200]" strokeweight=".5pt">
                <v:stroke endarrow="block" joinstyle="miter"/>
              </v:shape>
            </w:pict>
          </mc:Fallback>
        </mc:AlternateContent>
      </w:r>
      <w:r>
        <w:rPr>
          <w:noProof/>
        </w:rPr>
        <mc:AlternateContent>
          <mc:Choice Requires="wps">
            <w:drawing>
              <wp:anchor distT="0" distB="0" distL="114300" distR="114300" simplePos="0" relativeHeight="251658455" behindDoc="0" locked="0" layoutInCell="1" allowOverlap="1" wp14:anchorId="354CBA28" wp14:editId="465D4297">
                <wp:simplePos x="0" y="0"/>
                <wp:positionH relativeFrom="column">
                  <wp:posOffset>4099560</wp:posOffset>
                </wp:positionH>
                <wp:positionV relativeFrom="paragraph">
                  <wp:posOffset>141767</wp:posOffset>
                </wp:positionV>
                <wp:extent cx="59690" cy="129540"/>
                <wp:effectExtent l="0" t="0" r="16510" b="22860"/>
                <wp:wrapNone/>
                <wp:docPr id="272" name="Rectangle 272"/>
                <wp:cNvGraphicFramePr/>
                <a:graphic xmlns:a="http://schemas.openxmlformats.org/drawingml/2006/main">
                  <a:graphicData uri="http://schemas.microsoft.com/office/word/2010/wordprocessingShape">
                    <wps:wsp>
                      <wps:cNvSpPr/>
                      <wps:spPr>
                        <a:xfrm>
                          <a:off x="0" y="0"/>
                          <a:ext cx="59690" cy="1295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0A7A685C" id="正方形/長方形 272" o:spid="_x0000_s1026" style="position:absolute;left:0;text-align:left;margin-left:322.8pt;margin-top:11.15pt;width:4.7pt;height:10.2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" fillcolor="white [3212]" strokecolor="black [3213]" strokeweight=".5pt"/>
            </w:pict>
          </mc:Fallback>
        </mc:AlternateContent>
      </w:r>
      <w:r>
        <w:rPr>
          <w:noProof/>
        </w:rPr>
        <mc:AlternateContent>
          <mc:Choice Requires="wps">
            <w:drawing>
              <wp:anchor distT="0" distB="0" distL="114300" distR="114300" simplePos="0" relativeHeight="251658452" behindDoc="0" locked="0" layoutInCell="1" allowOverlap="1" wp14:anchorId="00B91A04" wp14:editId="7D0525F3">
                <wp:simplePos x="0" y="0"/>
                <wp:positionH relativeFrom="column">
                  <wp:posOffset>4233707</wp:posOffset>
                </wp:positionH>
                <wp:positionV relativeFrom="paragraph">
                  <wp:posOffset>57785</wp:posOffset>
                </wp:positionV>
                <wp:extent cx="1457960" cy="99695"/>
                <wp:effectExtent l="0" t="0" r="8890" b="14605"/>
                <wp:wrapNone/>
                <wp:docPr id="273" name="Text Box 273"/>
                <wp:cNvGraphicFramePr/>
                <a:graphic xmlns:a="http://schemas.openxmlformats.org/drawingml/2006/main">
                  <a:graphicData uri="http://schemas.microsoft.com/office/word/2010/wordprocessingShape">
                    <wps:wsp>
                      <wps:cNvSpPr txBox="1"/>
                      <wps:spPr>
                        <a:xfrm>
                          <a:off x="0" y="0"/>
                          <a:ext cx="1457960" cy="99695"/>
                        </a:xfrm>
                        <a:prstGeom prst="rect">
                          <a:avLst/>
                        </a:prstGeom>
                        <a:noFill/>
                        <a:ln w="6350">
                          <a:noFill/>
                        </a:ln>
                      </wps:spPr>
                      <wps:txbx>
                        <w:txbxContent>
                          <w:p w14:paraId="1390E132" w14:textId="77777777" w:rsidR="00567EE8" w:rsidRPr="004A778D" w:rsidRDefault="00567EE8" w:rsidP="00567EE8">
                            <w:pPr>
                              <w:snapToGrid w:val="0"/>
                              <w:spacing w:line="100" w:lineRule="atLeast"/>
                              <w:jc w:val="left"/>
                              <w:rPr>
                                <w:sz w:val="12"/>
                                <w:szCs w:val="12"/>
                              </w:rPr>
                            </w:pPr>
                            <w:r>
                              <w:rPr>
                                <w:rFonts w:hint="eastAsia"/>
                                <w:sz w:val="12"/>
                                <w:szCs w:val="12"/>
                              </w:rPr>
                              <w:t>t</w:t>
                            </w:r>
                            <w:r>
                              <w:rPr>
                                <w:sz w:val="12"/>
                                <w:szCs w:val="12"/>
                              </w:rPr>
                              <w:t>fPassword.getText(</w:t>
                            </w:r>
                            <w:r>
                              <w:rPr>
                                <w:rFonts w:hint="eastAsia"/>
                                <w:sz w:val="12"/>
                                <w:szCs w:val="12"/>
                              </w:rPr>
                              <w:t>入力パスワード取得)</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91A04" id="Text Box 273" o:spid="_x0000_s1177" type="#_x0000_t202" style="position:absolute;left:0;text-align:left;margin-left:333.35pt;margin-top:4.55pt;width:114.8pt;height:7.85pt;z-index:2516584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" filled="f" stroked="f" strokeweight=".5pt">
                <v:textbox inset="0,0,0,0">
                  <w:txbxContent>
                    <w:p w14:paraId="1390E132" w14:textId="77777777" w:rsidR="00567EE8" w:rsidRPr="004A778D" w:rsidRDefault="00567EE8" w:rsidP="00567EE8">
                      <w:pPr>
                        <w:snapToGrid w:val="0"/>
                        <w:spacing w:line="100" w:lineRule="atLeast"/>
                        <w:jc w:val="left"/>
                        <w:rPr>
                          <w:sz w:val="12"/>
                          <w:szCs w:val="12"/>
                        </w:rPr>
                      </w:pPr>
                      <w:r>
                        <w:rPr>
                          <w:rFonts w:hint="eastAsia"/>
                          <w:sz w:val="12"/>
                          <w:szCs w:val="12"/>
                        </w:rPr>
                        <w:t>t</w:t>
                      </w:r>
                      <w:r>
                        <w:rPr>
                          <w:sz w:val="12"/>
                          <w:szCs w:val="12"/>
                        </w:rPr>
                        <w:t>fPassword.getText(</w:t>
                      </w:r>
                      <w:r>
                        <w:rPr>
                          <w:rFonts w:hint="eastAsia"/>
                          <w:sz w:val="12"/>
                          <w:szCs w:val="12"/>
                        </w:rPr>
                        <w:t>入力パスワード取得)</w:t>
                      </w:r>
                    </w:p>
                  </w:txbxContent>
                </v:textbox>
              </v:shape>
            </w:pict>
          </mc:Fallback>
        </mc:AlternateContent>
      </w:r>
      <w:r>
        <w:rPr>
          <w:noProof/>
        </w:rPr>
        <mc:AlternateContent>
          <mc:Choice Requires="wps">
            <w:drawing>
              <wp:anchor distT="0" distB="0" distL="114300" distR="114300" simplePos="0" relativeHeight="251658453" behindDoc="0" locked="0" layoutInCell="1" allowOverlap="1" wp14:anchorId="08B4B80D" wp14:editId="498DC60D">
                <wp:simplePos x="0" y="0"/>
                <wp:positionH relativeFrom="column">
                  <wp:posOffset>4141470</wp:posOffset>
                </wp:positionH>
                <wp:positionV relativeFrom="paragraph">
                  <wp:posOffset>244475</wp:posOffset>
                </wp:positionV>
                <wp:extent cx="921385" cy="0"/>
                <wp:effectExtent l="0" t="76200" r="12065" b="95250"/>
                <wp:wrapNone/>
                <wp:docPr id="274" name="Straight Arrow Connector 274"/>
                <wp:cNvGraphicFramePr/>
                <a:graphic xmlns:a="http://schemas.openxmlformats.org/drawingml/2006/main">
                  <a:graphicData uri="http://schemas.microsoft.com/office/word/2010/wordprocessingShape">
                    <wps:wsp>
                      <wps:cNvCnPr/>
                      <wps:spPr>
                        <a:xfrm>
                          <a:off x="0" y="0"/>
                          <a:ext cx="921385" cy="0"/>
                        </a:xfrm>
                        <a:prstGeom prst="straightConnector1">
                          <a:avLst/>
                        </a:prstGeom>
                        <a:ln>
                          <a:prstDash val="sysDot"/>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2AB15DBF" id="直線矢印コネクタ 274" o:spid="_x0000_s1026" type="#_x0000_t32" style="position:absolute;left:0;text-align:left;margin-left:326.1pt;margin-top:19.25pt;width:72.55pt;height:0;z-index:252220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" strokecolor="black [3200]" strokeweight=".5pt">
                <v:stroke dashstyle="1 1" endarrow="block" joinstyle="miter"/>
              </v:shape>
            </w:pict>
          </mc:Fallback>
        </mc:AlternateContent>
      </w:r>
    </w:p>
    <w:p w14:paraId="29A4D68C" w14:textId="6EEBE951" w:rsidR="00567EE8" w:rsidRDefault="00567EE8" w:rsidP="00567EE8">
      <w:r>
        <w:rPr>
          <w:noProof/>
        </w:rPr>
        <mc:AlternateContent>
          <mc:Choice Requires="wps">
            <w:drawing>
              <wp:anchor distT="0" distB="0" distL="114300" distR="114300" simplePos="0" relativeHeight="251658466" behindDoc="0" locked="0" layoutInCell="1" allowOverlap="1" wp14:anchorId="25402248" wp14:editId="1254DA6A">
                <wp:simplePos x="0" y="0"/>
                <wp:positionH relativeFrom="column">
                  <wp:posOffset>4164965</wp:posOffset>
                </wp:positionH>
                <wp:positionV relativeFrom="paragraph">
                  <wp:posOffset>69688</wp:posOffset>
                </wp:positionV>
                <wp:extent cx="943610" cy="120140"/>
                <wp:effectExtent l="0" t="0" r="8890" b="13335"/>
                <wp:wrapNone/>
                <wp:docPr id="275" name="Text Box 275"/>
                <wp:cNvGraphicFramePr/>
                <a:graphic xmlns:a="http://schemas.openxmlformats.org/drawingml/2006/main">
                  <a:graphicData uri="http://schemas.microsoft.com/office/word/2010/wordprocessingShape">
                    <wps:wsp>
                      <wps:cNvSpPr txBox="1"/>
                      <wps:spPr>
                        <a:xfrm>
                          <a:off x="0" y="0"/>
                          <a:ext cx="943610" cy="120140"/>
                        </a:xfrm>
                        <a:prstGeom prst="rect">
                          <a:avLst/>
                        </a:prstGeom>
                        <a:noFill/>
                        <a:ln w="6350">
                          <a:noFill/>
                        </a:ln>
                      </wps:spPr>
                      <wps:txbx>
                        <w:txbxContent>
                          <w:p w14:paraId="22AD3A9B" w14:textId="0EC65823" w:rsidR="00567EE8" w:rsidRPr="007D630A" w:rsidRDefault="007406B1" w:rsidP="00567EE8">
                            <w:pPr>
                              <w:snapToGrid w:val="0"/>
                              <w:spacing w:line="100" w:lineRule="atLeast"/>
                              <w:jc w:val="left"/>
                              <w:rPr>
                                <w:i/>
                                <w:iCs/>
                                <w:sz w:val="10"/>
                                <w:szCs w:val="10"/>
                              </w:rPr>
                            </w:pPr>
                            <w:r>
                              <w:rPr>
                                <w:rFonts w:hint="eastAsia"/>
                                <w:i/>
                                <w:iCs/>
                                <w:sz w:val="10"/>
                                <w:szCs w:val="10"/>
                              </w:rPr>
                              <w:t>取得したタプル内のパスワード</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02248" id="Text Box 275" o:spid="_x0000_s1178" type="#_x0000_t202" style="position:absolute;left:0;text-align:left;margin-left:327.95pt;margin-top:5.5pt;width:74.3pt;height:9.45pt;z-index:2516584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" filled="f" stroked="f" strokeweight=".5pt">
                <v:textbox inset="0,0,0,0">
                  <w:txbxContent>
                    <w:p w14:paraId="22AD3A9B" w14:textId="0EC65823" w:rsidR="00567EE8" w:rsidRPr="007D630A" w:rsidRDefault="007406B1" w:rsidP="00567EE8">
                      <w:pPr>
                        <w:snapToGrid w:val="0"/>
                        <w:spacing w:line="100" w:lineRule="atLeast"/>
                        <w:jc w:val="left"/>
                        <w:rPr>
                          <w:i/>
                          <w:iCs/>
                          <w:sz w:val="10"/>
                          <w:szCs w:val="10"/>
                        </w:rPr>
                      </w:pPr>
                      <w:r>
                        <w:rPr>
                          <w:rFonts w:hint="eastAsia"/>
                          <w:i/>
                          <w:iCs/>
                          <w:sz w:val="10"/>
                          <w:szCs w:val="10"/>
                        </w:rPr>
                        <w:t>取得したタプル内のパスワード</w:t>
                      </w:r>
                    </w:p>
                  </w:txbxContent>
                </v:textbox>
              </v:shape>
            </w:pict>
          </mc:Fallback>
        </mc:AlternateContent>
      </w:r>
      <w:r>
        <w:rPr>
          <w:noProof/>
        </w:rPr>
        <mc:AlternateContent>
          <mc:Choice Requires="wps">
            <w:drawing>
              <wp:anchor distT="0" distB="0" distL="114300" distR="114300" simplePos="0" relativeHeight="251658467" behindDoc="0" locked="0" layoutInCell="1" allowOverlap="1" wp14:anchorId="65E6D110" wp14:editId="5C4BD252">
                <wp:simplePos x="0" y="0"/>
                <wp:positionH relativeFrom="column">
                  <wp:posOffset>4190203</wp:posOffset>
                </wp:positionH>
                <wp:positionV relativeFrom="paragraph">
                  <wp:posOffset>135890</wp:posOffset>
                </wp:positionV>
                <wp:extent cx="943610" cy="92812"/>
                <wp:effectExtent l="0" t="0" r="8890" b="2540"/>
                <wp:wrapNone/>
                <wp:docPr id="276" name="Text Box 276"/>
                <wp:cNvGraphicFramePr/>
                <a:graphic xmlns:a="http://schemas.openxmlformats.org/drawingml/2006/main">
                  <a:graphicData uri="http://schemas.microsoft.com/office/word/2010/wordprocessingShape">
                    <wps:wsp>
                      <wps:cNvSpPr txBox="1"/>
                      <wps:spPr>
                        <a:xfrm>
                          <a:off x="0" y="0"/>
                          <a:ext cx="943610" cy="92812"/>
                        </a:xfrm>
                        <a:prstGeom prst="rect">
                          <a:avLst/>
                        </a:prstGeom>
                        <a:noFill/>
                        <a:ln w="6350">
                          <a:noFill/>
                        </a:ln>
                      </wps:spPr>
                      <wps:txbx>
                        <w:txbxContent>
                          <w:p w14:paraId="32D295D1" w14:textId="68ADBDE3" w:rsidR="00567EE8" w:rsidRPr="007D630A" w:rsidRDefault="007406B1" w:rsidP="00567EE8">
                            <w:pPr>
                              <w:snapToGrid w:val="0"/>
                              <w:spacing w:line="100" w:lineRule="atLeast"/>
                              <w:jc w:val="left"/>
                              <w:rPr>
                                <w:i/>
                                <w:iCs/>
                                <w:sz w:val="10"/>
                                <w:szCs w:val="10"/>
                              </w:rPr>
                            </w:pPr>
                            <w:r>
                              <w:rPr>
                                <w:rFonts w:hint="eastAsia"/>
                                <w:i/>
                                <w:iCs/>
                                <w:sz w:val="10"/>
                                <w:szCs w:val="10"/>
                              </w:rPr>
                              <w:t>が</w:t>
                            </w:r>
                            <w:r w:rsidR="00644B9E">
                              <w:rPr>
                                <w:rFonts w:hint="eastAsia"/>
                                <w:i/>
                                <w:iCs/>
                                <w:sz w:val="10"/>
                                <w:szCs w:val="10"/>
                              </w:rPr>
                              <w:t>入力されたパスワードと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6D110" id="Text Box 276" o:spid="_x0000_s1179" type="#_x0000_t202" style="position:absolute;left:0;text-align:left;margin-left:329.95pt;margin-top:10.7pt;width:74.3pt;height:7.3pt;z-index:2516584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" filled="f" stroked="f" strokeweight=".5pt">
                <v:textbox inset="0,0,0,0">
                  <w:txbxContent>
                    <w:p w14:paraId="32D295D1" w14:textId="68ADBDE3" w:rsidR="00567EE8" w:rsidRPr="007D630A" w:rsidRDefault="007406B1" w:rsidP="00567EE8">
                      <w:pPr>
                        <w:snapToGrid w:val="0"/>
                        <w:spacing w:line="100" w:lineRule="atLeast"/>
                        <w:jc w:val="left"/>
                        <w:rPr>
                          <w:i/>
                          <w:iCs/>
                          <w:sz w:val="10"/>
                          <w:szCs w:val="10"/>
                        </w:rPr>
                      </w:pPr>
                      <w:r>
                        <w:rPr>
                          <w:rFonts w:hint="eastAsia"/>
                          <w:i/>
                          <w:iCs/>
                          <w:sz w:val="10"/>
                          <w:szCs w:val="10"/>
                        </w:rPr>
                        <w:t>が</w:t>
                      </w:r>
                      <w:r w:rsidR="00644B9E">
                        <w:rPr>
                          <w:rFonts w:hint="eastAsia"/>
                          <w:i/>
                          <w:iCs/>
                          <w:sz w:val="10"/>
                          <w:szCs w:val="10"/>
                        </w:rPr>
                        <w:t>入力されたパスワードと</w:t>
                      </w:r>
                    </w:p>
                  </w:txbxContent>
                </v:textbox>
              </v:shape>
            </w:pict>
          </mc:Fallback>
        </mc:AlternateContent>
      </w:r>
      <w:r>
        <w:rPr>
          <w:noProof/>
        </w:rPr>
        <mc:AlternateContent>
          <mc:Choice Requires="wps">
            <w:drawing>
              <wp:anchor distT="0" distB="0" distL="114300" distR="114300" simplePos="0" relativeHeight="251658468" behindDoc="0" locked="0" layoutInCell="1" allowOverlap="1" wp14:anchorId="1202F59F" wp14:editId="63D08E5F">
                <wp:simplePos x="0" y="0"/>
                <wp:positionH relativeFrom="column">
                  <wp:posOffset>4191955</wp:posOffset>
                </wp:positionH>
                <wp:positionV relativeFrom="paragraph">
                  <wp:posOffset>207566</wp:posOffset>
                </wp:positionV>
                <wp:extent cx="944022" cy="100116"/>
                <wp:effectExtent l="0" t="0" r="8890" b="14605"/>
                <wp:wrapNone/>
                <wp:docPr id="277" name="Text Box 277"/>
                <wp:cNvGraphicFramePr/>
                <a:graphic xmlns:a="http://schemas.openxmlformats.org/drawingml/2006/main">
                  <a:graphicData uri="http://schemas.microsoft.com/office/word/2010/wordprocessingShape">
                    <wps:wsp>
                      <wps:cNvSpPr txBox="1"/>
                      <wps:spPr>
                        <a:xfrm>
                          <a:off x="0" y="0"/>
                          <a:ext cx="944022" cy="100116"/>
                        </a:xfrm>
                        <a:prstGeom prst="rect">
                          <a:avLst/>
                        </a:prstGeom>
                        <a:noFill/>
                        <a:ln w="6350">
                          <a:noFill/>
                        </a:ln>
                      </wps:spPr>
                      <wps:txbx>
                        <w:txbxContent>
                          <w:p w14:paraId="13EFA15E" w14:textId="38CD818D" w:rsidR="00567EE8" w:rsidRPr="007D630A" w:rsidRDefault="00644B9E" w:rsidP="00567EE8">
                            <w:pPr>
                              <w:snapToGrid w:val="0"/>
                              <w:spacing w:line="100" w:lineRule="atLeast"/>
                              <w:jc w:val="left"/>
                              <w:rPr>
                                <w:i/>
                                <w:iCs/>
                                <w:sz w:val="10"/>
                                <w:szCs w:val="10"/>
                              </w:rPr>
                            </w:pPr>
                            <w:r>
                              <w:rPr>
                                <w:rFonts w:hint="eastAsia"/>
                                <w:i/>
                                <w:iCs/>
                                <w:sz w:val="10"/>
                                <w:szCs w:val="10"/>
                              </w:rPr>
                              <w:t>等しくない．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2F59F" id="Text Box 277" o:spid="_x0000_s1180" type="#_x0000_t202" style="position:absolute;left:0;text-align:left;margin-left:330.1pt;margin-top:16.35pt;width:74.35pt;height:7.9pt;z-index:2516584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" filled="f" stroked="f" strokeweight=".5pt">
                <v:textbox inset="0,0,0,0">
                  <w:txbxContent>
                    <w:p w14:paraId="13EFA15E" w14:textId="38CD818D" w:rsidR="00567EE8" w:rsidRPr="007D630A" w:rsidRDefault="00644B9E" w:rsidP="00567EE8">
                      <w:pPr>
                        <w:snapToGrid w:val="0"/>
                        <w:spacing w:line="100" w:lineRule="atLeast"/>
                        <w:jc w:val="left"/>
                        <w:rPr>
                          <w:i/>
                          <w:iCs/>
                          <w:sz w:val="10"/>
                          <w:szCs w:val="10"/>
                        </w:rPr>
                      </w:pPr>
                      <w:r>
                        <w:rPr>
                          <w:rFonts w:hint="eastAsia"/>
                          <w:i/>
                          <w:iCs/>
                          <w:sz w:val="10"/>
                          <w:szCs w:val="10"/>
                        </w:rPr>
                        <w:t>等しくない．</w:t>
                      </w:r>
                    </w:p>
                  </w:txbxContent>
                </v:textbox>
              </v:shape>
            </w:pict>
          </mc:Fallback>
        </mc:AlternateContent>
      </w:r>
      <w:r>
        <w:rPr>
          <w:noProof/>
        </w:rPr>
        <mc:AlternateContent>
          <mc:Choice Requires="wps">
            <w:drawing>
              <wp:anchor distT="0" distB="0" distL="114300" distR="114300" simplePos="0" relativeHeight="251658463" behindDoc="0" locked="0" layoutInCell="1" allowOverlap="1" wp14:anchorId="00F48535" wp14:editId="151D8812">
                <wp:simplePos x="0" y="0"/>
                <wp:positionH relativeFrom="column">
                  <wp:posOffset>5192724</wp:posOffset>
                </wp:positionH>
                <wp:positionV relativeFrom="paragraph">
                  <wp:posOffset>215251</wp:posOffset>
                </wp:positionV>
                <wp:extent cx="1154680" cy="102898"/>
                <wp:effectExtent l="0" t="0" r="7620" b="11430"/>
                <wp:wrapNone/>
                <wp:docPr id="278" name="Text Box 278"/>
                <wp:cNvGraphicFramePr/>
                <a:graphic xmlns:a="http://schemas.openxmlformats.org/drawingml/2006/main">
                  <a:graphicData uri="http://schemas.microsoft.com/office/word/2010/wordprocessingShape">
                    <wps:wsp>
                      <wps:cNvSpPr txBox="1"/>
                      <wps:spPr>
                        <a:xfrm>
                          <a:off x="0" y="0"/>
                          <a:ext cx="1154680" cy="102898"/>
                        </a:xfrm>
                        <a:prstGeom prst="rect">
                          <a:avLst/>
                        </a:prstGeom>
                        <a:noFill/>
                        <a:ln w="6350">
                          <a:noFill/>
                        </a:ln>
                      </wps:spPr>
                      <wps:txbx>
                        <w:txbxContent>
                          <w:p w14:paraId="202DBD7A" w14:textId="7435627D" w:rsidR="00567EE8" w:rsidRPr="004A778D" w:rsidRDefault="00644B9E" w:rsidP="00567EE8">
                            <w:pPr>
                              <w:snapToGrid w:val="0"/>
                              <w:spacing w:line="100" w:lineRule="atLeast"/>
                              <w:jc w:val="left"/>
                              <w:rPr>
                                <w:sz w:val="12"/>
                                <w:szCs w:val="12"/>
                              </w:rPr>
                            </w:pPr>
                            <w:r>
                              <w:rPr>
                                <w:rFonts w:hint="eastAsia"/>
                                <w:sz w:val="12"/>
                                <w:szCs w:val="12"/>
                              </w:rPr>
                              <w:t>入力ユーザIDと合致するタプル</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48535" id="Text Box 278" o:spid="_x0000_s1181" type="#_x0000_t202" style="position:absolute;left:0;text-align:left;margin-left:408.9pt;margin-top:16.95pt;width:90.9pt;height:8.1pt;z-index:251658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" filled="f" stroked="f" strokeweight=".5pt">
                <v:textbox inset="0,0,0,0">
                  <w:txbxContent>
                    <w:p w14:paraId="202DBD7A" w14:textId="7435627D" w:rsidR="00567EE8" w:rsidRPr="004A778D" w:rsidRDefault="00644B9E" w:rsidP="00567EE8">
                      <w:pPr>
                        <w:snapToGrid w:val="0"/>
                        <w:spacing w:line="100" w:lineRule="atLeast"/>
                        <w:jc w:val="left"/>
                        <w:rPr>
                          <w:sz w:val="12"/>
                          <w:szCs w:val="12"/>
                        </w:rPr>
                      </w:pPr>
                      <w:r>
                        <w:rPr>
                          <w:rFonts w:hint="eastAsia"/>
                          <w:sz w:val="12"/>
                          <w:szCs w:val="12"/>
                        </w:rPr>
                        <w:t>入力ユーザIDと合致するタプル</w:t>
                      </w:r>
                    </w:p>
                  </w:txbxContent>
                </v:textbox>
              </v:shape>
            </w:pict>
          </mc:Fallback>
        </mc:AlternateContent>
      </w:r>
      <w:r>
        <w:rPr>
          <w:noProof/>
        </w:rPr>
        <mc:AlternateContent>
          <mc:Choice Requires="wps">
            <w:drawing>
              <wp:anchor distT="0" distB="0" distL="114300" distR="114300" simplePos="0" relativeHeight="251658461" behindDoc="0" locked="0" layoutInCell="1" allowOverlap="1" wp14:anchorId="03D1B13D" wp14:editId="65EC841B">
                <wp:simplePos x="0" y="0"/>
                <wp:positionH relativeFrom="column">
                  <wp:posOffset>5986145</wp:posOffset>
                </wp:positionH>
                <wp:positionV relativeFrom="paragraph">
                  <wp:posOffset>123663</wp:posOffset>
                </wp:positionV>
                <wp:extent cx="727515" cy="86740"/>
                <wp:effectExtent l="0" t="0" r="0" b="8890"/>
                <wp:wrapNone/>
                <wp:docPr id="280" name="Text Box 280"/>
                <wp:cNvGraphicFramePr/>
                <a:graphic xmlns:a="http://schemas.openxmlformats.org/drawingml/2006/main">
                  <a:graphicData uri="http://schemas.microsoft.com/office/word/2010/wordprocessingShape">
                    <wps:wsp>
                      <wps:cNvSpPr txBox="1"/>
                      <wps:spPr>
                        <a:xfrm>
                          <a:off x="0" y="0"/>
                          <a:ext cx="727515" cy="86740"/>
                        </a:xfrm>
                        <a:prstGeom prst="rect">
                          <a:avLst/>
                        </a:prstGeom>
                        <a:noFill/>
                        <a:ln w="6350">
                          <a:noFill/>
                        </a:ln>
                      </wps:spPr>
                      <wps:txbx>
                        <w:txbxContent>
                          <w:p w14:paraId="1CCD1901" w14:textId="77777777" w:rsidR="00567EE8" w:rsidRPr="00CF5F23" w:rsidRDefault="00567EE8" w:rsidP="00567EE8">
                            <w:pPr>
                              <w:snapToGrid w:val="0"/>
                              <w:spacing w:line="100" w:lineRule="atLeast"/>
                              <w:jc w:val="left"/>
                              <w:rPr>
                                <w:sz w:val="10"/>
                                <w:szCs w:val="10"/>
                              </w:rPr>
                            </w:pPr>
                            <w:r w:rsidRPr="00CF5F23">
                              <w:rPr>
                                <w:rFonts w:hint="eastAsia"/>
                                <w:sz w:val="10"/>
                                <w:szCs w:val="10"/>
                              </w:rPr>
                              <w:t>と合致するタプルを取得</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1B13D" id="Text Box 280" o:spid="_x0000_s1182" type="#_x0000_t202" style="position:absolute;left:0;text-align:left;margin-left:471.35pt;margin-top:9.75pt;width:57.3pt;height:6.85pt;z-index:2516584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" filled="f" stroked="f" strokeweight=".5pt">
                <v:textbox inset="0,0,0,0">
                  <w:txbxContent>
                    <w:p w14:paraId="1CCD1901" w14:textId="77777777" w:rsidR="00567EE8" w:rsidRPr="00CF5F23" w:rsidRDefault="00567EE8" w:rsidP="00567EE8">
                      <w:pPr>
                        <w:snapToGrid w:val="0"/>
                        <w:spacing w:line="100" w:lineRule="atLeast"/>
                        <w:jc w:val="left"/>
                        <w:rPr>
                          <w:sz w:val="10"/>
                          <w:szCs w:val="10"/>
                        </w:rPr>
                      </w:pPr>
                      <w:r w:rsidRPr="00CF5F23">
                        <w:rPr>
                          <w:rFonts w:hint="eastAsia"/>
                          <w:sz w:val="10"/>
                          <w:szCs w:val="10"/>
                        </w:rPr>
                        <w:t>と合致するタプルを取得</w:t>
                      </w:r>
                    </w:p>
                  </w:txbxContent>
                </v:textbox>
              </v:shape>
            </w:pict>
          </mc:Fallback>
        </mc:AlternateContent>
      </w:r>
      <w:r>
        <w:rPr>
          <w:noProof/>
        </w:rPr>
        <mc:AlternateContent>
          <mc:Choice Requires="wps">
            <w:drawing>
              <wp:anchor distT="0" distB="0" distL="114300" distR="114300" simplePos="0" relativeHeight="251658460" behindDoc="0" locked="0" layoutInCell="1" allowOverlap="1" wp14:anchorId="0F40C807" wp14:editId="3CD22BF1">
                <wp:simplePos x="0" y="0"/>
                <wp:positionH relativeFrom="column">
                  <wp:posOffset>5892800</wp:posOffset>
                </wp:positionH>
                <wp:positionV relativeFrom="paragraph">
                  <wp:posOffset>56353</wp:posOffset>
                </wp:positionV>
                <wp:extent cx="820957" cy="96780"/>
                <wp:effectExtent l="0" t="0" r="0" b="0"/>
                <wp:wrapNone/>
                <wp:docPr id="286" name="Text Box 286"/>
                <wp:cNvGraphicFramePr/>
                <a:graphic xmlns:a="http://schemas.openxmlformats.org/drawingml/2006/main">
                  <a:graphicData uri="http://schemas.microsoft.com/office/word/2010/wordprocessingShape">
                    <wps:wsp>
                      <wps:cNvSpPr txBox="1"/>
                      <wps:spPr>
                        <a:xfrm>
                          <a:off x="0" y="0"/>
                          <a:ext cx="820957" cy="96780"/>
                        </a:xfrm>
                        <a:prstGeom prst="rect">
                          <a:avLst/>
                        </a:prstGeom>
                        <a:noFill/>
                        <a:ln w="6350">
                          <a:noFill/>
                        </a:ln>
                      </wps:spPr>
                      <wps:txbx>
                        <w:txbxContent>
                          <w:p w14:paraId="08F863D9" w14:textId="77777777" w:rsidR="00567EE8" w:rsidRPr="00CF5F23" w:rsidRDefault="00567EE8" w:rsidP="00567EE8">
                            <w:pPr>
                              <w:snapToGrid w:val="0"/>
                              <w:spacing w:line="100" w:lineRule="atLeast"/>
                              <w:jc w:val="left"/>
                              <w:rPr>
                                <w:sz w:val="10"/>
                                <w:szCs w:val="10"/>
                              </w:rPr>
                            </w:pPr>
                            <w:r w:rsidRPr="00CF5F23">
                              <w:rPr>
                                <w:sz w:val="10"/>
                                <w:szCs w:val="10"/>
                              </w:rPr>
                              <w:t>SELECT文で</w:t>
                            </w:r>
                            <w:r w:rsidRPr="00CF5F23">
                              <w:rPr>
                                <w:rFonts w:hint="eastAsia"/>
                                <w:sz w:val="10"/>
                                <w:szCs w:val="10"/>
                              </w:rPr>
                              <w:t>入力ユーザID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0C807" id="Text Box 286" o:spid="_x0000_s1183" type="#_x0000_t202" style="position:absolute;left:0;text-align:left;margin-left:464pt;margin-top:4.45pt;width:64.65pt;height:7.6pt;z-index:251658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" filled="f" stroked="f" strokeweight=".5pt">
                <v:textbox inset="0,0,0,0">
                  <w:txbxContent>
                    <w:p w14:paraId="08F863D9" w14:textId="77777777" w:rsidR="00567EE8" w:rsidRPr="00CF5F23" w:rsidRDefault="00567EE8" w:rsidP="00567EE8">
                      <w:pPr>
                        <w:snapToGrid w:val="0"/>
                        <w:spacing w:line="100" w:lineRule="atLeast"/>
                        <w:jc w:val="left"/>
                        <w:rPr>
                          <w:sz w:val="10"/>
                          <w:szCs w:val="10"/>
                        </w:rPr>
                      </w:pPr>
                      <w:r w:rsidRPr="00CF5F23">
                        <w:rPr>
                          <w:sz w:val="10"/>
                          <w:szCs w:val="10"/>
                        </w:rPr>
                        <w:t>SELECT文で</w:t>
                      </w:r>
                      <w:r w:rsidRPr="00CF5F23">
                        <w:rPr>
                          <w:rFonts w:hint="eastAsia"/>
                          <w:sz w:val="10"/>
                          <w:szCs w:val="10"/>
                        </w:rPr>
                        <w:t>入力ユーザID</w:t>
                      </w:r>
                    </w:p>
                  </w:txbxContent>
                </v:textbox>
              </v:shape>
            </w:pict>
          </mc:Fallback>
        </mc:AlternateContent>
      </w:r>
      <w:r>
        <w:rPr>
          <w:noProof/>
        </w:rPr>
        <mc:AlternateContent>
          <mc:Choice Requires="wps">
            <w:drawing>
              <wp:anchor distT="0" distB="0" distL="114300" distR="114300" simplePos="0" relativeHeight="251658459" behindDoc="0" locked="0" layoutInCell="1" allowOverlap="1" wp14:anchorId="7EDD9BD0" wp14:editId="6F2014FD">
                <wp:simplePos x="0" y="0"/>
                <wp:positionH relativeFrom="column">
                  <wp:posOffset>5165725</wp:posOffset>
                </wp:positionH>
                <wp:positionV relativeFrom="paragraph">
                  <wp:posOffset>117948</wp:posOffset>
                </wp:positionV>
                <wp:extent cx="790923" cy="99560"/>
                <wp:effectExtent l="0" t="0" r="9525" b="15240"/>
                <wp:wrapNone/>
                <wp:docPr id="287" name="Text Box 287"/>
                <wp:cNvGraphicFramePr/>
                <a:graphic xmlns:a="http://schemas.openxmlformats.org/drawingml/2006/main">
                  <a:graphicData uri="http://schemas.microsoft.com/office/word/2010/wordprocessingShape">
                    <wps:wsp>
                      <wps:cNvSpPr txBox="1"/>
                      <wps:spPr>
                        <a:xfrm>
                          <a:off x="0" y="0"/>
                          <a:ext cx="790923" cy="99560"/>
                        </a:xfrm>
                        <a:prstGeom prst="rect">
                          <a:avLst/>
                        </a:prstGeom>
                        <a:noFill/>
                        <a:ln w="6350">
                          <a:noFill/>
                        </a:ln>
                      </wps:spPr>
                      <wps:txbx>
                        <w:txbxContent>
                          <w:p w14:paraId="78B6A096" w14:textId="77777777" w:rsidR="00567EE8" w:rsidRPr="004A778D" w:rsidRDefault="00567EE8" w:rsidP="00567EE8">
                            <w:pPr>
                              <w:snapToGrid w:val="0"/>
                              <w:spacing w:line="100" w:lineRule="atLeast"/>
                              <w:jc w:val="left"/>
                              <w:rPr>
                                <w:sz w:val="12"/>
                                <w:szCs w:val="12"/>
                              </w:rPr>
                            </w:pPr>
                            <w:r>
                              <w:rPr>
                                <w:rFonts w:hint="eastAsia"/>
                                <w:sz w:val="12"/>
                                <w:szCs w:val="12"/>
                              </w:rPr>
                              <w:t>sqlStmt.executeQuery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D9BD0" id="Text Box 287" o:spid="_x0000_s1184" type="#_x0000_t202" style="position:absolute;left:0;text-align:left;margin-left:406.75pt;margin-top:9.3pt;width:62.3pt;height:7.85pt;z-index:2516584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" filled="f" stroked="f" strokeweight=".5pt">
                <v:textbox inset="0,0,0,0">
                  <w:txbxContent>
                    <w:p w14:paraId="78B6A096" w14:textId="77777777" w:rsidR="00567EE8" w:rsidRPr="004A778D" w:rsidRDefault="00567EE8" w:rsidP="00567EE8">
                      <w:pPr>
                        <w:snapToGrid w:val="0"/>
                        <w:spacing w:line="100" w:lineRule="atLeast"/>
                        <w:jc w:val="left"/>
                        <w:rPr>
                          <w:sz w:val="12"/>
                          <w:szCs w:val="12"/>
                        </w:rPr>
                      </w:pPr>
                      <w:r>
                        <w:rPr>
                          <w:rFonts w:hint="eastAsia"/>
                          <w:sz w:val="12"/>
                          <w:szCs w:val="12"/>
                        </w:rPr>
                        <w:t>sqlStmt.executeQuery</w:t>
                      </w:r>
                    </w:p>
                  </w:txbxContent>
                </v:textbox>
              </v:shape>
            </w:pict>
          </mc:Fallback>
        </mc:AlternateContent>
      </w:r>
      <w:r>
        <w:rPr>
          <w:noProof/>
        </w:rPr>
        <mc:AlternateContent>
          <mc:Choice Requires="wps">
            <w:drawing>
              <wp:anchor distT="0" distB="0" distL="114300" distR="114300" simplePos="0" relativeHeight="251658458" behindDoc="0" locked="0" layoutInCell="1" allowOverlap="1" wp14:anchorId="6492881F" wp14:editId="2FDA9202">
                <wp:simplePos x="0" y="0"/>
                <wp:positionH relativeFrom="column">
                  <wp:posOffset>5136988</wp:posOffset>
                </wp:positionH>
                <wp:positionV relativeFrom="paragraph">
                  <wp:posOffset>219710</wp:posOffset>
                </wp:positionV>
                <wp:extent cx="1051296" cy="0"/>
                <wp:effectExtent l="0" t="76200" r="15875" b="95250"/>
                <wp:wrapNone/>
                <wp:docPr id="357" name="Straight Arrow Connector 357"/>
                <wp:cNvGraphicFramePr/>
                <a:graphic xmlns:a="http://schemas.openxmlformats.org/drawingml/2006/main">
                  <a:graphicData uri="http://schemas.microsoft.com/office/word/2010/wordprocessingShape">
                    <wps:wsp>
                      <wps:cNvCnPr/>
                      <wps:spPr>
                        <a:xfrm>
                          <a:off x="0" y="0"/>
                          <a:ext cx="10512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24AE0267" id="直線矢印コネクタ 357" o:spid="_x0000_s1026" type="#_x0000_t32" style="position:absolute;left:0;text-align:left;margin-left:404.5pt;margin-top:17.3pt;width:82.8pt;height:0;z-index:252225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58456" behindDoc="0" locked="0" layoutInCell="1" allowOverlap="1" wp14:anchorId="2969A336" wp14:editId="02D06CE8">
                <wp:simplePos x="0" y="0"/>
                <wp:positionH relativeFrom="column">
                  <wp:posOffset>5142596</wp:posOffset>
                </wp:positionH>
                <wp:positionV relativeFrom="paragraph">
                  <wp:posOffset>65076</wp:posOffset>
                </wp:positionV>
                <wp:extent cx="1051296" cy="0"/>
                <wp:effectExtent l="0" t="76200" r="15875" b="95250"/>
                <wp:wrapNone/>
                <wp:docPr id="358" name="Straight Arrow Connector 358"/>
                <wp:cNvGraphicFramePr/>
                <a:graphic xmlns:a="http://schemas.openxmlformats.org/drawingml/2006/main">
                  <a:graphicData uri="http://schemas.microsoft.com/office/word/2010/wordprocessingShape">
                    <wps:wsp>
                      <wps:cNvCnPr/>
                      <wps:spPr>
                        <a:xfrm>
                          <a:off x="0" y="0"/>
                          <a:ext cx="105129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373A46B2" id="直線矢印コネクタ 358" o:spid="_x0000_s1026" type="#_x0000_t32" style="position:absolute;left:0;text-align:left;margin-left:404.95pt;margin-top:5.1pt;width:82.8pt;height:0;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" strokecolor="black [3200]" strokeweight=".5pt">
                <v:stroke endarrow="block" joinstyle="miter"/>
              </v:shape>
            </w:pict>
          </mc:Fallback>
        </mc:AlternateContent>
      </w:r>
    </w:p>
    <w:p w14:paraId="33C78C55" w14:textId="53309EEF" w:rsidR="00567EE8" w:rsidRDefault="009F565F" w:rsidP="00567EE8">
      <w:r>
        <w:rPr>
          <w:noProof/>
        </w:rPr>
        <mc:AlternateContent>
          <mc:Choice Requires="wps">
            <w:drawing>
              <wp:anchor distT="0" distB="0" distL="114300" distR="114300" simplePos="0" relativeHeight="251658465" behindDoc="0" locked="0" layoutInCell="1" allowOverlap="1" wp14:anchorId="7170D245" wp14:editId="14300C4E">
                <wp:simplePos x="0" y="0"/>
                <wp:positionH relativeFrom="column">
                  <wp:posOffset>2065020</wp:posOffset>
                </wp:positionH>
                <wp:positionV relativeFrom="paragraph">
                  <wp:posOffset>153035</wp:posOffset>
                </wp:positionV>
                <wp:extent cx="3007360" cy="0"/>
                <wp:effectExtent l="38100" t="76200" r="0" b="95250"/>
                <wp:wrapNone/>
                <wp:docPr id="362" name="Straight Arrow Connector 362"/>
                <wp:cNvGraphicFramePr/>
                <a:graphic xmlns:a="http://schemas.openxmlformats.org/drawingml/2006/main">
                  <a:graphicData uri="http://schemas.microsoft.com/office/word/2010/wordprocessingShape">
                    <wps:wsp>
                      <wps:cNvCnPr/>
                      <wps:spPr>
                        <a:xfrm flipH="1">
                          <a:off x="0" y="0"/>
                          <a:ext cx="3007360" cy="0"/>
                        </a:xfrm>
                        <a:prstGeom prst="straightConnector1">
                          <a:avLst/>
                        </a:prstGeom>
                        <a:ln>
                          <a:prstDash val="sysDot"/>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3A51A821" id="直線矢印コネクタ 362" o:spid="_x0000_s1026" type="#_x0000_t32" style="position:absolute;left:0;text-align:left;margin-left:162.6pt;margin-top:12.05pt;width:236.8pt;height:0;flip:x;z-index:252232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" strokecolor="black [3200]" strokeweight=".5pt">
                <v:stroke dashstyle="1 1" endarrow="block" joinstyle="miter"/>
              </v:shape>
            </w:pict>
          </mc:Fallback>
        </mc:AlternateContent>
      </w:r>
      <w:r>
        <w:rPr>
          <w:noProof/>
        </w:rPr>
        <mc:AlternateContent>
          <mc:Choice Requires="wps">
            <w:drawing>
              <wp:anchor distT="0" distB="0" distL="114300" distR="114300" simplePos="0" relativeHeight="251658469" behindDoc="0" locked="0" layoutInCell="1" allowOverlap="1" wp14:anchorId="6E257907" wp14:editId="52F2B2A5">
                <wp:simplePos x="0" y="0"/>
                <wp:positionH relativeFrom="column">
                  <wp:posOffset>2268855</wp:posOffset>
                </wp:positionH>
                <wp:positionV relativeFrom="paragraph">
                  <wp:posOffset>49530</wp:posOffset>
                </wp:positionV>
                <wp:extent cx="1701800" cy="99695"/>
                <wp:effectExtent l="0" t="0" r="12700" b="14605"/>
                <wp:wrapNone/>
                <wp:docPr id="361" name="Text Box 361"/>
                <wp:cNvGraphicFramePr/>
                <a:graphic xmlns:a="http://schemas.openxmlformats.org/drawingml/2006/main">
                  <a:graphicData uri="http://schemas.microsoft.com/office/word/2010/wordprocessingShape">
                    <wps:wsp>
                      <wps:cNvSpPr txBox="1"/>
                      <wps:spPr>
                        <a:xfrm>
                          <a:off x="0" y="0"/>
                          <a:ext cx="1701800" cy="99695"/>
                        </a:xfrm>
                        <a:prstGeom prst="rect">
                          <a:avLst/>
                        </a:prstGeom>
                        <a:noFill/>
                        <a:ln w="6350">
                          <a:noFill/>
                        </a:ln>
                      </wps:spPr>
                      <wps:txbx>
                        <w:txbxContent>
                          <w:p w14:paraId="11646680" w14:textId="7338A45F" w:rsidR="00567EE8" w:rsidRPr="00956317" w:rsidRDefault="00567EE8" w:rsidP="00567EE8">
                            <w:pPr>
                              <w:snapToGrid w:val="0"/>
                              <w:spacing w:line="100" w:lineRule="atLeast"/>
                              <w:jc w:val="left"/>
                              <w:rPr>
                                <w:sz w:val="12"/>
                                <w:szCs w:val="12"/>
                              </w:rPr>
                            </w:pPr>
                            <w:r w:rsidRPr="00956317">
                              <w:rPr>
                                <w:rFonts w:hint="eastAsia"/>
                                <w:sz w:val="12"/>
                                <w:szCs w:val="12"/>
                              </w:rPr>
                              <w:t>「ID</w:t>
                            </w:r>
                            <w:r w:rsidR="00644B9E">
                              <w:rPr>
                                <w:rFonts w:hint="eastAsia"/>
                                <w:sz w:val="12"/>
                                <w:szCs w:val="12"/>
                              </w:rPr>
                              <w:t>またはパスワード</w:t>
                            </w:r>
                            <w:r w:rsidRPr="00956317">
                              <w:rPr>
                                <w:rFonts w:hint="eastAsia"/>
                                <w:sz w:val="12"/>
                                <w:szCs w:val="12"/>
                              </w:rPr>
                              <w:t>が違います．」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57907" id="Text Box 361" o:spid="_x0000_s1185" type="#_x0000_t202" style="position:absolute;left:0;text-align:left;margin-left:178.65pt;margin-top:3.9pt;width:134pt;height:7.85pt;z-index:2516584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" filled="f" stroked="f" strokeweight=".5pt">
                <v:textbox inset="0,0,0,0">
                  <w:txbxContent>
                    <w:p w14:paraId="11646680" w14:textId="7338A45F" w:rsidR="00567EE8" w:rsidRPr="00956317" w:rsidRDefault="00567EE8" w:rsidP="00567EE8">
                      <w:pPr>
                        <w:snapToGrid w:val="0"/>
                        <w:spacing w:line="100" w:lineRule="atLeast"/>
                        <w:jc w:val="left"/>
                        <w:rPr>
                          <w:sz w:val="12"/>
                          <w:szCs w:val="12"/>
                        </w:rPr>
                      </w:pPr>
                      <w:r w:rsidRPr="00956317">
                        <w:rPr>
                          <w:rFonts w:hint="eastAsia"/>
                          <w:sz w:val="12"/>
                          <w:szCs w:val="12"/>
                        </w:rPr>
                        <w:t>「ID</w:t>
                      </w:r>
                      <w:r w:rsidR="00644B9E">
                        <w:rPr>
                          <w:rFonts w:hint="eastAsia"/>
                          <w:sz w:val="12"/>
                          <w:szCs w:val="12"/>
                        </w:rPr>
                        <w:t>またはパスワード</w:t>
                      </w:r>
                      <w:r w:rsidRPr="00956317">
                        <w:rPr>
                          <w:rFonts w:hint="eastAsia"/>
                          <w:sz w:val="12"/>
                          <w:szCs w:val="12"/>
                        </w:rPr>
                        <w:t>が違います．」</w:t>
                      </w:r>
                    </w:p>
                  </w:txbxContent>
                </v:textbox>
              </v:shape>
            </w:pict>
          </mc:Fallback>
        </mc:AlternateContent>
      </w:r>
      <w:r w:rsidR="00567EE8">
        <w:rPr>
          <w:noProof/>
        </w:rPr>
        <mc:AlternateContent>
          <mc:Choice Requires="wps">
            <w:drawing>
              <wp:anchor distT="0" distB="0" distL="114300" distR="114300" simplePos="0" relativeHeight="251658471" behindDoc="0" locked="0" layoutInCell="1" allowOverlap="1" wp14:anchorId="27D6EF92" wp14:editId="27DD105B">
                <wp:simplePos x="0" y="0"/>
                <wp:positionH relativeFrom="column">
                  <wp:posOffset>5219065</wp:posOffset>
                </wp:positionH>
                <wp:positionV relativeFrom="paragraph">
                  <wp:posOffset>217332</wp:posOffset>
                </wp:positionV>
                <wp:extent cx="864342" cy="120140"/>
                <wp:effectExtent l="0" t="0" r="12065" b="13335"/>
                <wp:wrapNone/>
                <wp:docPr id="359" name="Text Box 359"/>
                <wp:cNvGraphicFramePr/>
                <a:graphic xmlns:a="http://schemas.openxmlformats.org/drawingml/2006/main">
                  <a:graphicData uri="http://schemas.microsoft.com/office/word/2010/wordprocessingShape">
                    <wps:wsp>
                      <wps:cNvSpPr txBox="1"/>
                      <wps:spPr>
                        <a:xfrm>
                          <a:off x="0" y="0"/>
                          <a:ext cx="864342" cy="120140"/>
                        </a:xfrm>
                        <a:prstGeom prst="rect">
                          <a:avLst/>
                        </a:prstGeom>
                        <a:noFill/>
                        <a:ln w="6350">
                          <a:noFill/>
                        </a:ln>
                      </wps:spPr>
                      <wps:txbx>
                        <w:txbxContent>
                          <w:p w14:paraId="37A4853C" w14:textId="77777777" w:rsidR="00567EE8" w:rsidRPr="004A778D" w:rsidRDefault="00567EE8" w:rsidP="00567EE8">
                            <w:pPr>
                              <w:snapToGrid w:val="0"/>
                              <w:spacing w:line="100" w:lineRule="atLeast"/>
                              <w:jc w:val="left"/>
                              <w:rPr>
                                <w:sz w:val="12"/>
                                <w:szCs w:val="12"/>
                              </w:rPr>
                            </w:pPr>
                            <w:r>
                              <w:rPr>
                                <w:sz w:val="12"/>
                                <w:szCs w:val="12"/>
                              </w:rPr>
                              <w:t>closeDB(DB</w:t>
                            </w:r>
                            <w:r>
                              <w:rPr>
                                <w:rFonts w:hint="eastAsia"/>
                                <w:sz w:val="12"/>
                                <w:szCs w:val="12"/>
                              </w:rPr>
                              <w:t>から切断)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6EF92" id="Text Box 359" o:spid="_x0000_s1186" type="#_x0000_t202" style="position:absolute;left:0;text-align:left;margin-left:410.95pt;margin-top:17.1pt;width:68.05pt;height:9.45pt;z-index:2516584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" filled="f" stroked="f" strokeweight=".5pt">
                <v:textbox inset="0,0,0,0">
                  <w:txbxContent>
                    <w:p w14:paraId="37A4853C" w14:textId="77777777" w:rsidR="00567EE8" w:rsidRPr="004A778D" w:rsidRDefault="00567EE8" w:rsidP="00567EE8">
                      <w:pPr>
                        <w:snapToGrid w:val="0"/>
                        <w:spacing w:line="100" w:lineRule="atLeast"/>
                        <w:jc w:val="left"/>
                        <w:rPr>
                          <w:sz w:val="12"/>
                          <w:szCs w:val="12"/>
                        </w:rPr>
                      </w:pPr>
                      <w:r>
                        <w:rPr>
                          <w:sz w:val="12"/>
                          <w:szCs w:val="12"/>
                        </w:rPr>
                        <w:t>closeDB(DB</w:t>
                      </w:r>
                      <w:r>
                        <w:rPr>
                          <w:rFonts w:hint="eastAsia"/>
                          <w:sz w:val="12"/>
                          <w:szCs w:val="12"/>
                        </w:rPr>
                        <w:t>から切断)</w:t>
                      </w:r>
                    </w:p>
                  </w:txbxContent>
                </v:textbox>
              </v:shape>
            </w:pict>
          </mc:Fallback>
        </mc:AlternateContent>
      </w:r>
      <w:r w:rsidR="00567EE8">
        <w:rPr>
          <w:noProof/>
        </w:rPr>
        <mc:AlternateContent>
          <mc:Choice Requires="wps">
            <w:drawing>
              <wp:anchor distT="0" distB="0" distL="114300" distR="114300" simplePos="0" relativeHeight="251658464" behindDoc="0" locked="0" layoutInCell="1" allowOverlap="1" wp14:anchorId="63D976B6" wp14:editId="28F9DA14">
                <wp:simplePos x="0" y="0"/>
                <wp:positionH relativeFrom="column">
                  <wp:posOffset>2005672</wp:posOffset>
                </wp:positionH>
                <wp:positionV relativeFrom="paragraph">
                  <wp:posOffset>116803</wp:posOffset>
                </wp:positionV>
                <wp:extent cx="63027" cy="90105"/>
                <wp:effectExtent l="0" t="0" r="13335" b="24765"/>
                <wp:wrapNone/>
                <wp:docPr id="360" name="Rectangle 360"/>
                <wp:cNvGraphicFramePr/>
                <a:graphic xmlns:a="http://schemas.openxmlformats.org/drawingml/2006/main">
                  <a:graphicData uri="http://schemas.microsoft.com/office/word/2010/wordprocessingShape">
                    <wps:wsp>
                      <wps:cNvSpPr/>
                      <wps:spPr>
                        <a:xfrm>
                          <a:off x="0" y="0"/>
                          <a:ext cx="63027" cy="90105"/>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22EF12D7" id="正方形/長方形 360" o:spid="_x0000_s1026" style="position:absolute;left:0;text-align:left;margin-left:157.95pt;margin-top:9.2pt;width:4.95pt;height:7.1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" fillcolor="white [3212]" strokecolor="black [3213]" strokeweight=".5pt"/>
            </w:pict>
          </mc:Fallback>
        </mc:AlternateContent>
      </w:r>
      <w:r w:rsidR="00567EE8">
        <w:rPr>
          <w:noProof/>
        </w:rPr>
        <mc:AlternateContent>
          <mc:Choice Requires="wps">
            <w:drawing>
              <wp:anchor distT="0" distB="0" distL="114300" distR="114300" simplePos="0" relativeHeight="251658462" behindDoc="0" locked="0" layoutInCell="1" allowOverlap="1" wp14:anchorId="71D8DFE1" wp14:editId="3D94EB8E">
                <wp:simplePos x="0" y="0"/>
                <wp:positionH relativeFrom="column">
                  <wp:posOffset>5135991</wp:posOffset>
                </wp:positionH>
                <wp:positionV relativeFrom="paragraph">
                  <wp:posOffset>90105</wp:posOffset>
                </wp:positionV>
                <wp:extent cx="1057901" cy="0"/>
                <wp:effectExtent l="38100" t="76200" r="0" b="95250"/>
                <wp:wrapNone/>
                <wp:docPr id="363" name="Straight Arrow Connector 363"/>
                <wp:cNvGraphicFramePr/>
                <a:graphic xmlns:a="http://schemas.openxmlformats.org/drawingml/2006/main">
                  <a:graphicData uri="http://schemas.microsoft.com/office/word/2010/wordprocessingShape">
                    <wps:wsp>
                      <wps:cNvCnPr/>
                      <wps:spPr>
                        <a:xfrm flipH="1">
                          <a:off x="0" y="0"/>
                          <a:ext cx="1057901" cy="0"/>
                        </a:xfrm>
                        <a:prstGeom prst="straightConnector1">
                          <a:avLst/>
                        </a:prstGeom>
                        <a:ln>
                          <a:prstDash val="sysDot"/>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1E1F8116" id="直線矢印コネクタ 363" o:spid="_x0000_s1026" type="#_x0000_t32" style="position:absolute;left:0;text-align:left;margin-left:404.4pt;margin-top:7.1pt;width:83.3pt;height:0;flip:x;z-index:252229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" strokecolor="black [3200]" strokeweight=".5pt">
                <v:stroke dashstyle="1 1" endarrow="block" joinstyle="miter"/>
              </v:shape>
            </w:pict>
          </mc:Fallback>
        </mc:AlternateContent>
      </w:r>
    </w:p>
    <w:p w14:paraId="095F59B2" w14:textId="1A48DDFB" w:rsidR="00567EE8" w:rsidRPr="00084A28" w:rsidRDefault="00567EE8" w:rsidP="00567EE8">
      <w:r>
        <w:rPr>
          <w:noProof/>
        </w:rPr>
        <mc:AlternateContent>
          <mc:Choice Requires="wps">
            <w:drawing>
              <wp:anchor distT="0" distB="0" distL="114300" distR="114300" simplePos="0" relativeHeight="251658470" behindDoc="0" locked="0" layoutInCell="1" allowOverlap="1" wp14:anchorId="4AEA251F" wp14:editId="43BC3F81">
                <wp:simplePos x="0" y="0"/>
                <wp:positionH relativeFrom="column">
                  <wp:posOffset>5142230</wp:posOffset>
                </wp:positionH>
                <wp:positionV relativeFrom="paragraph">
                  <wp:posOffset>95723</wp:posOffset>
                </wp:positionV>
                <wp:extent cx="1043940" cy="0"/>
                <wp:effectExtent l="0" t="76200" r="22860" b="95250"/>
                <wp:wrapNone/>
                <wp:docPr id="364" name="Straight Arrow Connector 364"/>
                <wp:cNvGraphicFramePr/>
                <a:graphic xmlns:a="http://schemas.openxmlformats.org/drawingml/2006/main">
                  <a:graphicData uri="http://schemas.microsoft.com/office/word/2010/wordprocessingShape">
                    <wps:wsp>
                      <wps:cNvCnPr/>
                      <wps:spPr>
                        <a:xfrm>
                          <a:off x="0" y="0"/>
                          <a:ext cx="10439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0772F263" id="直線矢印コネクタ 364" o:spid="_x0000_s1026" type="#_x0000_t32" style="position:absolute;left:0;text-align:left;margin-left:404.9pt;margin-top:7.55pt;width:82.2pt;height:0;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" strokecolor="black [3200]" strokeweight=".5pt">
                <v:stroke endarrow="block" joinstyle="miter"/>
              </v:shape>
            </w:pict>
          </mc:Fallback>
        </mc:AlternateContent>
      </w:r>
    </w:p>
    <w:p w14:paraId="2A00B9B6" w14:textId="1EF3A6A9" w:rsidR="00567EE8" w:rsidRDefault="00567EE8" w:rsidP="00567EE8">
      <w:pPr>
        <w:pStyle w:val="ListParagraph"/>
        <w:ind w:leftChars="0" w:left="992"/>
      </w:pPr>
    </w:p>
    <w:p w14:paraId="2CFE3317" w14:textId="1A92682C" w:rsidR="00567EE8" w:rsidRPr="00084A28" w:rsidRDefault="00567EE8" w:rsidP="00F63A0F">
      <w:pPr>
        <w:pStyle w:val="ListParagraph"/>
      </w:pPr>
    </w:p>
    <w:p w14:paraId="5268AE39" w14:textId="0064A8FA" w:rsidR="00F63A0F" w:rsidRDefault="002338ED" w:rsidP="002338ED">
      <w:pPr>
        <w:ind w:firstLine="840"/>
        <w:outlineLvl w:val="2"/>
      </w:pPr>
      <w:bookmarkStart w:id="59" w:name="_Toc138931293"/>
      <w:r>
        <w:rPr>
          <w:rFonts w:hint="eastAsia"/>
        </w:rPr>
        <w:t>4</w:t>
      </w:r>
      <w:r>
        <w:t>.2.5</w:t>
      </w:r>
      <w:r w:rsidR="00F63A0F">
        <w:rPr>
          <w:rFonts w:hint="eastAsia"/>
        </w:rPr>
        <w:t>認証中止</w:t>
      </w:r>
      <w:bookmarkEnd w:id="59"/>
    </w:p>
    <w:p w14:paraId="1877E979" w14:textId="5691EBC1" w:rsidR="00AB24FE" w:rsidRDefault="00EE5904" w:rsidP="00EE4BEB">
      <w:pPr>
        <w:ind w:leftChars="500" w:left="1050" w:firstLineChars="100" w:firstLine="210"/>
      </w:pPr>
      <w:r>
        <w:rPr>
          <w:rFonts w:hint="eastAsia"/>
        </w:rPr>
        <w:t>本シーケンスは，ログインダイアログ表示中に</w:t>
      </w:r>
      <w:r w:rsidR="001D2E8A">
        <w:rPr>
          <w:rFonts w:hint="eastAsia"/>
        </w:rPr>
        <w:t>キャンセル</w:t>
      </w:r>
      <w:r>
        <w:rPr>
          <w:rFonts w:hint="eastAsia"/>
        </w:rPr>
        <w:t>ボタンを押下した時のものである．（ex.4.2</w:t>
      </w:r>
      <w:r>
        <w:t xml:space="preserve"> </w:t>
      </w:r>
      <w:r>
        <w:rPr>
          <w:rFonts w:hint="eastAsia"/>
        </w:rPr>
        <w:t>ログインダイアログ表示からの継続）</w:t>
      </w:r>
    </w:p>
    <w:p w14:paraId="357B6D01" w14:textId="77777777" w:rsidR="001D2E8A" w:rsidRDefault="001D2E8A" w:rsidP="00EE5904">
      <w:pPr>
        <w:ind w:leftChars="200" w:left="420" w:firstLineChars="100" w:firstLine="210"/>
      </w:pPr>
    </w:p>
    <w:p w14:paraId="1CD7A8F9" w14:textId="70676D27" w:rsidR="00AB24FE" w:rsidRDefault="00EE5904" w:rsidP="006A7170">
      <w:r>
        <w:rPr>
          <w:noProof/>
        </w:rPr>
        <mc:AlternateContent>
          <mc:Choice Requires="wps">
            <w:drawing>
              <wp:anchor distT="0" distB="0" distL="114300" distR="114300" simplePos="0" relativeHeight="251658472" behindDoc="0" locked="0" layoutInCell="1" allowOverlap="1" wp14:anchorId="7E35DF1B" wp14:editId="66C93A63">
                <wp:simplePos x="0" y="0"/>
                <wp:positionH relativeFrom="column">
                  <wp:posOffset>591820</wp:posOffset>
                </wp:positionH>
                <wp:positionV relativeFrom="paragraph">
                  <wp:posOffset>3810</wp:posOffset>
                </wp:positionV>
                <wp:extent cx="739140" cy="226060"/>
                <wp:effectExtent l="0" t="0" r="22860" b="21590"/>
                <wp:wrapNone/>
                <wp:docPr id="377" name="Rectangle 377"/>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952101" w14:textId="77777777" w:rsidR="00AE4026" w:rsidRPr="00971FB6" w:rsidRDefault="00AE4026" w:rsidP="00AE4026">
                            <w:pPr>
                              <w:jc w:val="center"/>
                              <w:rPr>
                                <w:color w:val="000000" w:themeColor="text1"/>
                                <w:sz w:val="12"/>
                                <w:szCs w:val="12"/>
                              </w:rPr>
                            </w:pPr>
                            <w:r w:rsidRPr="00971FB6">
                              <w:rPr>
                                <w:color w:val="000000" w:themeColor="text1"/>
                                <w:sz w:val="12"/>
                                <w:szCs w:val="12"/>
                              </w:rPr>
                              <w:t>ReservationSystem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5DF1B" id="Rectangle 377" o:spid="_x0000_s1187" style="position:absolute;left:0;text-align:left;margin-left:46.6pt;margin-top:.3pt;width:58.2pt;height:17.8pt;z-index:251658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" filled="f" strokecolor="black [3213]" strokeweight="1pt">
                <v:textbox inset="0,0,0,0">
                  <w:txbxContent>
                    <w:p w14:paraId="20952101" w14:textId="77777777" w:rsidR="00AE4026" w:rsidRPr="00971FB6" w:rsidRDefault="00AE4026" w:rsidP="00AE4026">
                      <w:pPr>
                        <w:jc w:val="center"/>
                        <w:rPr>
                          <w:color w:val="000000" w:themeColor="text1"/>
                          <w:sz w:val="12"/>
                          <w:szCs w:val="12"/>
                        </w:rPr>
                      </w:pPr>
                      <w:r w:rsidRPr="00971FB6">
                        <w:rPr>
                          <w:color w:val="000000" w:themeColor="text1"/>
                          <w:sz w:val="12"/>
                          <w:szCs w:val="12"/>
                        </w:rPr>
                        <w:t>ReservationSystem</w:t>
                      </w:r>
                    </w:p>
                  </w:txbxContent>
                </v:textbox>
              </v:rect>
            </w:pict>
          </mc:Fallback>
        </mc:AlternateContent>
      </w:r>
      <w:r>
        <w:rPr>
          <w:noProof/>
        </w:rPr>
        <mc:AlternateContent>
          <mc:Choice Requires="wps">
            <w:drawing>
              <wp:anchor distT="0" distB="0" distL="114300" distR="114300" simplePos="0" relativeHeight="251658473" behindDoc="0" locked="0" layoutInCell="1" allowOverlap="1" wp14:anchorId="34243839" wp14:editId="50D1E52B">
                <wp:simplePos x="0" y="0"/>
                <wp:positionH relativeFrom="column">
                  <wp:posOffset>1659255</wp:posOffset>
                </wp:positionH>
                <wp:positionV relativeFrom="paragraph">
                  <wp:posOffset>5080</wp:posOffset>
                </wp:positionV>
                <wp:extent cx="739140" cy="226060"/>
                <wp:effectExtent l="0" t="0" r="22860" b="21590"/>
                <wp:wrapNone/>
                <wp:docPr id="378" name="Rectangle 378"/>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1FEC1F" w14:textId="77777777" w:rsidR="00AE4026" w:rsidRPr="00971FB6" w:rsidRDefault="00AE4026" w:rsidP="00AE4026">
                            <w:pPr>
                              <w:jc w:val="center"/>
                              <w:rPr>
                                <w:color w:val="000000" w:themeColor="text1"/>
                                <w:sz w:val="12"/>
                                <w:szCs w:val="12"/>
                              </w:rPr>
                            </w:pPr>
                            <w:r>
                              <w:rPr>
                                <w:color w:val="000000" w:themeColor="text1"/>
                                <w:sz w:val="12"/>
                                <w:szCs w:val="12"/>
                              </w:rPr>
                              <w:t>MainFrame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243839" id="Rectangle 378" o:spid="_x0000_s1188" style="position:absolute;left:0;text-align:left;margin-left:130.65pt;margin-top:.4pt;width:58.2pt;height:17.8pt;z-index:2516584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" filled="f" strokecolor="black [3213]" strokeweight="1pt">
                <v:textbox inset="0,0,0,0">
                  <w:txbxContent>
                    <w:p w14:paraId="141FEC1F" w14:textId="77777777" w:rsidR="00AE4026" w:rsidRPr="00971FB6" w:rsidRDefault="00AE4026" w:rsidP="00AE4026">
                      <w:pPr>
                        <w:jc w:val="center"/>
                        <w:rPr>
                          <w:color w:val="000000" w:themeColor="text1"/>
                          <w:sz w:val="12"/>
                          <w:szCs w:val="12"/>
                        </w:rPr>
                      </w:pPr>
                      <w:r>
                        <w:rPr>
                          <w:color w:val="000000" w:themeColor="text1"/>
                          <w:sz w:val="12"/>
                          <w:szCs w:val="12"/>
                        </w:rPr>
                        <w:t>MainFrame</w:t>
                      </w:r>
                    </w:p>
                  </w:txbxContent>
                </v:textbox>
              </v:rect>
            </w:pict>
          </mc:Fallback>
        </mc:AlternateContent>
      </w:r>
      <w:r>
        <w:rPr>
          <w:noProof/>
        </w:rPr>
        <mc:AlternateContent>
          <mc:Choice Requires="wps">
            <w:drawing>
              <wp:anchor distT="0" distB="0" distL="114300" distR="114300" simplePos="0" relativeHeight="251658474" behindDoc="0" locked="0" layoutInCell="1" allowOverlap="1" wp14:anchorId="14421BA3" wp14:editId="1F519078">
                <wp:simplePos x="0" y="0"/>
                <wp:positionH relativeFrom="column">
                  <wp:posOffset>3746500</wp:posOffset>
                </wp:positionH>
                <wp:positionV relativeFrom="paragraph">
                  <wp:posOffset>5080</wp:posOffset>
                </wp:positionV>
                <wp:extent cx="739140" cy="226060"/>
                <wp:effectExtent l="0" t="0" r="22860" b="21590"/>
                <wp:wrapNone/>
                <wp:docPr id="379" name="Rectangle 379"/>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B2230D" w14:textId="77777777" w:rsidR="00AE4026" w:rsidRPr="00971FB6" w:rsidRDefault="00AE4026" w:rsidP="00AE4026">
                            <w:pPr>
                              <w:jc w:val="center"/>
                              <w:rPr>
                                <w:color w:val="000000" w:themeColor="text1"/>
                                <w:sz w:val="12"/>
                                <w:szCs w:val="12"/>
                              </w:rPr>
                            </w:pPr>
                            <w:r>
                              <w:rPr>
                                <w:color w:val="000000" w:themeColor="text1"/>
                                <w:sz w:val="12"/>
                                <w:szCs w:val="12"/>
                              </w:rPr>
                              <w:t>LoginDialog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21BA3" id="Rectangle 379" o:spid="_x0000_s1189" style="position:absolute;left:0;text-align:left;margin-left:295pt;margin-top:.4pt;width:58.2pt;height:17.8pt;z-index:2516584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" filled="f" strokecolor="black [3213]" strokeweight="1pt">
                <v:textbox inset="0,0,0,0">
                  <w:txbxContent>
                    <w:p w14:paraId="27B2230D" w14:textId="77777777" w:rsidR="00AE4026" w:rsidRPr="00971FB6" w:rsidRDefault="00AE4026" w:rsidP="00AE4026">
                      <w:pPr>
                        <w:jc w:val="center"/>
                        <w:rPr>
                          <w:color w:val="000000" w:themeColor="text1"/>
                          <w:sz w:val="12"/>
                          <w:szCs w:val="12"/>
                        </w:rPr>
                      </w:pPr>
                      <w:r>
                        <w:rPr>
                          <w:color w:val="000000" w:themeColor="text1"/>
                          <w:sz w:val="12"/>
                          <w:szCs w:val="12"/>
                        </w:rPr>
                        <w:t>LoginDialog</w:t>
                      </w:r>
                    </w:p>
                  </w:txbxContent>
                </v:textbox>
              </v:rect>
            </w:pict>
          </mc:Fallback>
        </mc:AlternateContent>
      </w:r>
      <w:r>
        <w:rPr>
          <w:noProof/>
        </w:rPr>
        <mc:AlternateContent>
          <mc:Choice Requires="wps">
            <w:drawing>
              <wp:anchor distT="0" distB="0" distL="114300" distR="114300" simplePos="0" relativeHeight="251658475" behindDoc="0" locked="0" layoutInCell="1" allowOverlap="1" wp14:anchorId="58818535" wp14:editId="17200A03">
                <wp:simplePos x="0" y="0"/>
                <wp:positionH relativeFrom="column">
                  <wp:posOffset>4744085</wp:posOffset>
                </wp:positionH>
                <wp:positionV relativeFrom="paragraph">
                  <wp:posOffset>3175</wp:posOffset>
                </wp:positionV>
                <wp:extent cx="739140" cy="226060"/>
                <wp:effectExtent l="0" t="0" r="22860" b="21590"/>
                <wp:wrapNone/>
                <wp:docPr id="380" name="Rectangle 380"/>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F76FA1" w14:textId="77777777" w:rsidR="00AE4026" w:rsidRPr="00971FB6" w:rsidRDefault="00AE4026" w:rsidP="00AE4026">
                            <w:pPr>
                              <w:jc w:val="center"/>
                              <w:rPr>
                                <w:color w:val="000000" w:themeColor="text1"/>
                                <w:sz w:val="12"/>
                                <w:szCs w:val="12"/>
                              </w:rPr>
                            </w:pPr>
                            <w:r>
                              <w:rPr>
                                <w:color w:val="000000" w:themeColor="text1"/>
                                <w:sz w:val="12"/>
                                <w:szCs w:val="12"/>
                              </w:rPr>
                              <w:t>ReservationControl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18535" id="Rectangle 380" o:spid="_x0000_s1190" style="position:absolute;left:0;text-align:left;margin-left:373.55pt;margin-top:.25pt;width:58.2pt;height:17.8pt;z-index:2516584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" filled="f" strokecolor="black [3213]" strokeweight="1pt">
                <v:textbox inset="0,0,0,0">
                  <w:txbxContent>
                    <w:p w14:paraId="77F76FA1" w14:textId="77777777" w:rsidR="00AE4026" w:rsidRPr="00971FB6" w:rsidRDefault="00AE4026" w:rsidP="00AE4026">
                      <w:pPr>
                        <w:jc w:val="center"/>
                        <w:rPr>
                          <w:color w:val="000000" w:themeColor="text1"/>
                          <w:sz w:val="12"/>
                          <w:szCs w:val="12"/>
                        </w:rPr>
                      </w:pPr>
                      <w:r>
                        <w:rPr>
                          <w:color w:val="000000" w:themeColor="text1"/>
                          <w:sz w:val="12"/>
                          <w:szCs w:val="12"/>
                        </w:rPr>
                        <w:t>ReservationControl</w:t>
                      </w:r>
                    </w:p>
                  </w:txbxContent>
                </v:textbox>
              </v:rect>
            </w:pict>
          </mc:Fallback>
        </mc:AlternateContent>
      </w:r>
      <w:r>
        <w:rPr>
          <w:noProof/>
        </w:rPr>
        <mc:AlternateContent>
          <mc:Choice Requires="wps">
            <w:drawing>
              <wp:anchor distT="0" distB="0" distL="114300" distR="114300" simplePos="0" relativeHeight="251658476" behindDoc="0" locked="0" layoutInCell="1" allowOverlap="1" wp14:anchorId="6334AD43" wp14:editId="432CD454">
                <wp:simplePos x="0" y="0"/>
                <wp:positionH relativeFrom="column">
                  <wp:posOffset>5807710</wp:posOffset>
                </wp:positionH>
                <wp:positionV relativeFrom="paragraph">
                  <wp:posOffset>5715</wp:posOffset>
                </wp:positionV>
                <wp:extent cx="739140" cy="226060"/>
                <wp:effectExtent l="0" t="0" r="22860" b="21590"/>
                <wp:wrapNone/>
                <wp:docPr id="381" name="Rectangle 381"/>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825F62" w14:textId="77777777" w:rsidR="00AE4026" w:rsidRPr="00971FB6" w:rsidRDefault="00AE4026" w:rsidP="00AE4026">
                            <w:pPr>
                              <w:jc w:val="center"/>
                              <w:rPr>
                                <w:color w:val="000000" w:themeColor="text1"/>
                                <w:sz w:val="12"/>
                                <w:szCs w:val="12"/>
                              </w:rPr>
                            </w:pPr>
                            <w:r>
                              <w:rPr>
                                <w:color w:val="000000" w:themeColor="text1"/>
                                <w:sz w:val="12"/>
                                <w:szCs w:val="12"/>
                              </w:rPr>
                              <w:t>MySQL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4AD43" id="Rectangle 381" o:spid="_x0000_s1191" style="position:absolute;left:0;text-align:left;margin-left:457.3pt;margin-top:.45pt;width:58.2pt;height:17.8pt;z-index:2516584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" filled="f" strokecolor="black [3213]" strokeweight="1pt">
                <v:textbox inset="0,0,0,0">
                  <w:txbxContent>
                    <w:p w14:paraId="6A825F62" w14:textId="77777777" w:rsidR="00AE4026" w:rsidRPr="00971FB6" w:rsidRDefault="00AE4026" w:rsidP="00AE4026">
                      <w:pPr>
                        <w:jc w:val="center"/>
                        <w:rPr>
                          <w:color w:val="000000" w:themeColor="text1"/>
                          <w:sz w:val="12"/>
                          <w:szCs w:val="12"/>
                        </w:rPr>
                      </w:pPr>
                      <w:r>
                        <w:rPr>
                          <w:color w:val="000000" w:themeColor="text1"/>
                          <w:sz w:val="12"/>
                          <w:szCs w:val="12"/>
                        </w:rPr>
                        <w:t>MySQL</w:t>
                      </w:r>
                    </w:p>
                  </w:txbxContent>
                </v:textbox>
              </v:rect>
            </w:pict>
          </mc:Fallback>
        </mc:AlternateContent>
      </w:r>
      <w:r>
        <w:rPr>
          <w:noProof/>
        </w:rPr>
        <mc:AlternateContent>
          <mc:Choice Requires="wps">
            <w:drawing>
              <wp:anchor distT="0" distB="0" distL="114300" distR="114300" simplePos="0" relativeHeight="251658482" behindDoc="0" locked="0" layoutInCell="1" allowOverlap="1" wp14:anchorId="5F45A014" wp14:editId="593746BB">
                <wp:simplePos x="0" y="0"/>
                <wp:positionH relativeFrom="column">
                  <wp:posOffset>2687320</wp:posOffset>
                </wp:positionH>
                <wp:positionV relativeFrom="paragraph">
                  <wp:posOffset>0</wp:posOffset>
                </wp:positionV>
                <wp:extent cx="739140" cy="226060"/>
                <wp:effectExtent l="0" t="0" r="22860" b="21590"/>
                <wp:wrapNone/>
                <wp:docPr id="387" name="Rectangle 387"/>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922206" w14:textId="77777777" w:rsidR="00AE4026" w:rsidRPr="00971FB6" w:rsidRDefault="00AE4026" w:rsidP="00AE4026">
                            <w:pPr>
                              <w:jc w:val="center"/>
                              <w:rPr>
                                <w:color w:val="000000" w:themeColor="text1"/>
                                <w:sz w:val="12"/>
                                <w:szCs w:val="12"/>
                              </w:rPr>
                            </w:pPr>
                            <w:r>
                              <w:rPr>
                                <w:color w:val="000000" w:themeColor="text1"/>
                                <w:sz w:val="12"/>
                                <w:szCs w:val="12"/>
                              </w:rPr>
                              <w:t>ChoiceFacility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5A014" id="Rectangle 387" o:spid="_x0000_s1192" style="position:absolute;left:0;text-align:left;margin-left:211.6pt;margin-top:0;width:58.2pt;height:17.8pt;z-index:2516584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" filled="f" strokecolor="black [3213]" strokeweight="1pt">
                <v:textbox inset="0,0,0,0">
                  <w:txbxContent>
                    <w:p w14:paraId="26922206" w14:textId="77777777" w:rsidR="00AE4026" w:rsidRPr="00971FB6" w:rsidRDefault="00AE4026" w:rsidP="00AE4026">
                      <w:pPr>
                        <w:jc w:val="center"/>
                        <w:rPr>
                          <w:color w:val="000000" w:themeColor="text1"/>
                          <w:sz w:val="12"/>
                          <w:szCs w:val="12"/>
                        </w:rPr>
                      </w:pPr>
                      <w:r>
                        <w:rPr>
                          <w:color w:val="000000" w:themeColor="text1"/>
                          <w:sz w:val="12"/>
                          <w:szCs w:val="12"/>
                        </w:rPr>
                        <w:t>ChoiceFacility</w:t>
                      </w:r>
                    </w:p>
                  </w:txbxContent>
                </v:textbox>
              </v:rect>
            </w:pict>
          </mc:Fallback>
        </mc:AlternateContent>
      </w:r>
      <w:r w:rsidR="009E3450">
        <w:rPr>
          <w:noProof/>
        </w:rPr>
        <mc:AlternateContent>
          <mc:Choice Requires="wps">
            <w:drawing>
              <wp:anchor distT="0" distB="0" distL="114300" distR="114300" simplePos="0" relativeHeight="251658481" behindDoc="0" locked="0" layoutInCell="1" allowOverlap="1" wp14:anchorId="22098D72" wp14:editId="7B61278D">
                <wp:simplePos x="0" y="0"/>
                <wp:positionH relativeFrom="column">
                  <wp:posOffset>6193892</wp:posOffset>
                </wp:positionH>
                <wp:positionV relativeFrom="paragraph">
                  <wp:posOffset>221926</wp:posOffset>
                </wp:positionV>
                <wp:extent cx="0" cy="686907"/>
                <wp:effectExtent l="0" t="0" r="38100" b="37465"/>
                <wp:wrapNone/>
                <wp:docPr id="386" name="Straight Connector 386"/>
                <wp:cNvGraphicFramePr/>
                <a:graphic xmlns:a="http://schemas.openxmlformats.org/drawingml/2006/main">
                  <a:graphicData uri="http://schemas.microsoft.com/office/word/2010/wordprocessingShape">
                    <wps:wsp>
                      <wps:cNvCnPr/>
                      <wps:spPr>
                        <a:xfrm flipH="1">
                          <a:off x="0" y="0"/>
                          <a:ext cx="0" cy="6869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45DC886C" id="直線コネクタ 386" o:spid="_x0000_s1026" style="position:absolute;left:0;text-align:left;flip:x;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7.7pt,17.45pt" to="487.7pt,7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" strokecolor="black [3200]" strokeweight=".5pt">
                <v:stroke joinstyle="miter"/>
              </v:line>
            </w:pict>
          </mc:Fallback>
        </mc:AlternateContent>
      </w:r>
      <w:r w:rsidR="009E3450">
        <w:rPr>
          <w:noProof/>
        </w:rPr>
        <mc:AlternateContent>
          <mc:Choice Requires="wps">
            <w:drawing>
              <wp:anchor distT="0" distB="0" distL="114300" distR="114300" simplePos="0" relativeHeight="251658480" behindDoc="0" locked="0" layoutInCell="1" allowOverlap="1" wp14:anchorId="7CAF71CA" wp14:editId="7FDA7901">
                <wp:simplePos x="0" y="0"/>
                <wp:positionH relativeFrom="column">
                  <wp:posOffset>5109293</wp:posOffset>
                </wp:positionH>
                <wp:positionV relativeFrom="paragraph">
                  <wp:posOffset>218588</wp:posOffset>
                </wp:positionV>
                <wp:extent cx="0" cy="690570"/>
                <wp:effectExtent l="0" t="0" r="38100" b="33655"/>
                <wp:wrapNone/>
                <wp:docPr id="385" name="Straight Connector 385"/>
                <wp:cNvGraphicFramePr/>
                <a:graphic xmlns:a="http://schemas.openxmlformats.org/drawingml/2006/main">
                  <a:graphicData uri="http://schemas.microsoft.com/office/word/2010/wordprocessingShape">
                    <wps:wsp>
                      <wps:cNvCnPr/>
                      <wps:spPr>
                        <a:xfrm>
                          <a:off x="0" y="0"/>
                          <a:ext cx="0" cy="690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7875670" id="直線コネクタ 385" o:spid="_x0000_s1026" style="position:absolute;left:0;text-align:lef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3pt,17.2pt" to="402.3pt,7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" strokecolor="black [3200]" strokeweight=".5pt">
                <v:stroke joinstyle="miter"/>
              </v:line>
            </w:pict>
          </mc:Fallback>
        </mc:AlternateContent>
      </w:r>
      <w:r w:rsidR="009E3450">
        <w:rPr>
          <w:noProof/>
        </w:rPr>
        <mc:AlternateContent>
          <mc:Choice Requires="wps">
            <w:drawing>
              <wp:anchor distT="0" distB="0" distL="114300" distR="114300" simplePos="0" relativeHeight="251658479" behindDoc="0" locked="0" layoutInCell="1" allowOverlap="1" wp14:anchorId="54151111" wp14:editId="440E9E44">
                <wp:simplePos x="0" y="0"/>
                <wp:positionH relativeFrom="column">
                  <wp:posOffset>4124812</wp:posOffset>
                </wp:positionH>
                <wp:positionV relativeFrom="paragraph">
                  <wp:posOffset>218588</wp:posOffset>
                </wp:positionV>
                <wp:extent cx="0" cy="690245"/>
                <wp:effectExtent l="0" t="0" r="38100" b="33655"/>
                <wp:wrapNone/>
                <wp:docPr id="384" name="Straight Connector 384"/>
                <wp:cNvGraphicFramePr/>
                <a:graphic xmlns:a="http://schemas.openxmlformats.org/drawingml/2006/main">
                  <a:graphicData uri="http://schemas.microsoft.com/office/word/2010/wordprocessingShape">
                    <wps:wsp>
                      <wps:cNvCnPr/>
                      <wps:spPr>
                        <a:xfrm>
                          <a:off x="0" y="0"/>
                          <a:ext cx="0" cy="6902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rto="http://schemas.microsoft.com/office/word/2006/arto">
            <w:pict>
              <v:line w14:anchorId="31ACBA27" id="直線コネクタ 384" o:spid="_x0000_s1026" style="position:absolute;left:0;text-align:left;z-index:252248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8pt,17.2pt" to="324.8pt,7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" strokecolor="black [3200]" strokeweight=".5pt">
                <v:stroke joinstyle="miter"/>
              </v:line>
            </w:pict>
          </mc:Fallback>
        </mc:AlternateContent>
      </w:r>
      <w:r w:rsidR="009E3450">
        <w:rPr>
          <w:noProof/>
        </w:rPr>
        <mc:AlternateContent>
          <mc:Choice Requires="wps">
            <w:drawing>
              <wp:anchor distT="0" distB="0" distL="114300" distR="114300" simplePos="0" relativeHeight="251658483" behindDoc="0" locked="0" layoutInCell="1" allowOverlap="1" wp14:anchorId="60827F14" wp14:editId="38A14D2D">
                <wp:simplePos x="0" y="0"/>
                <wp:positionH relativeFrom="column">
                  <wp:posOffset>3063574</wp:posOffset>
                </wp:positionH>
                <wp:positionV relativeFrom="paragraph">
                  <wp:posOffset>218589</wp:posOffset>
                </wp:positionV>
                <wp:extent cx="0" cy="690570"/>
                <wp:effectExtent l="0" t="0" r="38100" b="33655"/>
                <wp:wrapNone/>
                <wp:docPr id="388" name="Straight Connector 388"/>
                <wp:cNvGraphicFramePr/>
                <a:graphic xmlns:a="http://schemas.openxmlformats.org/drawingml/2006/main">
                  <a:graphicData uri="http://schemas.microsoft.com/office/word/2010/wordprocessingShape">
                    <wps:wsp>
                      <wps:cNvCnPr/>
                      <wps:spPr>
                        <a:xfrm>
                          <a:off x="0" y="0"/>
                          <a:ext cx="0" cy="690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rto="http://schemas.microsoft.com/office/word/2006/arto">
            <w:pict>
              <v:line w14:anchorId="5500242C" id="直線コネクタ 388" o:spid="_x0000_s1026" style="position:absolute;left:0;text-align:left;z-index:252252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1.25pt,17.2pt" to="241.25pt,7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" strokecolor="black [3200]" strokeweight=".5pt">
                <v:stroke joinstyle="miter"/>
              </v:line>
            </w:pict>
          </mc:Fallback>
        </mc:AlternateContent>
      </w:r>
      <w:r w:rsidR="009E3450">
        <w:rPr>
          <w:noProof/>
        </w:rPr>
        <mc:AlternateContent>
          <mc:Choice Requires="wps">
            <w:drawing>
              <wp:anchor distT="0" distB="0" distL="114300" distR="114300" simplePos="0" relativeHeight="251658478" behindDoc="0" locked="0" layoutInCell="1" allowOverlap="1" wp14:anchorId="3FD47337" wp14:editId="3E6F048E">
                <wp:simplePos x="0" y="0"/>
                <wp:positionH relativeFrom="column">
                  <wp:posOffset>2035708</wp:posOffset>
                </wp:positionH>
                <wp:positionV relativeFrom="paragraph">
                  <wp:posOffset>218589</wp:posOffset>
                </wp:positionV>
                <wp:extent cx="0" cy="690570"/>
                <wp:effectExtent l="0" t="0" r="38100" b="33655"/>
                <wp:wrapNone/>
                <wp:docPr id="383" name="Straight Connector 383"/>
                <wp:cNvGraphicFramePr/>
                <a:graphic xmlns:a="http://schemas.openxmlformats.org/drawingml/2006/main">
                  <a:graphicData uri="http://schemas.microsoft.com/office/word/2010/wordprocessingShape">
                    <wps:wsp>
                      <wps:cNvCnPr/>
                      <wps:spPr>
                        <a:xfrm>
                          <a:off x="0" y="0"/>
                          <a:ext cx="0" cy="690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rto="http://schemas.microsoft.com/office/word/2006/arto">
            <w:pict>
              <v:line w14:anchorId="34F46663" id="直線コネクタ 383" o:spid="_x0000_s1026" style="position:absolute;left:0;text-align:left;z-index:25224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0.3pt,17.2pt" to="160.3pt,7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" strokecolor="black [3200]" strokeweight=".5pt">
                <v:stroke joinstyle="miter"/>
              </v:line>
            </w:pict>
          </mc:Fallback>
        </mc:AlternateContent>
      </w:r>
      <w:r w:rsidR="009E3450">
        <w:rPr>
          <w:noProof/>
        </w:rPr>
        <mc:AlternateContent>
          <mc:Choice Requires="wps">
            <w:drawing>
              <wp:anchor distT="0" distB="0" distL="114300" distR="114300" simplePos="0" relativeHeight="251658477" behindDoc="0" locked="0" layoutInCell="1" allowOverlap="1" wp14:anchorId="3814288D" wp14:editId="29DA800C">
                <wp:simplePos x="0" y="0"/>
                <wp:positionH relativeFrom="column">
                  <wp:posOffset>934423</wp:posOffset>
                </wp:positionH>
                <wp:positionV relativeFrom="paragraph">
                  <wp:posOffset>225263</wp:posOffset>
                </wp:positionV>
                <wp:extent cx="0" cy="684131"/>
                <wp:effectExtent l="0" t="0" r="38100" b="20955"/>
                <wp:wrapNone/>
                <wp:docPr id="382" name="Straight Connector 382"/>
                <wp:cNvGraphicFramePr/>
                <a:graphic xmlns:a="http://schemas.openxmlformats.org/drawingml/2006/main">
                  <a:graphicData uri="http://schemas.microsoft.com/office/word/2010/wordprocessingShape">
                    <wps:wsp>
                      <wps:cNvCnPr/>
                      <wps:spPr>
                        <a:xfrm>
                          <a:off x="0" y="0"/>
                          <a:ext cx="0" cy="6841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rto="http://schemas.microsoft.com/office/word/2006/arto">
            <w:pict>
              <v:line w14:anchorId="6BC89DA9" id="直線コネクタ 382" o:spid="_x0000_s1026" style="position:absolute;left:0;text-align:left;z-index:252246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3.6pt,17.75pt" to="73.6pt,7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" strokecolor="black [3200]" strokeweight=".5pt">
                <v:stroke joinstyle="miter"/>
              </v:line>
            </w:pict>
          </mc:Fallback>
        </mc:AlternateContent>
      </w:r>
      <w:r w:rsidR="00A86759">
        <w:rPr>
          <w:noProof/>
        </w:rPr>
        <mc:AlternateContent>
          <mc:Choice Requires="wps">
            <w:drawing>
              <wp:anchor distT="0" distB="0" distL="114300" distR="114300" simplePos="0" relativeHeight="251658492" behindDoc="0" locked="0" layoutInCell="1" allowOverlap="1" wp14:anchorId="169F81C2" wp14:editId="3E327A8D">
                <wp:simplePos x="0" y="0"/>
                <wp:positionH relativeFrom="column">
                  <wp:posOffset>4186555</wp:posOffset>
                </wp:positionH>
                <wp:positionV relativeFrom="paragraph">
                  <wp:posOffset>229870</wp:posOffset>
                </wp:positionV>
                <wp:extent cx="943610" cy="120015"/>
                <wp:effectExtent l="0" t="0" r="8890" b="13335"/>
                <wp:wrapNone/>
                <wp:docPr id="397" name="Text Box 397"/>
                <wp:cNvGraphicFramePr/>
                <a:graphic xmlns:a="http://schemas.openxmlformats.org/drawingml/2006/main">
                  <a:graphicData uri="http://schemas.microsoft.com/office/word/2010/wordprocessingShape">
                    <wps:wsp>
                      <wps:cNvSpPr txBox="1"/>
                      <wps:spPr>
                        <a:xfrm>
                          <a:off x="0" y="0"/>
                          <a:ext cx="943610" cy="120015"/>
                        </a:xfrm>
                        <a:prstGeom prst="rect">
                          <a:avLst/>
                        </a:prstGeom>
                        <a:noFill/>
                        <a:ln w="6350">
                          <a:noFill/>
                        </a:ln>
                      </wps:spPr>
                      <wps:txbx>
                        <w:txbxContent>
                          <w:p w14:paraId="54623BF2" w14:textId="3837ED1E" w:rsidR="00A86759" w:rsidRPr="007D630A" w:rsidRDefault="00A86759" w:rsidP="00A86759">
                            <w:pPr>
                              <w:snapToGrid w:val="0"/>
                              <w:spacing w:line="100" w:lineRule="atLeast"/>
                              <w:jc w:val="left"/>
                              <w:rPr>
                                <w:i/>
                                <w:iCs/>
                                <w:sz w:val="10"/>
                                <w:szCs w:val="10"/>
                              </w:rPr>
                            </w:pPr>
                            <w:r>
                              <w:rPr>
                                <w:rFonts w:hint="eastAsia"/>
                                <w:i/>
                                <w:iCs/>
                                <w:sz w:val="10"/>
                                <w:szCs w:val="10"/>
                              </w:rPr>
                              <w:t>c</w:t>
                            </w:r>
                            <w:r>
                              <w:rPr>
                                <w:i/>
                                <w:iCs/>
                                <w:sz w:val="10"/>
                                <w:szCs w:val="10"/>
                              </w:rPr>
                              <w:t>an</w:t>
                            </w:r>
                            <w:r w:rsidR="003C751E">
                              <w:rPr>
                                <w:i/>
                                <w:iCs/>
                                <w:sz w:val="10"/>
                                <w:szCs w:val="10"/>
                              </w:rPr>
                              <w:t>celed</w:t>
                            </w:r>
                            <w:r w:rsidR="003C751E">
                              <w:rPr>
                                <w:rFonts w:hint="eastAsia"/>
                                <w:i/>
                                <w:iCs/>
                                <w:sz w:val="10"/>
                                <w:szCs w:val="10"/>
                              </w:rPr>
                              <w:t>にfalseを設定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F81C2" id="Text Box 397" o:spid="_x0000_s1193" type="#_x0000_t202" style="position:absolute;left:0;text-align:left;margin-left:329.65pt;margin-top:18.1pt;width:74.3pt;height:9.45pt;z-index:2516584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" filled="f" stroked="f" strokeweight=".5pt">
                <v:textbox inset="0,0,0,0">
                  <w:txbxContent>
                    <w:p w14:paraId="54623BF2" w14:textId="3837ED1E" w:rsidR="00A86759" w:rsidRPr="007D630A" w:rsidRDefault="00A86759" w:rsidP="00A86759">
                      <w:pPr>
                        <w:snapToGrid w:val="0"/>
                        <w:spacing w:line="100" w:lineRule="atLeast"/>
                        <w:jc w:val="left"/>
                        <w:rPr>
                          <w:i/>
                          <w:iCs/>
                          <w:sz w:val="10"/>
                          <w:szCs w:val="10"/>
                        </w:rPr>
                      </w:pPr>
                      <w:r>
                        <w:rPr>
                          <w:rFonts w:hint="eastAsia"/>
                          <w:i/>
                          <w:iCs/>
                          <w:sz w:val="10"/>
                          <w:szCs w:val="10"/>
                        </w:rPr>
                        <w:t>c</w:t>
                      </w:r>
                      <w:r>
                        <w:rPr>
                          <w:i/>
                          <w:iCs/>
                          <w:sz w:val="10"/>
                          <w:szCs w:val="10"/>
                        </w:rPr>
                        <w:t>an</w:t>
                      </w:r>
                      <w:r w:rsidR="003C751E">
                        <w:rPr>
                          <w:i/>
                          <w:iCs/>
                          <w:sz w:val="10"/>
                          <w:szCs w:val="10"/>
                        </w:rPr>
                        <w:t>celed</w:t>
                      </w:r>
                      <w:r w:rsidR="003C751E">
                        <w:rPr>
                          <w:rFonts w:hint="eastAsia"/>
                          <w:i/>
                          <w:iCs/>
                          <w:sz w:val="10"/>
                          <w:szCs w:val="10"/>
                        </w:rPr>
                        <w:t>にfalseを設定</w:t>
                      </w:r>
                    </w:p>
                  </w:txbxContent>
                </v:textbox>
              </v:shape>
            </w:pict>
          </mc:Fallback>
        </mc:AlternateContent>
      </w:r>
      <w:r w:rsidR="00565846">
        <w:rPr>
          <w:noProof/>
        </w:rPr>
        <mc:AlternateContent>
          <mc:Choice Requires="wps">
            <w:drawing>
              <wp:anchor distT="0" distB="0" distL="114300" distR="114300" simplePos="0" relativeHeight="251658484" behindDoc="0" locked="0" layoutInCell="1" allowOverlap="1" wp14:anchorId="597B1745" wp14:editId="1F1A77A3">
                <wp:simplePos x="0" y="0"/>
                <wp:positionH relativeFrom="column">
                  <wp:posOffset>4092575</wp:posOffset>
                </wp:positionH>
                <wp:positionV relativeFrom="paragraph">
                  <wp:posOffset>226533</wp:posOffset>
                </wp:positionV>
                <wp:extent cx="66675" cy="213360"/>
                <wp:effectExtent l="0" t="0" r="28575" b="15240"/>
                <wp:wrapNone/>
                <wp:docPr id="389" name="Rectangle 389"/>
                <wp:cNvGraphicFramePr/>
                <a:graphic xmlns:a="http://schemas.openxmlformats.org/drawingml/2006/main">
                  <a:graphicData uri="http://schemas.microsoft.com/office/word/2010/wordprocessingShape">
                    <wps:wsp>
                      <wps:cNvSpPr/>
                      <wps:spPr>
                        <a:xfrm>
                          <a:off x="0" y="0"/>
                          <a:ext cx="66675" cy="2133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51796E9F" id="正方形/長方形 389" o:spid="_x0000_s1026" style="position:absolute;left:0;text-align:left;margin-left:322.25pt;margin-top:17.85pt;width:5.25pt;height:16.8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" fillcolor="white [3212]" strokecolor="black [3213]" strokeweight=".5pt"/>
            </w:pict>
          </mc:Fallback>
        </mc:AlternateContent>
      </w:r>
    </w:p>
    <w:p w14:paraId="1FCC231B" w14:textId="4AD36D53" w:rsidR="00AB24FE" w:rsidRDefault="00DB6C78" w:rsidP="006A7170">
      <w:r>
        <w:rPr>
          <w:noProof/>
        </w:rPr>
        <mc:AlternateContent>
          <mc:Choice Requires="wps">
            <w:drawing>
              <wp:anchor distT="0" distB="0" distL="114300" distR="114300" simplePos="0" relativeHeight="251658487" behindDoc="0" locked="0" layoutInCell="1" allowOverlap="1" wp14:anchorId="3BD46628" wp14:editId="024F9C8A">
                <wp:simplePos x="0" y="0"/>
                <wp:positionH relativeFrom="column">
                  <wp:posOffset>5075555</wp:posOffset>
                </wp:positionH>
                <wp:positionV relativeFrom="paragraph">
                  <wp:posOffset>41910</wp:posOffset>
                </wp:positionV>
                <wp:extent cx="66675" cy="483870"/>
                <wp:effectExtent l="0" t="0" r="28575" b="11430"/>
                <wp:wrapNone/>
                <wp:docPr id="392" name="Rectangle 392"/>
                <wp:cNvGraphicFramePr/>
                <a:graphic xmlns:a="http://schemas.openxmlformats.org/drawingml/2006/main">
                  <a:graphicData uri="http://schemas.microsoft.com/office/word/2010/wordprocessingShape">
                    <wps:wsp>
                      <wps:cNvSpPr/>
                      <wps:spPr>
                        <a:xfrm>
                          <a:off x="0" y="0"/>
                          <a:ext cx="66675" cy="48387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w:pict>
              <v:rect id="正方形/長方形 392" style="position:absolute;left:0;text-align:left;margin-left:399.65pt;margin-top:3.3pt;width:5.25pt;height:38.1pt;z-index:251657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color="black [3213]" strokeweight=".5pt" w14:anchorId="63ED0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"/>
            </w:pict>
          </mc:Fallback>
        </mc:AlternateContent>
      </w:r>
      <w:r w:rsidR="008853F0">
        <w:rPr>
          <w:noProof/>
        </w:rPr>
        <mc:AlternateContent>
          <mc:Choice Requires="wps">
            <w:drawing>
              <wp:anchor distT="0" distB="0" distL="114300" distR="114300" simplePos="0" relativeHeight="251658486" behindDoc="0" locked="0" layoutInCell="1" allowOverlap="1" wp14:anchorId="66BBE3AF" wp14:editId="3DE5EED8">
                <wp:simplePos x="0" y="0"/>
                <wp:positionH relativeFrom="column">
                  <wp:posOffset>2772410</wp:posOffset>
                </wp:positionH>
                <wp:positionV relativeFrom="paragraph">
                  <wp:posOffset>44450</wp:posOffset>
                </wp:positionV>
                <wp:extent cx="992505" cy="119380"/>
                <wp:effectExtent l="0" t="0" r="0" b="13970"/>
                <wp:wrapNone/>
                <wp:docPr id="391" name="Text Box 391"/>
                <wp:cNvGraphicFramePr/>
                <a:graphic xmlns:a="http://schemas.openxmlformats.org/drawingml/2006/main">
                  <a:graphicData uri="http://schemas.microsoft.com/office/word/2010/wordprocessingShape">
                    <wps:wsp>
                      <wps:cNvSpPr txBox="1"/>
                      <wps:spPr>
                        <a:xfrm>
                          <a:off x="0" y="0"/>
                          <a:ext cx="992505" cy="119380"/>
                        </a:xfrm>
                        <a:prstGeom prst="rect">
                          <a:avLst/>
                        </a:prstGeom>
                        <a:noFill/>
                        <a:ln w="6350">
                          <a:noFill/>
                        </a:ln>
                      </wps:spPr>
                      <wps:txbx>
                        <w:txbxContent>
                          <w:p w14:paraId="1A02CB2A" w14:textId="002CA15A" w:rsidR="00D3497E" w:rsidRPr="004A778D" w:rsidRDefault="009A227A" w:rsidP="00D3497E">
                            <w:pPr>
                              <w:snapToGrid w:val="0"/>
                              <w:spacing w:line="100" w:lineRule="atLeast"/>
                              <w:jc w:val="left"/>
                              <w:rPr>
                                <w:sz w:val="12"/>
                                <w:szCs w:val="12"/>
                              </w:rPr>
                            </w:pPr>
                            <w:r>
                              <w:rPr>
                                <w:rFonts w:hint="eastAsia"/>
                                <w:sz w:val="12"/>
                                <w:szCs w:val="12"/>
                              </w:rPr>
                              <w:t>「キャンセル」ボタン押下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BE3AF" id="Text Box 391" o:spid="_x0000_s1194" type="#_x0000_t202" style="position:absolute;left:0;text-align:left;margin-left:218.3pt;margin-top:3.5pt;width:78.15pt;height:9.4pt;z-index:2516584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" filled="f" stroked="f" strokeweight=".5pt">
                <v:textbox inset="0,0,0,0">
                  <w:txbxContent>
                    <w:p w14:paraId="1A02CB2A" w14:textId="002CA15A" w:rsidR="00D3497E" w:rsidRPr="004A778D" w:rsidRDefault="009A227A" w:rsidP="00D3497E">
                      <w:pPr>
                        <w:snapToGrid w:val="0"/>
                        <w:spacing w:line="100" w:lineRule="atLeast"/>
                        <w:jc w:val="left"/>
                        <w:rPr>
                          <w:sz w:val="12"/>
                          <w:szCs w:val="12"/>
                        </w:rPr>
                      </w:pPr>
                      <w:r>
                        <w:rPr>
                          <w:rFonts w:hint="eastAsia"/>
                          <w:sz w:val="12"/>
                          <w:szCs w:val="12"/>
                        </w:rPr>
                        <w:t>「キャンセル」ボタン押下</w:t>
                      </w:r>
                    </w:p>
                  </w:txbxContent>
                </v:textbox>
              </v:shape>
            </w:pict>
          </mc:Fallback>
        </mc:AlternateContent>
      </w:r>
      <w:r w:rsidR="008853F0">
        <w:rPr>
          <w:noProof/>
        </w:rPr>
        <mc:AlternateContent>
          <mc:Choice Requires="wps">
            <w:drawing>
              <wp:anchor distT="0" distB="0" distL="114300" distR="114300" simplePos="0" relativeHeight="251658485" behindDoc="0" locked="0" layoutInCell="1" allowOverlap="1" wp14:anchorId="2E2B3727" wp14:editId="556C7C35">
                <wp:simplePos x="0" y="0"/>
                <wp:positionH relativeFrom="column">
                  <wp:posOffset>3749040</wp:posOffset>
                </wp:positionH>
                <wp:positionV relativeFrom="paragraph">
                  <wp:posOffset>117948</wp:posOffset>
                </wp:positionV>
                <wp:extent cx="343535" cy="0"/>
                <wp:effectExtent l="0" t="76200" r="18415" b="95250"/>
                <wp:wrapNone/>
                <wp:docPr id="390" name="Straight Arrow Connector 390"/>
                <wp:cNvGraphicFramePr/>
                <a:graphic xmlns:a="http://schemas.openxmlformats.org/drawingml/2006/main">
                  <a:graphicData uri="http://schemas.microsoft.com/office/word/2010/wordprocessingShape">
                    <wps:wsp>
                      <wps:cNvCnPr/>
                      <wps:spPr>
                        <a:xfrm>
                          <a:off x="0" y="0"/>
                          <a:ext cx="3435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418E91D7" id="直線矢印コネクタ 390" o:spid="_x0000_s1026" type="#_x0000_t32" style="position:absolute;left:0;text-align:left;margin-left:295.2pt;margin-top:9.3pt;width:27.05pt;height:0;z-index:252255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" strokecolor="black [3200]" strokeweight=".5pt">
                <v:stroke endarrow="block" joinstyle="miter"/>
              </v:shape>
            </w:pict>
          </mc:Fallback>
        </mc:AlternateContent>
      </w:r>
      <w:r w:rsidR="003C751E">
        <w:rPr>
          <w:noProof/>
        </w:rPr>
        <mc:AlternateContent>
          <mc:Choice Requires="wps">
            <w:drawing>
              <wp:anchor distT="0" distB="0" distL="114300" distR="114300" simplePos="0" relativeHeight="251658493" behindDoc="0" locked="0" layoutInCell="1" allowOverlap="1" wp14:anchorId="1C505178" wp14:editId="31945B00">
                <wp:simplePos x="0" y="0"/>
                <wp:positionH relativeFrom="column">
                  <wp:posOffset>4188218</wp:posOffset>
                </wp:positionH>
                <wp:positionV relativeFrom="paragraph">
                  <wp:posOffset>90106</wp:posOffset>
                </wp:positionV>
                <wp:extent cx="1188053" cy="96780"/>
                <wp:effectExtent l="0" t="0" r="12700" b="0"/>
                <wp:wrapNone/>
                <wp:docPr id="398" name="Text Box 398"/>
                <wp:cNvGraphicFramePr/>
                <a:graphic xmlns:a="http://schemas.openxmlformats.org/drawingml/2006/main">
                  <a:graphicData uri="http://schemas.microsoft.com/office/word/2010/wordprocessingShape">
                    <wps:wsp>
                      <wps:cNvSpPr txBox="1"/>
                      <wps:spPr>
                        <a:xfrm>
                          <a:off x="0" y="0"/>
                          <a:ext cx="1188053" cy="96780"/>
                        </a:xfrm>
                        <a:prstGeom prst="rect">
                          <a:avLst/>
                        </a:prstGeom>
                        <a:noFill/>
                        <a:ln w="6350">
                          <a:noFill/>
                        </a:ln>
                      </wps:spPr>
                      <wps:txbx>
                        <w:txbxContent>
                          <w:p w14:paraId="57A30B45" w14:textId="000336D9" w:rsidR="003C751E" w:rsidRPr="007D630A" w:rsidRDefault="003C751E" w:rsidP="003C751E">
                            <w:pPr>
                              <w:snapToGrid w:val="0"/>
                              <w:spacing w:line="100" w:lineRule="atLeast"/>
                              <w:jc w:val="left"/>
                              <w:rPr>
                                <w:i/>
                                <w:iCs/>
                                <w:sz w:val="10"/>
                                <w:szCs w:val="10"/>
                              </w:rPr>
                            </w:pPr>
                            <w:r>
                              <w:rPr>
                                <w:rFonts w:hint="eastAsia"/>
                                <w:i/>
                                <w:iCs/>
                                <w:sz w:val="10"/>
                                <w:szCs w:val="10"/>
                              </w:rPr>
                              <w:t>ログインWindowを非表示</w:t>
                            </w:r>
                            <w:r w:rsidR="008853F0">
                              <w:rPr>
                                <w:rFonts w:hint="eastAsia"/>
                                <w:i/>
                                <w:iCs/>
                                <w:sz w:val="10"/>
                                <w:szCs w:val="10"/>
                              </w:rPr>
                              <w:t>にし，消去</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05178" id="Text Box 398" o:spid="_x0000_s1195" type="#_x0000_t202" style="position:absolute;left:0;text-align:left;margin-left:329.8pt;margin-top:7.1pt;width:93.55pt;height:7.6pt;z-index:2516584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" filled="f" stroked="f" strokeweight=".5pt">
                <v:textbox inset="0,0,0,0">
                  <w:txbxContent>
                    <w:p w14:paraId="57A30B45" w14:textId="000336D9" w:rsidR="003C751E" w:rsidRPr="007D630A" w:rsidRDefault="003C751E" w:rsidP="003C751E">
                      <w:pPr>
                        <w:snapToGrid w:val="0"/>
                        <w:spacing w:line="100" w:lineRule="atLeast"/>
                        <w:jc w:val="left"/>
                        <w:rPr>
                          <w:i/>
                          <w:iCs/>
                          <w:sz w:val="10"/>
                          <w:szCs w:val="10"/>
                        </w:rPr>
                      </w:pPr>
                      <w:r>
                        <w:rPr>
                          <w:rFonts w:hint="eastAsia"/>
                          <w:i/>
                          <w:iCs/>
                          <w:sz w:val="10"/>
                          <w:szCs w:val="10"/>
                        </w:rPr>
                        <w:t>ログインWindowを非表示</w:t>
                      </w:r>
                      <w:r w:rsidR="008853F0">
                        <w:rPr>
                          <w:rFonts w:hint="eastAsia"/>
                          <w:i/>
                          <w:iCs/>
                          <w:sz w:val="10"/>
                          <w:szCs w:val="10"/>
                        </w:rPr>
                        <w:t>にし，消去</w:t>
                      </w:r>
                    </w:p>
                  </w:txbxContent>
                </v:textbox>
              </v:shape>
            </w:pict>
          </mc:Fallback>
        </mc:AlternateContent>
      </w:r>
    </w:p>
    <w:p w14:paraId="3AECCEEB" w14:textId="65288349" w:rsidR="00AB24FE" w:rsidRDefault="009E3450" w:rsidP="006A7170">
      <w:r>
        <w:rPr>
          <w:noProof/>
        </w:rPr>
        <mc:AlternateContent>
          <mc:Choice Requires="wps">
            <w:drawing>
              <wp:anchor distT="0" distB="0" distL="114300" distR="114300" simplePos="0" relativeHeight="251658494" behindDoc="0" locked="0" layoutInCell="1" allowOverlap="1" wp14:anchorId="0EA07FEC" wp14:editId="2373D86F">
                <wp:simplePos x="0" y="0"/>
                <wp:positionH relativeFrom="column">
                  <wp:posOffset>929005</wp:posOffset>
                </wp:positionH>
                <wp:positionV relativeFrom="paragraph">
                  <wp:posOffset>126365</wp:posOffset>
                </wp:positionV>
                <wp:extent cx="1187450" cy="96520"/>
                <wp:effectExtent l="0" t="0" r="12700" b="0"/>
                <wp:wrapNone/>
                <wp:docPr id="399" name="Text Box 399"/>
                <wp:cNvGraphicFramePr/>
                <a:graphic xmlns:a="http://schemas.openxmlformats.org/drawingml/2006/main">
                  <a:graphicData uri="http://schemas.microsoft.com/office/word/2010/wordprocessingShape">
                    <wps:wsp>
                      <wps:cNvSpPr txBox="1"/>
                      <wps:spPr>
                        <a:xfrm>
                          <a:off x="0" y="0"/>
                          <a:ext cx="1187450" cy="96520"/>
                        </a:xfrm>
                        <a:prstGeom prst="rect">
                          <a:avLst/>
                        </a:prstGeom>
                        <a:noFill/>
                        <a:ln w="6350">
                          <a:noFill/>
                        </a:ln>
                      </wps:spPr>
                      <wps:txbx>
                        <w:txbxContent>
                          <w:p w14:paraId="146EDBE2" w14:textId="7C3D7714" w:rsidR="008853F0" w:rsidRPr="007D630A" w:rsidRDefault="008853F0" w:rsidP="008853F0">
                            <w:pPr>
                              <w:snapToGrid w:val="0"/>
                              <w:spacing w:line="100" w:lineRule="atLeast"/>
                              <w:jc w:val="left"/>
                              <w:rPr>
                                <w:i/>
                                <w:iCs/>
                                <w:sz w:val="10"/>
                                <w:szCs w:val="10"/>
                              </w:rPr>
                            </w:pPr>
                            <w:r>
                              <w:rPr>
                                <w:rFonts w:hint="eastAsia"/>
                                <w:i/>
                                <w:iCs/>
                                <w:sz w:val="10"/>
                                <w:szCs w:val="10"/>
                              </w:rPr>
                              <w:t>MainFrameのテキストフィールドに</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07FEC" id="Text Box 399" o:spid="_x0000_s1196" type="#_x0000_t202" style="position:absolute;left:0;text-align:left;margin-left:73.15pt;margin-top:9.95pt;width:93.5pt;height:7.6pt;z-index:2516584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" filled="f" stroked="f" strokeweight=".5pt">
                <v:textbox inset="0,0,0,0">
                  <w:txbxContent>
                    <w:p w14:paraId="146EDBE2" w14:textId="7C3D7714" w:rsidR="008853F0" w:rsidRPr="007D630A" w:rsidRDefault="008853F0" w:rsidP="008853F0">
                      <w:pPr>
                        <w:snapToGrid w:val="0"/>
                        <w:spacing w:line="100" w:lineRule="atLeast"/>
                        <w:jc w:val="left"/>
                        <w:rPr>
                          <w:i/>
                          <w:iCs/>
                          <w:sz w:val="10"/>
                          <w:szCs w:val="10"/>
                        </w:rPr>
                      </w:pPr>
                      <w:r>
                        <w:rPr>
                          <w:rFonts w:hint="eastAsia"/>
                          <w:i/>
                          <w:iCs/>
                          <w:sz w:val="10"/>
                          <w:szCs w:val="10"/>
                        </w:rPr>
                        <w:t>MainFrameのテキストフィールドに</w:t>
                      </w:r>
                    </w:p>
                  </w:txbxContent>
                </v:textbox>
              </v:shape>
            </w:pict>
          </mc:Fallback>
        </mc:AlternateContent>
      </w:r>
      <w:r>
        <w:rPr>
          <w:noProof/>
        </w:rPr>
        <mc:AlternateContent>
          <mc:Choice Requires="wps">
            <w:drawing>
              <wp:anchor distT="0" distB="0" distL="114300" distR="114300" simplePos="0" relativeHeight="251658495" behindDoc="0" locked="0" layoutInCell="1" allowOverlap="1" wp14:anchorId="28300C81" wp14:editId="2E42CE1A">
                <wp:simplePos x="0" y="0"/>
                <wp:positionH relativeFrom="column">
                  <wp:posOffset>932815</wp:posOffset>
                </wp:positionH>
                <wp:positionV relativeFrom="paragraph">
                  <wp:posOffset>223993</wp:posOffset>
                </wp:positionV>
                <wp:extent cx="1187450" cy="96520"/>
                <wp:effectExtent l="0" t="0" r="12700" b="0"/>
                <wp:wrapNone/>
                <wp:docPr id="400" name="Text Box 400"/>
                <wp:cNvGraphicFramePr/>
                <a:graphic xmlns:a="http://schemas.openxmlformats.org/drawingml/2006/main">
                  <a:graphicData uri="http://schemas.microsoft.com/office/word/2010/wordprocessingShape">
                    <wps:wsp>
                      <wps:cNvSpPr txBox="1"/>
                      <wps:spPr>
                        <a:xfrm>
                          <a:off x="0" y="0"/>
                          <a:ext cx="1187450" cy="96520"/>
                        </a:xfrm>
                        <a:prstGeom prst="rect">
                          <a:avLst/>
                        </a:prstGeom>
                        <a:noFill/>
                        <a:ln w="6350">
                          <a:noFill/>
                        </a:ln>
                      </wps:spPr>
                      <wps:txbx>
                        <w:txbxContent>
                          <w:p w14:paraId="0EC35A56" w14:textId="4C7B7C5F" w:rsidR="008853F0" w:rsidRPr="007D630A" w:rsidRDefault="008853F0" w:rsidP="008853F0">
                            <w:pPr>
                              <w:snapToGrid w:val="0"/>
                              <w:spacing w:line="100" w:lineRule="atLeast"/>
                              <w:jc w:val="left"/>
                              <w:rPr>
                                <w:i/>
                                <w:iCs/>
                                <w:sz w:val="10"/>
                                <w:szCs w:val="10"/>
                              </w:rPr>
                            </w:pPr>
                            <w:r>
                              <w:rPr>
                                <w:rFonts w:hint="eastAsia"/>
                                <w:i/>
                                <w:iCs/>
                                <w:sz w:val="10"/>
                                <w:szCs w:val="10"/>
                              </w:rPr>
                              <w:t>戻り値を表示．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00C81" id="Text Box 400" o:spid="_x0000_s1197" type="#_x0000_t202" style="position:absolute;left:0;text-align:left;margin-left:73.45pt;margin-top:17.65pt;width:93.5pt;height:7.6pt;z-index:2516584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" filled="f" stroked="f" strokeweight=".5pt">
                <v:textbox inset="0,0,0,0">
                  <w:txbxContent>
                    <w:p w14:paraId="0EC35A56" w14:textId="4C7B7C5F" w:rsidR="008853F0" w:rsidRPr="007D630A" w:rsidRDefault="008853F0" w:rsidP="008853F0">
                      <w:pPr>
                        <w:snapToGrid w:val="0"/>
                        <w:spacing w:line="100" w:lineRule="atLeast"/>
                        <w:jc w:val="left"/>
                        <w:rPr>
                          <w:i/>
                          <w:iCs/>
                          <w:sz w:val="10"/>
                          <w:szCs w:val="10"/>
                        </w:rPr>
                      </w:pPr>
                      <w:r>
                        <w:rPr>
                          <w:rFonts w:hint="eastAsia"/>
                          <w:i/>
                          <w:iCs/>
                          <w:sz w:val="10"/>
                          <w:szCs w:val="10"/>
                        </w:rPr>
                        <w:t>戻り値を表示．</w:t>
                      </w:r>
                    </w:p>
                  </w:txbxContent>
                </v:textbox>
              </v:shape>
            </w:pict>
          </mc:Fallback>
        </mc:AlternateContent>
      </w:r>
      <w:r>
        <w:rPr>
          <w:noProof/>
        </w:rPr>
        <mc:AlternateContent>
          <mc:Choice Requires="wps">
            <w:drawing>
              <wp:anchor distT="0" distB="0" distL="114300" distR="114300" simplePos="0" relativeHeight="251658491" behindDoc="0" locked="0" layoutInCell="1" allowOverlap="1" wp14:anchorId="26461A0C" wp14:editId="660A8F90">
                <wp:simplePos x="0" y="0"/>
                <wp:positionH relativeFrom="column">
                  <wp:posOffset>2239279</wp:posOffset>
                </wp:positionH>
                <wp:positionV relativeFrom="paragraph">
                  <wp:posOffset>75088</wp:posOffset>
                </wp:positionV>
                <wp:extent cx="1701800" cy="132932"/>
                <wp:effectExtent l="0" t="0" r="12700" b="635"/>
                <wp:wrapNone/>
                <wp:docPr id="396" name="Text Box 396"/>
                <wp:cNvGraphicFramePr/>
                <a:graphic xmlns:a="http://schemas.openxmlformats.org/drawingml/2006/main">
                  <a:graphicData uri="http://schemas.microsoft.com/office/word/2010/wordprocessingShape">
                    <wps:wsp>
                      <wps:cNvSpPr txBox="1"/>
                      <wps:spPr>
                        <a:xfrm>
                          <a:off x="0" y="0"/>
                          <a:ext cx="1701800" cy="132932"/>
                        </a:xfrm>
                        <a:prstGeom prst="rect">
                          <a:avLst/>
                        </a:prstGeom>
                        <a:noFill/>
                        <a:ln w="6350">
                          <a:noFill/>
                        </a:ln>
                      </wps:spPr>
                      <wps:txbx>
                        <w:txbxContent>
                          <w:p w14:paraId="5CBB6101" w14:textId="2B6137DE" w:rsidR="009F565F" w:rsidRPr="00956317" w:rsidRDefault="00363E79" w:rsidP="009F565F">
                            <w:pPr>
                              <w:snapToGrid w:val="0"/>
                              <w:spacing w:line="100" w:lineRule="atLeast"/>
                              <w:jc w:val="left"/>
                              <w:rPr>
                                <w:sz w:val="12"/>
                                <w:szCs w:val="12"/>
                              </w:rPr>
                            </w:pPr>
                            <w:r>
                              <w:rPr>
                                <w:rFonts w:hint="eastAsia"/>
                                <w:sz w:val="12"/>
                                <w:szCs w:val="12"/>
                              </w:rPr>
                              <w:t>「」</w:t>
                            </w:r>
                            <w:r w:rsidR="005611CA">
                              <w:rPr>
                                <w:rFonts w:hint="eastAsia"/>
                                <w:sz w:val="12"/>
                                <w:szCs w:val="12"/>
                              </w:rPr>
                              <w:t>（文言なし）</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61A0C" id="Text Box 396" o:spid="_x0000_s1198" type="#_x0000_t202" style="position:absolute;left:0;text-align:left;margin-left:176.3pt;margin-top:5.9pt;width:134pt;height:10.45pt;z-index:2516584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" filled="f" stroked="f" strokeweight=".5pt">
                <v:textbox inset="0,0,0,0">
                  <w:txbxContent>
                    <w:p w14:paraId="5CBB6101" w14:textId="2B6137DE" w:rsidR="009F565F" w:rsidRPr="00956317" w:rsidRDefault="00363E79" w:rsidP="009F565F">
                      <w:pPr>
                        <w:snapToGrid w:val="0"/>
                        <w:spacing w:line="100" w:lineRule="atLeast"/>
                        <w:jc w:val="left"/>
                        <w:rPr>
                          <w:sz w:val="12"/>
                          <w:szCs w:val="12"/>
                        </w:rPr>
                      </w:pPr>
                      <w:r>
                        <w:rPr>
                          <w:rFonts w:hint="eastAsia"/>
                          <w:sz w:val="12"/>
                          <w:szCs w:val="12"/>
                        </w:rPr>
                        <w:t>「」</w:t>
                      </w:r>
                      <w:r w:rsidR="005611CA">
                        <w:rPr>
                          <w:rFonts w:hint="eastAsia"/>
                          <w:sz w:val="12"/>
                          <w:szCs w:val="12"/>
                        </w:rPr>
                        <w:t>（文言なし）</w:t>
                      </w:r>
                    </w:p>
                  </w:txbxContent>
                </v:textbox>
              </v:shape>
            </w:pict>
          </mc:Fallback>
        </mc:AlternateContent>
      </w:r>
      <w:r>
        <w:rPr>
          <w:noProof/>
        </w:rPr>
        <mc:AlternateContent>
          <mc:Choice Requires="wps">
            <w:drawing>
              <wp:anchor distT="0" distB="0" distL="114300" distR="114300" simplePos="0" relativeHeight="251658490" behindDoc="0" locked="0" layoutInCell="1" allowOverlap="1" wp14:anchorId="7574171F" wp14:editId="06AE4144">
                <wp:simplePos x="0" y="0"/>
                <wp:positionH relativeFrom="column">
                  <wp:posOffset>2053117</wp:posOffset>
                </wp:positionH>
                <wp:positionV relativeFrom="paragraph">
                  <wp:posOffset>208280</wp:posOffset>
                </wp:positionV>
                <wp:extent cx="3007360" cy="0"/>
                <wp:effectExtent l="38100" t="76200" r="0" b="95250"/>
                <wp:wrapNone/>
                <wp:docPr id="395" name="Straight Arrow Connector 395"/>
                <wp:cNvGraphicFramePr/>
                <a:graphic xmlns:a="http://schemas.openxmlformats.org/drawingml/2006/main">
                  <a:graphicData uri="http://schemas.microsoft.com/office/word/2010/wordprocessingShape">
                    <wps:wsp>
                      <wps:cNvCnPr/>
                      <wps:spPr>
                        <a:xfrm flipH="1">
                          <a:off x="0" y="0"/>
                          <a:ext cx="3007360" cy="0"/>
                        </a:xfrm>
                        <a:prstGeom prst="straightConnector1">
                          <a:avLst/>
                        </a:prstGeom>
                        <a:ln>
                          <a:prstDash val="sysDot"/>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4F27BFAD" id="直線矢印コネクタ 395" o:spid="_x0000_s1026" type="#_x0000_t32" style="position:absolute;left:0;text-align:left;margin-left:161.65pt;margin-top:16.4pt;width:236.8pt;height:0;flip:x;z-index:252262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" strokecolor="black [3200]" strokeweight=".5pt">
                <v:stroke dashstyle="1 1" endarrow="block" joinstyle="miter"/>
              </v:shape>
            </w:pict>
          </mc:Fallback>
        </mc:AlternateContent>
      </w:r>
    </w:p>
    <w:p w14:paraId="308BAA5C" w14:textId="0161CF7D" w:rsidR="005611CA" w:rsidRDefault="005611CA" w:rsidP="006A7170"/>
    <w:p w14:paraId="77575610" w14:textId="78EE8383" w:rsidR="005611CA" w:rsidRDefault="005611CA" w:rsidP="006A7170"/>
    <w:p w14:paraId="0E059FCB" w14:textId="47CE2429" w:rsidR="005611CA" w:rsidRDefault="005611CA" w:rsidP="006A7170"/>
    <w:p w14:paraId="2B8AE658" w14:textId="25B5F83A" w:rsidR="005611CA" w:rsidRDefault="005611CA" w:rsidP="006A7170"/>
    <w:p w14:paraId="24EB07DC" w14:textId="7F5FE53C" w:rsidR="005611CA" w:rsidRDefault="005611CA" w:rsidP="006A7170"/>
    <w:p w14:paraId="6870D026" w14:textId="66872CB9" w:rsidR="00AB24FE" w:rsidRPr="00AB24FE" w:rsidRDefault="00AB24FE" w:rsidP="006A7170"/>
    <w:p w14:paraId="6CA1A2D8" w14:textId="13A65771" w:rsidR="006A7170" w:rsidRDefault="006A7170">
      <w:pPr>
        <w:widowControl/>
        <w:jc w:val="left"/>
      </w:pPr>
    </w:p>
    <w:p w14:paraId="4A64E821" w14:textId="41279CA3" w:rsidR="00EE5904" w:rsidRDefault="002338ED" w:rsidP="000504D6">
      <w:pPr>
        <w:ind w:firstLineChars="200" w:firstLine="420"/>
        <w:outlineLvl w:val="1"/>
      </w:pPr>
      <w:bookmarkStart w:id="60" w:name="_Toc138931294"/>
      <w:r>
        <w:rPr>
          <w:rFonts w:hint="eastAsia"/>
        </w:rPr>
        <w:t>4</w:t>
      </w:r>
      <w:r>
        <w:t>.3</w:t>
      </w:r>
      <w:r w:rsidR="00EE5904">
        <w:t>教室概要表示</w:t>
      </w:r>
      <w:bookmarkEnd w:id="60"/>
    </w:p>
    <w:p w14:paraId="456612BF" w14:textId="23209D58" w:rsidR="006C6805" w:rsidRDefault="001D2E8A" w:rsidP="006C6805">
      <w:pPr>
        <w:pStyle w:val="ListParagraph"/>
        <w:ind w:leftChars="302" w:left="634"/>
      </w:pPr>
      <w:r>
        <w:rPr>
          <w:rFonts w:hint="eastAsia"/>
        </w:rPr>
        <w:t>本シーケンスは，MainFrameのみ表示中の状態</w:t>
      </w:r>
      <w:r w:rsidR="00CF6912">
        <w:rPr>
          <w:rFonts w:hint="eastAsia"/>
        </w:rPr>
        <w:t>で，コンボボックスより教室選択を行い，教室</w:t>
      </w:r>
      <w:r w:rsidR="00A75684">
        <w:rPr>
          <w:rFonts w:hint="eastAsia"/>
        </w:rPr>
        <w:t>概要ボタンを押下した時のものである．（ex.</w:t>
      </w:r>
      <w:r w:rsidR="006C6805">
        <w:rPr>
          <w:rFonts w:hint="eastAsia"/>
        </w:rPr>
        <w:t>4.1</w:t>
      </w:r>
      <w:r w:rsidR="006C6805">
        <w:t xml:space="preserve"> </w:t>
      </w:r>
      <w:r w:rsidR="006C6805">
        <w:rPr>
          <w:rFonts w:hint="eastAsia"/>
        </w:rPr>
        <w:t>起動後</w:t>
      </w:r>
      <w:r w:rsidR="00F7424C">
        <w:rPr>
          <w:rFonts w:hint="eastAsia"/>
        </w:rPr>
        <w:t>からの継続）</w:t>
      </w:r>
    </w:p>
    <w:p w14:paraId="26FB710A" w14:textId="2F5B5B13" w:rsidR="00831E05" w:rsidRDefault="00831E05" w:rsidP="006A7170">
      <w:pPr>
        <w:pStyle w:val="ListParagraph"/>
        <w:ind w:leftChars="0" w:left="425"/>
      </w:pPr>
    </w:p>
    <w:p w14:paraId="0747DF39" w14:textId="71ED013D" w:rsidR="00831E05" w:rsidRDefault="00831E05" w:rsidP="00831E05">
      <w:r>
        <w:rPr>
          <w:noProof/>
        </w:rPr>
        <mc:AlternateContent>
          <mc:Choice Requires="wps">
            <w:drawing>
              <wp:anchor distT="0" distB="0" distL="114300" distR="114300" simplePos="0" relativeHeight="251658496" behindDoc="0" locked="0" layoutInCell="1" allowOverlap="1" wp14:anchorId="25F60577" wp14:editId="53E982A0">
                <wp:simplePos x="0" y="0"/>
                <wp:positionH relativeFrom="column">
                  <wp:posOffset>590550</wp:posOffset>
                </wp:positionH>
                <wp:positionV relativeFrom="paragraph">
                  <wp:posOffset>40005</wp:posOffset>
                </wp:positionV>
                <wp:extent cx="739140" cy="226060"/>
                <wp:effectExtent l="0" t="0" r="22860" b="21590"/>
                <wp:wrapNone/>
                <wp:docPr id="401" name="Rectangle 401"/>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B8888C" w14:textId="77777777" w:rsidR="00831E05" w:rsidRPr="00971FB6" w:rsidRDefault="00831E05" w:rsidP="00831E05">
                            <w:pPr>
                              <w:jc w:val="center"/>
                              <w:rPr>
                                <w:color w:val="000000" w:themeColor="text1"/>
                                <w:sz w:val="12"/>
                                <w:szCs w:val="12"/>
                              </w:rPr>
                            </w:pPr>
                            <w:r w:rsidRPr="00971FB6">
                              <w:rPr>
                                <w:color w:val="000000" w:themeColor="text1"/>
                                <w:sz w:val="12"/>
                                <w:szCs w:val="12"/>
                              </w:rPr>
                              <w:t>ReservationSystem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60577" id="Rectangle 401" o:spid="_x0000_s1199" style="position:absolute;left:0;text-align:left;margin-left:46.5pt;margin-top:3.15pt;width:58.2pt;height:17.8pt;z-index:2516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" filled="f" strokecolor="black [3213]" strokeweight="1pt">
                <v:textbox inset="0,0,0,0">
                  <w:txbxContent>
                    <w:p w14:paraId="53B8888C" w14:textId="77777777" w:rsidR="00831E05" w:rsidRPr="00971FB6" w:rsidRDefault="00831E05" w:rsidP="00831E05">
                      <w:pPr>
                        <w:jc w:val="center"/>
                        <w:rPr>
                          <w:color w:val="000000" w:themeColor="text1"/>
                          <w:sz w:val="12"/>
                          <w:szCs w:val="12"/>
                        </w:rPr>
                      </w:pPr>
                      <w:r w:rsidRPr="00971FB6">
                        <w:rPr>
                          <w:color w:val="000000" w:themeColor="text1"/>
                          <w:sz w:val="12"/>
                          <w:szCs w:val="12"/>
                        </w:rPr>
                        <w:t>ReservationSystem</w:t>
                      </w:r>
                    </w:p>
                  </w:txbxContent>
                </v:textbox>
              </v:rect>
            </w:pict>
          </mc:Fallback>
        </mc:AlternateContent>
      </w:r>
      <w:r>
        <w:rPr>
          <w:noProof/>
        </w:rPr>
        <mc:AlternateContent>
          <mc:Choice Requires="wps">
            <w:drawing>
              <wp:anchor distT="0" distB="0" distL="114300" distR="114300" simplePos="0" relativeHeight="251658497" behindDoc="0" locked="0" layoutInCell="1" allowOverlap="1" wp14:anchorId="2B3E446A" wp14:editId="40452365">
                <wp:simplePos x="0" y="0"/>
                <wp:positionH relativeFrom="column">
                  <wp:posOffset>1657985</wp:posOffset>
                </wp:positionH>
                <wp:positionV relativeFrom="paragraph">
                  <wp:posOffset>41275</wp:posOffset>
                </wp:positionV>
                <wp:extent cx="739140" cy="226060"/>
                <wp:effectExtent l="0" t="0" r="22860" b="21590"/>
                <wp:wrapNone/>
                <wp:docPr id="402" name="Rectangle 402"/>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76B93B" w14:textId="77777777" w:rsidR="00831E05" w:rsidRPr="00971FB6" w:rsidRDefault="00831E05" w:rsidP="00831E05">
                            <w:pPr>
                              <w:jc w:val="center"/>
                              <w:rPr>
                                <w:color w:val="000000" w:themeColor="text1"/>
                                <w:sz w:val="12"/>
                                <w:szCs w:val="12"/>
                              </w:rPr>
                            </w:pPr>
                            <w:r>
                              <w:rPr>
                                <w:color w:val="000000" w:themeColor="text1"/>
                                <w:sz w:val="12"/>
                                <w:szCs w:val="12"/>
                              </w:rPr>
                              <w:t>MainFrame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E446A" id="Rectangle 402" o:spid="_x0000_s1200" style="position:absolute;left:0;text-align:left;margin-left:130.55pt;margin-top:3.25pt;width:58.2pt;height:17.8pt;z-index:2516584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" filled="f" strokecolor="black [3213]" strokeweight="1pt">
                <v:textbox inset="0,0,0,0">
                  <w:txbxContent>
                    <w:p w14:paraId="6B76B93B" w14:textId="77777777" w:rsidR="00831E05" w:rsidRPr="00971FB6" w:rsidRDefault="00831E05" w:rsidP="00831E05">
                      <w:pPr>
                        <w:jc w:val="center"/>
                        <w:rPr>
                          <w:color w:val="000000" w:themeColor="text1"/>
                          <w:sz w:val="12"/>
                          <w:szCs w:val="12"/>
                        </w:rPr>
                      </w:pPr>
                      <w:r>
                        <w:rPr>
                          <w:color w:val="000000" w:themeColor="text1"/>
                          <w:sz w:val="12"/>
                          <w:szCs w:val="12"/>
                        </w:rPr>
                        <w:t>MainFrame</w:t>
                      </w:r>
                    </w:p>
                  </w:txbxContent>
                </v:textbox>
              </v:rect>
            </w:pict>
          </mc:Fallback>
        </mc:AlternateContent>
      </w:r>
      <w:r>
        <w:rPr>
          <w:noProof/>
        </w:rPr>
        <mc:AlternateContent>
          <mc:Choice Requires="wps">
            <w:drawing>
              <wp:anchor distT="0" distB="0" distL="114300" distR="114300" simplePos="0" relativeHeight="251658498" behindDoc="0" locked="0" layoutInCell="1" allowOverlap="1" wp14:anchorId="5F05C976" wp14:editId="376BA96A">
                <wp:simplePos x="0" y="0"/>
                <wp:positionH relativeFrom="column">
                  <wp:posOffset>3745230</wp:posOffset>
                </wp:positionH>
                <wp:positionV relativeFrom="paragraph">
                  <wp:posOffset>41275</wp:posOffset>
                </wp:positionV>
                <wp:extent cx="739140" cy="226060"/>
                <wp:effectExtent l="0" t="0" r="22860" b="21590"/>
                <wp:wrapNone/>
                <wp:docPr id="403" name="Rectangle 403"/>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D95CA" w14:textId="77777777" w:rsidR="00831E05" w:rsidRPr="00971FB6" w:rsidRDefault="00831E05" w:rsidP="00831E05">
                            <w:pPr>
                              <w:jc w:val="center"/>
                              <w:rPr>
                                <w:color w:val="000000" w:themeColor="text1"/>
                                <w:sz w:val="12"/>
                                <w:szCs w:val="12"/>
                              </w:rPr>
                            </w:pPr>
                            <w:r>
                              <w:rPr>
                                <w:color w:val="000000" w:themeColor="text1"/>
                                <w:sz w:val="12"/>
                                <w:szCs w:val="12"/>
                              </w:rPr>
                              <w:t>LoginDialog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05C976" id="Rectangle 403" o:spid="_x0000_s1201" style="position:absolute;left:0;text-align:left;margin-left:294.9pt;margin-top:3.25pt;width:58.2pt;height:17.8pt;z-index:2516584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" filled="f" strokecolor="black [3213]" strokeweight="1pt">
                <v:textbox inset="0,0,0,0">
                  <w:txbxContent>
                    <w:p w14:paraId="3E3D95CA" w14:textId="77777777" w:rsidR="00831E05" w:rsidRPr="00971FB6" w:rsidRDefault="00831E05" w:rsidP="00831E05">
                      <w:pPr>
                        <w:jc w:val="center"/>
                        <w:rPr>
                          <w:color w:val="000000" w:themeColor="text1"/>
                          <w:sz w:val="12"/>
                          <w:szCs w:val="12"/>
                        </w:rPr>
                      </w:pPr>
                      <w:r>
                        <w:rPr>
                          <w:color w:val="000000" w:themeColor="text1"/>
                          <w:sz w:val="12"/>
                          <w:szCs w:val="12"/>
                        </w:rPr>
                        <w:t>LoginDialog</w:t>
                      </w:r>
                    </w:p>
                  </w:txbxContent>
                </v:textbox>
              </v:rect>
            </w:pict>
          </mc:Fallback>
        </mc:AlternateContent>
      </w:r>
      <w:r>
        <w:rPr>
          <w:noProof/>
        </w:rPr>
        <mc:AlternateContent>
          <mc:Choice Requires="wps">
            <w:drawing>
              <wp:anchor distT="0" distB="0" distL="114300" distR="114300" simplePos="0" relativeHeight="251658499" behindDoc="0" locked="0" layoutInCell="1" allowOverlap="1" wp14:anchorId="5830A9F7" wp14:editId="384F2B8A">
                <wp:simplePos x="0" y="0"/>
                <wp:positionH relativeFrom="column">
                  <wp:posOffset>4742815</wp:posOffset>
                </wp:positionH>
                <wp:positionV relativeFrom="paragraph">
                  <wp:posOffset>39370</wp:posOffset>
                </wp:positionV>
                <wp:extent cx="739140" cy="226060"/>
                <wp:effectExtent l="0" t="0" r="22860" b="21590"/>
                <wp:wrapNone/>
                <wp:docPr id="404" name="Rectangle 404"/>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F9C4C9" w14:textId="77777777" w:rsidR="00831E05" w:rsidRPr="00971FB6" w:rsidRDefault="00831E05" w:rsidP="00831E05">
                            <w:pPr>
                              <w:jc w:val="center"/>
                              <w:rPr>
                                <w:color w:val="000000" w:themeColor="text1"/>
                                <w:sz w:val="12"/>
                                <w:szCs w:val="12"/>
                              </w:rPr>
                            </w:pPr>
                            <w:r>
                              <w:rPr>
                                <w:color w:val="000000" w:themeColor="text1"/>
                                <w:sz w:val="12"/>
                                <w:szCs w:val="12"/>
                              </w:rPr>
                              <w:t>ReservationControl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0A9F7" id="Rectangle 404" o:spid="_x0000_s1202" style="position:absolute;left:0;text-align:left;margin-left:373.45pt;margin-top:3.1pt;width:58.2pt;height:17.8pt;z-index:2516584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" filled="f" strokecolor="black [3213]" strokeweight="1pt">
                <v:textbox inset="0,0,0,0">
                  <w:txbxContent>
                    <w:p w14:paraId="5FF9C4C9" w14:textId="77777777" w:rsidR="00831E05" w:rsidRPr="00971FB6" w:rsidRDefault="00831E05" w:rsidP="00831E05">
                      <w:pPr>
                        <w:jc w:val="center"/>
                        <w:rPr>
                          <w:color w:val="000000" w:themeColor="text1"/>
                          <w:sz w:val="12"/>
                          <w:szCs w:val="12"/>
                        </w:rPr>
                      </w:pPr>
                      <w:r>
                        <w:rPr>
                          <w:color w:val="000000" w:themeColor="text1"/>
                          <w:sz w:val="12"/>
                          <w:szCs w:val="12"/>
                        </w:rPr>
                        <w:t>ReservationControl</w:t>
                      </w:r>
                    </w:p>
                  </w:txbxContent>
                </v:textbox>
              </v:rect>
            </w:pict>
          </mc:Fallback>
        </mc:AlternateContent>
      </w:r>
      <w:r>
        <w:rPr>
          <w:noProof/>
        </w:rPr>
        <mc:AlternateContent>
          <mc:Choice Requires="wps">
            <w:drawing>
              <wp:anchor distT="0" distB="0" distL="114300" distR="114300" simplePos="0" relativeHeight="251658500" behindDoc="0" locked="0" layoutInCell="1" allowOverlap="1" wp14:anchorId="252FEAE7" wp14:editId="5046136A">
                <wp:simplePos x="0" y="0"/>
                <wp:positionH relativeFrom="column">
                  <wp:posOffset>5806440</wp:posOffset>
                </wp:positionH>
                <wp:positionV relativeFrom="paragraph">
                  <wp:posOffset>41910</wp:posOffset>
                </wp:positionV>
                <wp:extent cx="739140" cy="226060"/>
                <wp:effectExtent l="0" t="0" r="22860" b="21590"/>
                <wp:wrapNone/>
                <wp:docPr id="405" name="Rectangle 405"/>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3DA788" w14:textId="77777777" w:rsidR="00831E05" w:rsidRPr="00971FB6" w:rsidRDefault="00831E05" w:rsidP="00831E05">
                            <w:pPr>
                              <w:jc w:val="center"/>
                              <w:rPr>
                                <w:color w:val="000000" w:themeColor="text1"/>
                                <w:sz w:val="12"/>
                                <w:szCs w:val="12"/>
                              </w:rPr>
                            </w:pPr>
                            <w:r>
                              <w:rPr>
                                <w:color w:val="000000" w:themeColor="text1"/>
                                <w:sz w:val="12"/>
                                <w:szCs w:val="12"/>
                              </w:rPr>
                              <w:t>MySQL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2FEAE7" id="Rectangle 405" o:spid="_x0000_s1203" style="position:absolute;left:0;text-align:left;margin-left:457.2pt;margin-top:3.3pt;width:58.2pt;height:17.8pt;z-index:2516585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" filled="f" strokecolor="black [3213]" strokeweight="1pt">
                <v:textbox inset="0,0,0,0">
                  <w:txbxContent>
                    <w:p w14:paraId="573DA788" w14:textId="77777777" w:rsidR="00831E05" w:rsidRPr="00971FB6" w:rsidRDefault="00831E05" w:rsidP="00831E05">
                      <w:pPr>
                        <w:jc w:val="center"/>
                        <w:rPr>
                          <w:color w:val="000000" w:themeColor="text1"/>
                          <w:sz w:val="12"/>
                          <w:szCs w:val="12"/>
                        </w:rPr>
                      </w:pPr>
                      <w:r>
                        <w:rPr>
                          <w:color w:val="000000" w:themeColor="text1"/>
                          <w:sz w:val="12"/>
                          <w:szCs w:val="12"/>
                        </w:rPr>
                        <w:t>MySQL</w:t>
                      </w:r>
                    </w:p>
                  </w:txbxContent>
                </v:textbox>
              </v:rect>
            </w:pict>
          </mc:Fallback>
        </mc:AlternateContent>
      </w:r>
      <w:r>
        <w:rPr>
          <w:noProof/>
        </w:rPr>
        <mc:AlternateContent>
          <mc:Choice Requires="wps">
            <w:drawing>
              <wp:anchor distT="0" distB="0" distL="114300" distR="114300" simplePos="0" relativeHeight="251658506" behindDoc="0" locked="0" layoutInCell="1" allowOverlap="1" wp14:anchorId="06A540AD" wp14:editId="318C3E40">
                <wp:simplePos x="0" y="0"/>
                <wp:positionH relativeFrom="column">
                  <wp:posOffset>2686050</wp:posOffset>
                </wp:positionH>
                <wp:positionV relativeFrom="paragraph">
                  <wp:posOffset>36195</wp:posOffset>
                </wp:positionV>
                <wp:extent cx="739140" cy="226060"/>
                <wp:effectExtent l="0" t="0" r="22860" b="21590"/>
                <wp:wrapNone/>
                <wp:docPr id="411" name="Rectangle 411"/>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1048DC" w14:textId="77777777" w:rsidR="00831E05" w:rsidRPr="00971FB6" w:rsidRDefault="00831E05" w:rsidP="00831E05">
                            <w:pPr>
                              <w:jc w:val="center"/>
                              <w:rPr>
                                <w:color w:val="000000" w:themeColor="text1"/>
                                <w:sz w:val="12"/>
                                <w:szCs w:val="12"/>
                              </w:rPr>
                            </w:pPr>
                            <w:r>
                              <w:rPr>
                                <w:color w:val="000000" w:themeColor="text1"/>
                                <w:sz w:val="12"/>
                                <w:szCs w:val="12"/>
                              </w:rPr>
                              <w:t>ChoiceFacility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540AD" id="Rectangle 411" o:spid="_x0000_s1204" style="position:absolute;left:0;text-align:left;margin-left:211.5pt;margin-top:2.85pt;width:58.2pt;height:17.8pt;z-index:2516585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" filled="f" strokecolor="black [3213]" strokeweight="1pt">
                <v:textbox inset="0,0,0,0">
                  <w:txbxContent>
                    <w:p w14:paraId="051048DC" w14:textId="77777777" w:rsidR="00831E05" w:rsidRPr="00971FB6" w:rsidRDefault="00831E05" w:rsidP="00831E05">
                      <w:pPr>
                        <w:jc w:val="center"/>
                        <w:rPr>
                          <w:color w:val="000000" w:themeColor="text1"/>
                          <w:sz w:val="12"/>
                          <w:szCs w:val="12"/>
                        </w:rPr>
                      </w:pPr>
                      <w:r>
                        <w:rPr>
                          <w:color w:val="000000" w:themeColor="text1"/>
                          <w:sz w:val="12"/>
                          <w:szCs w:val="12"/>
                        </w:rPr>
                        <w:t>ChoiceFacility</w:t>
                      </w:r>
                    </w:p>
                  </w:txbxContent>
                </v:textbox>
              </v:rect>
            </w:pict>
          </mc:Fallback>
        </mc:AlternateContent>
      </w:r>
    </w:p>
    <w:p w14:paraId="6B4B393D" w14:textId="2C55662A" w:rsidR="00831E05" w:rsidRDefault="00E02A65" w:rsidP="00831E05">
      <w:r>
        <w:rPr>
          <w:noProof/>
        </w:rPr>
        <mc:AlternateContent>
          <mc:Choice Requires="wps">
            <w:drawing>
              <wp:anchor distT="0" distB="0" distL="114300" distR="114300" simplePos="0" relativeHeight="251658505" behindDoc="0" locked="0" layoutInCell="1" allowOverlap="1" wp14:anchorId="7D571AF7" wp14:editId="18E8AEF2">
                <wp:simplePos x="0" y="0"/>
                <wp:positionH relativeFrom="column">
                  <wp:posOffset>6193892</wp:posOffset>
                </wp:positionH>
                <wp:positionV relativeFrom="paragraph">
                  <wp:posOffset>35042</wp:posOffset>
                </wp:positionV>
                <wp:extent cx="0" cy="1197448"/>
                <wp:effectExtent l="0" t="0" r="38100" b="22225"/>
                <wp:wrapNone/>
                <wp:docPr id="410" name="Straight Connector 410"/>
                <wp:cNvGraphicFramePr/>
                <a:graphic xmlns:a="http://schemas.openxmlformats.org/drawingml/2006/main">
                  <a:graphicData uri="http://schemas.microsoft.com/office/word/2010/wordprocessingShape">
                    <wps:wsp>
                      <wps:cNvCnPr/>
                      <wps:spPr>
                        <a:xfrm flipH="1">
                          <a:off x="0" y="0"/>
                          <a:ext cx="0" cy="11974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33A35135" id="直線コネクタ 410" o:spid="_x0000_s1026" style="position:absolute;left:0;text-align:left;flip:x;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7.7pt,2.75pt" to="487.7pt,9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" strokecolor="black [3200]" strokeweight=".5pt">
                <v:stroke joinstyle="miter"/>
              </v:line>
            </w:pict>
          </mc:Fallback>
        </mc:AlternateContent>
      </w:r>
      <w:r>
        <w:rPr>
          <w:noProof/>
        </w:rPr>
        <mc:AlternateContent>
          <mc:Choice Requires="wps">
            <w:drawing>
              <wp:anchor distT="0" distB="0" distL="114300" distR="114300" simplePos="0" relativeHeight="251658504" behindDoc="0" locked="0" layoutInCell="1" allowOverlap="1" wp14:anchorId="7031B49E" wp14:editId="54ECBBAD">
                <wp:simplePos x="0" y="0"/>
                <wp:positionH relativeFrom="column">
                  <wp:posOffset>5109293</wp:posOffset>
                </wp:positionH>
                <wp:positionV relativeFrom="paragraph">
                  <wp:posOffset>35041</wp:posOffset>
                </wp:positionV>
                <wp:extent cx="0" cy="1197772"/>
                <wp:effectExtent l="0" t="0" r="38100" b="21590"/>
                <wp:wrapNone/>
                <wp:docPr id="409" name="Straight Connector 409"/>
                <wp:cNvGraphicFramePr/>
                <a:graphic xmlns:a="http://schemas.openxmlformats.org/drawingml/2006/main">
                  <a:graphicData uri="http://schemas.microsoft.com/office/word/2010/wordprocessingShape">
                    <wps:wsp>
                      <wps:cNvCnPr/>
                      <wps:spPr>
                        <a:xfrm>
                          <a:off x="0" y="0"/>
                          <a:ext cx="0" cy="11977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1F02AE7A" id="直線コネクタ 409" o:spid="_x0000_s1026" style="position:absolute;left:0;text-align:lef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3pt,2.75pt" to="402.3pt,9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" strokecolor="black [3200]" strokeweight=".5pt">
                <v:stroke joinstyle="miter"/>
              </v:line>
            </w:pict>
          </mc:Fallback>
        </mc:AlternateContent>
      </w:r>
      <w:r>
        <w:rPr>
          <w:noProof/>
        </w:rPr>
        <mc:AlternateContent>
          <mc:Choice Requires="wps">
            <w:drawing>
              <wp:anchor distT="0" distB="0" distL="114300" distR="114300" simplePos="0" relativeHeight="251658503" behindDoc="0" locked="0" layoutInCell="1" allowOverlap="1" wp14:anchorId="0475264F" wp14:editId="246BC18B">
                <wp:simplePos x="0" y="0"/>
                <wp:positionH relativeFrom="column">
                  <wp:posOffset>4124812</wp:posOffset>
                </wp:positionH>
                <wp:positionV relativeFrom="paragraph">
                  <wp:posOffset>35042</wp:posOffset>
                </wp:positionV>
                <wp:extent cx="0" cy="1197772"/>
                <wp:effectExtent l="0" t="0" r="38100" b="21590"/>
                <wp:wrapNone/>
                <wp:docPr id="408" name="Straight Connector 408"/>
                <wp:cNvGraphicFramePr/>
                <a:graphic xmlns:a="http://schemas.openxmlformats.org/drawingml/2006/main">
                  <a:graphicData uri="http://schemas.microsoft.com/office/word/2010/wordprocessingShape">
                    <wps:wsp>
                      <wps:cNvCnPr/>
                      <wps:spPr>
                        <a:xfrm>
                          <a:off x="0" y="0"/>
                          <a:ext cx="0" cy="11977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rto="http://schemas.microsoft.com/office/word/2006/arto">
            <w:pict>
              <v:line w14:anchorId="0838B881" id="直線コネクタ 408" o:spid="_x0000_s1026" style="position:absolute;left:0;text-align:left;z-index:25228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4.8pt,2.75pt" to="324.8pt,9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" strokecolor="black [3200]" strokeweight=".5pt">
                <v:stroke joinstyle="miter"/>
              </v:line>
            </w:pict>
          </mc:Fallback>
        </mc:AlternateContent>
      </w:r>
      <w:r>
        <w:rPr>
          <w:noProof/>
        </w:rPr>
        <mc:AlternateContent>
          <mc:Choice Requires="wps">
            <w:drawing>
              <wp:anchor distT="0" distB="0" distL="114300" distR="114300" simplePos="0" relativeHeight="251658507" behindDoc="0" locked="0" layoutInCell="1" allowOverlap="1" wp14:anchorId="2B3149B7" wp14:editId="6C3CE9E6">
                <wp:simplePos x="0" y="0"/>
                <wp:positionH relativeFrom="column">
                  <wp:posOffset>3063574</wp:posOffset>
                </wp:positionH>
                <wp:positionV relativeFrom="paragraph">
                  <wp:posOffset>31704</wp:posOffset>
                </wp:positionV>
                <wp:extent cx="0" cy="1201109"/>
                <wp:effectExtent l="0" t="0" r="38100" b="37465"/>
                <wp:wrapNone/>
                <wp:docPr id="412" name="Straight Connector 412"/>
                <wp:cNvGraphicFramePr/>
                <a:graphic xmlns:a="http://schemas.openxmlformats.org/drawingml/2006/main">
                  <a:graphicData uri="http://schemas.microsoft.com/office/word/2010/wordprocessingShape">
                    <wps:wsp>
                      <wps:cNvCnPr/>
                      <wps:spPr>
                        <a:xfrm>
                          <a:off x="0" y="0"/>
                          <a:ext cx="0" cy="12011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rto="http://schemas.microsoft.com/office/word/2006/arto">
            <w:pict>
              <v:line w14:anchorId="758FB3C1" id="直線コネクタ 412" o:spid="_x0000_s1026" style="position:absolute;left:0;text-align:left;z-index:25228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1.25pt,2.5pt" to="241.25pt,9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" strokecolor="black [3200]" strokeweight=".5pt">
                <v:stroke joinstyle="miter"/>
              </v:line>
            </w:pict>
          </mc:Fallback>
        </mc:AlternateContent>
      </w:r>
      <w:r>
        <w:rPr>
          <w:noProof/>
        </w:rPr>
        <mc:AlternateContent>
          <mc:Choice Requires="wps">
            <w:drawing>
              <wp:anchor distT="0" distB="0" distL="114300" distR="114300" simplePos="0" relativeHeight="251658502" behindDoc="0" locked="0" layoutInCell="1" allowOverlap="1" wp14:anchorId="3D2176DC" wp14:editId="2AAC05EB">
                <wp:simplePos x="0" y="0"/>
                <wp:positionH relativeFrom="column">
                  <wp:posOffset>2035708</wp:posOffset>
                </wp:positionH>
                <wp:positionV relativeFrom="paragraph">
                  <wp:posOffset>31704</wp:posOffset>
                </wp:positionV>
                <wp:extent cx="0" cy="1201109"/>
                <wp:effectExtent l="0" t="0" r="38100" b="37465"/>
                <wp:wrapNone/>
                <wp:docPr id="407" name="Straight Connector 407"/>
                <wp:cNvGraphicFramePr/>
                <a:graphic xmlns:a="http://schemas.openxmlformats.org/drawingml/2006/main">
                  <a:graphicData uri="http://schemas.microsoft.com/office/word/2010/wordprocessingShape">
                    <wps:wsp>
                      <wps:cNvCnPr/>
                      <wps:spPr>
                        <a:xfrm>
                          <a:off x="0" y="0"/>
                          <a:ext cx="0" cy="12011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rto="http://schemas.microsoft.com/office/word/2006/arto">
            <w:pict>
              <v:line w14:anchorId="21067696" id="直線コネクタ 407" o:spid="_x0000_s1026" style="position:absolute;left:0;text-align:left;z-index:25227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0.3pt,2.5pt" to="160.3pt,9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" strokecolor="black [3200]" strokeweight=".5pt">
                <v:stroke joinstyle="miter"/>
              </v:line>
            </w:pict>
          </mc:Fallback>
        </mc:AlternateContent>
      </w:r>
      <w:r>
        <w:rPr>
          <w:noProof/>
        </w:rPr>
        <mc:AlternateContent>
          <mc:Choice Requires="wps">
            <w:drawing>
              <wp:anchor distT="0" distB="0" distL="114300" distR="114300" simplePos="0" relativeHeight="251658501" behindDoc="0" locked="0" layoutInCell="1" allowOverlap="1" wp14:anchorId="2C7BFB4B" wp14:editId="2B63B1E2">
                <wp:simplePos x="0" y="0"/>
                <wp:positionH relativeFrom="column">
                  <wp:posOffset>934423</wp:posOffset>
                </wp:positionH>
                <wp:positionV relativeFrom="paragraph">
                  <wp:posOffset>38378</wp:posOffset>
                </wp:positionV>
                <wp:extent cx="0" cy="1194727"/>
                <wp:effectExtent l="0" t="0" r="38100" b="24765"/>
                <wp:wrapNone/>
                <wp:docPr id="406" name="Straight Connector 406"/>
                <wp:cNvGraphicFramePr/>
                <a:graphic xmlns:a="http://schemas.openxmlformats.org/drawingml/2006/main">
                  <a:graphicData uri="http://schemas.microsoft.com/office/word/2010/wordprocessingShape">
                    <wps:wsp>
                      <wps:cNvCnPr/>
                      <wps:spPr>
                        <a:xfrm>
                          <a:off x="0" y="0"/>
                          <a:ext cx="0" cy="11947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rto="http://schemas.microsoft.com/office/word/2006/arto">
            <w:pict>
              <v:line w14:anchorId="1C089454" id="直線コネクタ 406" o:spid="_x0000_s1026" style="position:absolute;left:0;text-align:left;z-index:25227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3.6pt,3pt" to="73.6pt,9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" strokecolor="black [3200]" strokeweight=".5pt">
                <v:stroke joinstyle="miter"/>
              </v:line>
            </w:pict>
          </mc:Fallback>
        </mc:AlternateContent>
      </w:r>
      <w:r w:rsidR="00A71F6C">
        <w:rPr>
          <w:noProof/>
        </w:rPr>
        <mc:AlternateContent>
          <mc:Choice Requires="wps">
            <w:drawing>
              <wp:anchor distT="0" distB="0" distL="114300" distR="114300" simplePos="0" relativeHeight="251658510" behindDoc="0" locked="0" layoutInCell="1" allowOverlap="1" wp14:anchorId="530AA48D" wp14:editId="0BEBA32F">
                <wp:simplePos x="0" y="0"/>
                <wp:positionH relativeFrom="column">
                  <wp:posOffset>5058717</wp:posOffset>
                </wp:positionH>
                <wp:positionV relativeFrom="paragraph">
                  <wp:posOffset>38378</wp:posOffset>
                </wp:positionV>
                <wp:extent cx="82314" cy="1024529"/>
                <wp:effectExtent l="0" t="0" r="13335" b="23495"/>
                <wp:wrapNone/>
                <wp:docPr id="414" name="Rectangle 414"/>
                <wp:cNvGraphicFramePr/>
                <a:graphic xmlns:a="http://schemas.openxmlformats.org/drawingml/2006/main">
                  <a:graphicData uri="http://schemas.microsoft.com/office/word/2010/wordprocessingShape">
                    <wps:wsp>
                      <wps:cNvSpPr/>
                      <wps:spPr>
                        <a:xfrm>
                          <a:off x="0" y="0"/>
                          <a:ext cx="82314" cy="1024529"/>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76D60970" id="正方形/長方形 414" o:spid="_x0000_s1026" style="position:absolute;left:0;text-align:left;margin-left:398.3pt;margin-top:3pt;width:6.5pt;height:80.65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" fillcolor="white [3212]" strokecolor="black [3213]" strokeweight=".5pt"/>
            </w:pict>
          </mc:Fallback>
        </mc:AlternateContent>
      </w:r>
      <w:r w:rsidR="000C0168">
        <w:rPr>
          <w:noProof/>
        </w:rPr>
        <mc:AlternateContent>
          <mc:Choice Requires="wps">
            <w:drawing>
              <wp:anchor distT="0" distB="0" distL="114300" distR="114300" simplePos="0" relativeHeight="251658523" behindDoc="0" locked="0" layoutInCell="1" allowOverlap="1" wp14:anchorId="2F178D70" wp14:editId="27A3904C">
                <wp:simplePos x="0" y="0"/>
                <wp:positionH relativeFrom="column">
                  <wp:posOffset>1644650</wp:posOffset>
                </wp:positionH>
                <wp:positionV relativeFrom="paragraph">
                  <wp:posOffset>316865</wp:posOffset>
                </wp:positionV>
                <wp:extent cx="343535" cy="0"/>
                <wp:effectExtent l="0" t="76200" r="18415" b="95250"/>
                <wp:wrapNone/>
                <wp:docPr id="444" name="Straight Arrow Connector 444"/>
                <wp:cNvGraphicFramePr/>
                <a:graphic xmlns:a="http://schemas.openxmlformats.org/drawingml/2006/main">
                  <a:graphicData uri="http://schemas.microsoft.com/office/word/2010/wordprocessingShape">
                    <wps:wsp>
                      <wps:cNvCnPr/>
                      <wps:spPr>
                        <a:xfrm>
                          <a:off x="0" y="0"/>
                          <a:ext cx="3435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04A414DC" id="直線矢印コネクタ 444" o:spid="_x0000_s1026" type="#_x0000_t32" style="position:absolute;left:0;text-align:left;margin-left:129.5pt;margin-top:24.95pt;width:27.05pt;height:0;z-index:25231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" strokecolor="black [3200]" strokeweight=".5pt">
                <v:stroke endarrow="block" joinstyle="miter"/>
              </v:shape>
            </w:pict>
          </mc:Fallback>
        </mc:AlternateContent>
      </w:r>
      <w:r w:rsidR="000C0168">
        <w:rPr>
          <w:noProof/>
        </w:rPr>
        <mc:AlternateContent>
          <mc:Choice Requires="wps">
            <w:drawing>
              <wp:anchor distT="0" distB="0" distL="114300" distR="114300" simplePos="0" relativeHeight="251658524" behindDoc="0" locked="0" layoutInCell="1" allowOverlap="1" wp14:anchorId="66DE85DF" wp14:editId="48E37219">
                <wp:simplePos x="0" y="0"/>
                <wp:positionH relativeFrom="column">
                  <wp:posOffset>940435</wp:posOffset>
                </wp:positionH>
                <wp:positionV relativeFrom="paragraph">
                  <wp:posOffset>251460</wp:posOffset>
                </wp:positionV>
                <wp:extent cx="718820" cy="135890"/>
                <wp:effectExtent l="0" t="0" r="5080" b="0"/>
                <wp:wrapNone/>
                <wp:docPr id="445" name="Text Box 445"/>
                <wp:cNvGraphicFramePr/>
                <a:graphic xmlns:a="http://schemas.openxmlformats.org/drawingml/2006/main">
                  <a:graphicData uri="http://schemas.microsoft.com/office/word/2010/wordprocessingShape">
                    <wps:wsp>
                      <wps:cNvSpPr txBox="1"/>
                      <wps:spPr>
                        <a:xfrm>
                          <a:off x="0" y="0"/>
                          <a:ext cx="718820" cy="135890"/>
                        </a:xfrm>
                        <a:prstGeom prst="rect">
                          <a:avLst/>
                        </a:prstGeom>
                        <a:noFill/>
                        <a:ln w="6350">
                          <a:noFill/>
                        </a:ln>
                      </wps:spPr>
                      <wps:txbx>
                        <w:txbxContent>
                          <w:p w14:paraId="6743A652" w14:textId="11272F05" w:rsidR="00320BCC" w:rsidRPr="004A778D" w:rsidRDefault="00320BCC" w:rsidP="00320BCC">
                            <w:pPr>
                              <w:snapToGrid w:val="0"/>
                              <w:spacing w:line="100" w:lineRule="atLeast"/>
                              <w:jc w:val="left"/>
                              <w:rPr>
                                <w:sz w:val="12"/>
                                <w:szCs w:val="12"/>
                              </w:rPr>
                            </w:pPr>
                            <w:r>
                              <w:rPr>
                                <w:rFonts w:hint="eastAsia"/>
                                <w:sz w:val="12"/>
                                <w:szCs w:val="12"/>
                              </w:rPr>
                              <w:t>教室概要ボタン押下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E85DF" id="Text Box 445" o:spid="_x0000_s1205" type="#_x0000_t202" style="position:absolute;left:0;text-align:left;margin-left:74.05pt;margin-top:19.8pt;width:56.6pt;height:10.7pt;z-index:2516585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" filled="f" stroked="f" strokeweight=".5pt">
                <v:textbox inset="0,0,0,0">
                  <w:txbxContent>
                    <w:p w14:paraId="6743A652" w14:textId="11272F05" w:rsidR="00320BCC" w:rsidRPr="004A778D" w:rsidRDefault="00320BCC" w:rsidP="00320BCC">
                      <w:pPr>
                        <w:snapToGrid w:val="0"/>
                        <w:spacing w:line="100" w:lineRule="atLeast"/>
                        <w:jc w:val="left"/>
                        <w:rPr>
                          <w:sz w:val="12"/>
                          <w:szCs w:val="12"/>
                        </w:rPr>
                      </w:pPr>
                      <w:r>
                        <w:rPr>
                          <w:rFonts w:hint="eastAsia"/>
                          <w:sz w:val="12"/>
                          <w:szCs w:val="12"/>
                        </w:rPr>
                        <w:t>教室概要ボタン押下</w:t>
                      </w:r>
                    </w:p>
                  </w:txbxContent>
                </v:textbox>
              </v:shape>
            </w:pict>
          </mc:Fallback>
        </mc:AlternateContent>
      </w:r>
      <w:r w:rsidR="000C0168">
        <w:rPr>
          <w:noProof/>
        </w:rPr>
        <mc:AlternateContent>
          <mc:Choice Requires="wps">
            <w:drawing>
              <wp:anchor distT="0" distB="0" distL="114300" distR="114300" simplePos="0" relativeHeight="251658508" behindDoc="0" locked="0" layoutInCell="1" allowOverlap="1" wp14:anchorId="06246C5B" wp14:editId="77E615C9">
                <wp:simplePos x="0" y="0"/>
                <wp:positionH relativeFrom="column">
                  <wp:posOffset>1683385</wp:posOffset>
                </wp:positionH>
                <wp:positionV relativeFrom="paragraph">
                  <wp:posOffset>163195</wp:posOffset>
                </wp:positionV>
                <wp:extent cx="343535" cy="0"/>
                <wp:effectExtent l="0" t="76200" r="18415" b="95250"/>
                <wp:wrapNone/>
                <wp:docPr id="416" name="Straight Arrow Connector 416"/>
                <wp:cNvGraphicFramePr/>
                <a:graphic xmlns:a="http://schemas.openxmlformats.org/drawingml/2006/main">
                  <a:graphicData uri="http://schemas.microsoft.com/office/word/2010/wordprocessingShape">
                    <wps:wsp>
                      <wps:cNvCnPr/>
                      <wps:spPr>
                        <a:xfrm>
                          <a:off x="0" y="0"/>
                          <a:ext cx="3435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6F719529" id="直線矢印コネクタ 416" o:spid="_x0000_s1026" type="#_x0000_t32" style="position:absolute;left:0;text-align:left;margin-left:132.55pt;margin-top:12.85pt;width:27.05pt;height:0;z-index:25228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" strokecolor="black [3200]" strokeweight=".5pt">
                <v:stroke endarrow="block" joinstyle="miter"/>
              </v:shape>
            </w:pict>
          </mc:Fallback>
        </mc:AlternateContent>
      </w:r>
      <w:r w:rsidR="000C0168">
        <w:rPr>
          <w:noProof/>
        </w:rPr>
        <mc:AlternateContent>
          <mc:Choice Requires="wps">
            <w:drawing>
              <wp:anchor distT="0" distB="0" distL="114300" distR="114300" simplePos="0" relativeHeight="251658509" behindDoc="0" locked="0" layoutInCell="1" allowOverlap="1" wp14:anchorId="28D96BC7" wp14:editId="50DEBC53">
                <wp:simplePos x="0" y="0"/>
                <wp:positionH relativeFrom="column">
                  <wp:posOffset>1017743</wp:posOffset>
                </wp:positionH>
                <wp:positionV relativeFrom="paragraph">
                  <wp:posOffset>97790</wp:posOffset>
                </wp:positionV>
                <wp:extent cx="672465" cy="135890"/>
                <wp:effectExtent l="0" t="0" r="13335" b="0"/>
                <wp:wrapNone/>
                <wp:docPr id="417" name="Text Box 417"/>
                <wp:cNvGraphicFramePr/>
                <a:graphic xmlns:a="http://schemas.openxmlformats.org/drawingml/2006/main">
                  <a:graphicData uri="http://schemas.microsoft.com/office/word/2010/wordprocessingShape">
                    <wps:wsp>
                      <wps:cNvSpPr txBox="1"/>
                      <wps:spPr>
                        <a:xfrm>
                          <a:off x="0" y="0"/>
                          <a:ext cx="672465" cy="135890"/>
                        </a:xfrm>
                        <a:prstGeom prst="rect">
                          <a:avLst/>
                        </a:prstGeom>
                        <a:noFill/>
                        <a:ln w="6350">
                          <a:noFill/>
                        </a:ln>
                      </wps:spPr>
                      <wps:txbx>
                        <w:txbxContent>
                          <w:p w14:paraId="1D0DDB10" w14:textId="63576F90" w:rsidR="00831E05" w:rsidRPr="004A778D" w:rsidRDefault="003850CA" w:rsidP="00831E05">
                            <w:pPr>
                              <w:snapToGrid w:val="0"/>
                              <w:spacing w:line="100" w:lineRule="atLeast"/>
                              <w:jc w:val="left"/>
                              <w:rPr>
                                <w:sz w:val="12"/>
                                <w:szCs w:val="12"/>
                              </w:rPr>
                            </w:pPr>
                            <w:r>
                              <w:rPr>
                                <w:rFonts w:hint="eastAsia"/>
                                <w:sz w:val="12"/>
                                <w:szCs w:val="12"/>
                              </w:rPr>
                              <w:t>教室選択内容</w:t>
                            </w:r>
                            <w:r w:rsidR="00891611">
                              <w:rPr>
                                <w:rFonts w:hint="eastAsia"/>
                                <w:sz w:val="12"/>
                                <w:szCs w:val="12"/>
                              </w:rPr>
                              <w:t>変更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96BC7" id="Text Box 417" o:spid="_x0000_s1206" type="#_x0000_t202" style="position:absolute;left:0;text-align:left;margin-left:80.15pt;margin-top:7.7pt;width:52.95pt;height:10.7pt;z-index:2516585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" filled="f" stroked="f" strokeweight=".5pt">
                <v:textbox inset="0,0,0,0">
                  <w:txbxContent>
                    <w:p w14:paraId="1D0DDB10" w14:textId="63576F90" w:rsidR="00831E05" w:rsidRPr="004A778D" w:rsidRDefault="003850CA" w:rsidP="00831E05">
                      <w:pPr>
                        <w:snapToGrid w:val="0"/>
                        <w:spacing w:line="100" w:lineRule="atLeast"/>
                        <w:jc w:val="left"/>
                        <w:rPr>
                          <w:sz w:val="12"/>
                          <w:szCs w:val="12"/>
                        </w:rPr>
                      </w:pPr>
                      <w:r>
                        <w:rPr>
                          <w:rFonts w:hint="eastAsia"/>
                          <w:sz w:val="12"/>
                          <w:szCs w:val="12"/>
                        </w:rPr>
                        <w:t>教室選択内容</w:t>
                      </w:r>
                      <w:r w:rsidR="00891611">
                        <w:rPr>
                          <w:rFonts w:hint="eastAsia"/>
                          <w:sz w:val="12"/>
                          <w:szCs w:val="12"/>
                        </w:rPr>
                        <w:t>変更</w:t>
                      </w:r>
                    </w:p>
                  </w:txbxContent>
                </v:textbox>
              </v:shape>
            </w:pict>
          </mc:Fallback>
        </mc:AlternateContent>
      </w:r>
    </w:p>
    <w:p w14:paraId="3FDFC774" w14:textId="0E3462BA" w:rsidR="00831E05" w:rsidRDefault="006668AB" w:rsidP="00831E05">
      <w:r>
        <w:rPr>
          <w:noProof/>
        </w:rPr>
        <mc:AlternateContent>
          <mc:Choice Requires="wps">
            <w:drawing>
              <wp:anchor distT="0" distB="0" distL="114300" distR="114300" simplePos="0" relativeHeight="251658531" behindDoc="0" locked="0" layoutInCell="1" allowOverlap="1" wp14:anchorId="5D2E2657" wp14:editId="2C6A97C7">
                <wp:simplePos x="0" y="0"/>
                <wp:positionH relativeFrom="column">
                  <wp:posOffset>3026864</wp:posOffset>
                </wp:positionH>
                <wp:positionV relativeFrom="paragraph">
                  <wp:posOffset>89548</wp:posOffset>
                </wp:positionV>
                <wp:extent cx="86768" cy="140497"/>
                <wp:effectExtent l="0" t="0" r="27940" b="12065"/>
                <wp:wrapNone/>
                <wp:docPr id="453" name="Rectangle 453"/>
                <wp:cNvGraphicFramePr/>
                <a:graphic xmlns:a="http://schemas.openxmlformats.org/drawingml/2006/main">
                  <a:graphicData uri="http://schemas.microsoft.com/office/word/2010/wordprocessingShape">
                    <wps:wsp>
                      <wps:cNvSpPr/>
                      <wps:spPr>
                        <a:xfrm>
                          <a:off x="0" y="0"/>
                          <a:ext cx="86768" cy="140497"/>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2395C4B6" id="正方形/長方形 453" o:spid="_x0000_s1026" style="position:absolute;left:0;text-align:left;margin-left:238.35pt;margin-top:7.05pt;width:6.85pt;height:11.05pt;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" fillcolor="white [3212]" strokecolor="black [3213]" strokeweight=".5pt"/>
            </w:pict>
          </mc:Fallback>
        </mc:AlternateContent>
      </w:r>
      <w:r>
        <w:rPr>
          <w:noProof/>
        </w:rPr>
        <mc:AlternateContent>
          <mc:Choice Requires="wps">
            <w:drawing>
              <wp:anchor distT="0" distB="0" distL="114300" distR="114300" simplePos="0" relativeHeight="251658533" behindDoc="0" locked="0" layoutInCell="1" allowOverlap="1" wp14:anchorId="7563457A" wp14:editId="09517482">
                <wp:simplePos x="0" y="0"/>
                <wp:positionH relativeFrom="column">
                  <wp:posOffset>2063750</wp:posOffset>
                </wp:positionH>
                <wp:positionV relativeFrom="paragraph">
                  <wp:posOffset>210982</wp:posOffset>
                </wp:positionV>
                <wp:extent cx="962660" cy="0"/>
                <wp:effectExtent l="38100" t="76200" r="0" b="95250"/>
                <wp:wrapNone/>
                <wp:docPr id="455" name="Straight Arrow Connector 455"/>
                <wp:cNvGraphicFramePr/>
                <a:graphic xmlns:a="http://schemas.openxmlformats.org/drawingml/2006/main">
                  <a:graphicData uri="http://schemas.microsoft.com/office/word/2010/wordprocessingShape">
                    <wps:wsp>
                      <wps:cNvCnPr/>
                      <wps:spPr>
                        <a:xfrm flipH="1">
                          <a:off x="0" y="0"/>
                          <a:ext cx="962660" cy="0"/>
                        </a:xfrm>
                        <a:prstGeom prst="straightConnector1">
                          <a:avLst/>
                        </a:prstGeom>
                        <a:ln>
                          <a:prstDash val="sysDot"/>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39DF2271" id="直線矢印コネクタ 455" o:spid="_x0000_s1026" type="#_x0000_t32" style="position:absolute;left:0;text-align:left;margin-left:162.5pt;margin-top:16.6pt;width:75.8pt;height:0;flip:x;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" strokecolor="black [3200]" strokeweight=".5pt">
                <v:stroke dashstyle="1 1" endarrow="block" joinstyle="miter"/>
              </v:shape>
            </w:pict>
          </mc:Fallback>
        </mc:AlternateContent>
      </w:r>
      <w:r>
        <w:rPr>
          <w:noProof/>
        </w:rPr>
        <mc:AlternateContent>
          <mc:Choice Requires="wps">
            <w:drawing>
              <wp:anchor distT="0" distB="0" distL="114300" distR="114300" simplePos="0" relativeHeight="251658535" behindDoc="0" locked="0" layoutInCell="1" allowOverlap="1" wp14:anchorId="7B837759" wp14:editId="3F7AB013">
                <wp:simplePos x="0" y="0"/>
                <wp:positionH relativeFrom="column">
                  <wp:posOffset>2188845</wp:posOffset>
                </wp:positionH>
                <wp:positionV relativeFrom="paragraph">
                  <wp:posOffset>111922</wp:posOffset>
                </wp:positionV>
                <wp:extent cx="694143" cy="109572"/>
                <wp:effectExtent l="0" t="0" r="10795" b="5080"/>
                <wp:wrapNone/>
                <wp:docPr id="457" name="Text Box 457"/>
                <wp:cNvGraphicFramePr/>
                <a:graphic xmlns:a="http://schemas.openxmlformats.org/drawingml/2006/main">
                  <a:graphicData uri="http://schemas.microsoft.com/office/word/2010/wordprocessingShape">
                    <wps:wsp>
                      <wps:cNvSpPr txBox="1"/>
                      <wps:spPr>
                        <a:xfrm>
                          <a:off x="0" y="0"/>
                          <a:ext cx="694143" cy="109572"/>
                        </a:xfrm>
                        <a:prstGeom prst="rect">
                          <a:avLst/>
                        </a:prstGeom>
                        <a:noFill/>
                        <a:ln w="6350">
                          <a:noFill/>
                        </a:ln>
                      </wps:spPr>
                      <wps:txbx>
                        <w:txbxContent>
                          <w:p w14:paraId="240E9598" w14:textId="5D4A5C9F" w:rsidR="006668AB" w:rsidRPr="00956317" w:rsidRDefault="006668AB" w:rsidP="006668AB">
                            <w:pPr>
                              <w:snapToGrid w:val="0"/>
                              <w:spacing w:line="100" w:lineRule="atLeast"/>
                              <w:jc w:val="left"/>
                              <w:rPr>
                                <w:sz w:val="12"/>
                                <w:szCs w:val="12"/>
                              </w:rPr>
                            </w:pPr>
                            <w:r>
                              <w:rPr>
                                <w:rFonts w:hint="eastAsia"/>
                                <w:sz w:val="12"/>
                                <w:szCs w:val="12"/>
                              </w:rPr>
                              <w:t>選択された教室ID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37759" id="Text Box 457" o:spid="_x0000_s1207" type="#_x0000_t202" style="position:absolute;left:0;text-align:left;margin-left:172.35pt;margin-top:8.8pt;width:54.65pt;height:8.65pt;z-index:2516585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" filled="f" stroked="f" strokeweight=".5pt">
                <v:textbox inset="0,0,0,0">
                  <w:txbxContent>
                    <w:p w14:paraId="240E9598" w14:textId="5D4A5C9F" w:rsidR="006668AB" w:rsidRPr="00956317" w:rsidRDefault="006668AB" w:rsidP="006668AB">
                      <w:pPr>
                        <w:snapToGrid w:val="0"/>
                        <w:spacing w:line="100" w:lineRule="atLeast"/>
                        <w:jc w:val="left"/>
                        <w:rPr>
                          <w:sz w:val="12"/>
                          <w:szCs w:val="12"/>
                        </w:rPr>
                      </w:pPr>
                      <w:r>
                        <w:rPr>
                          <w:rFonts w:hint="eastAsia"/>
                          <w:sz w:val="12"/>
                          <w:szCs w:val="12"/>
                        </w:rPr>
                        <w:t>選択された教室ID</w:t>
                      </w:r>
                    </w:p>
                  </w:txbxContent>
                </v:textbox>
              </v:shape>
            </w:pict>
          </mc:Fallback>
        </mc:AlternateContent>
      </w:r>
      <w:r>
        <w:rPr>
          <w:noProof/>
        </w:rPr>
        <mc:AlternateContent>
          <mc:Choice Requires="wps">
            <w:drawing>
              <wp:anchor distT="0" distB="0" distL="114300" distR="114300" simplePos="0" relativeHeight="251658534" behindDoc="0" locked="0" layoutInCell="1" allowOverlap="1" wp14:anchorId="1B67C999" wp14:editId="14EF6822">
                <wp:simplePos x="0" y="0"/>
                <wp:positionH relativeFrom="column">
                  <wp:posOffset>2189471</wp:posOffset>
                </wp:positionH>
                <wp:positionV relativeFrom="paragraph">
                  <wp:posOffset>5724</wp:posOffset>
                </wp:positionV>
                <wp:extent cx="947772" cy="109572"/>
                <wp:effectExtent l="0" t="0" r="5080" b="5080"/>
                <wp:wrapNone/>
                <wp:docPr id="456" name="Text Box 456"/>
                <wp:cNvGraphicFramePr/>
                <a:graphic xmlns:a="http://schemas.openxmlformats.org/drawingml/2006/main">
                  <a:graphicData uri="http://schemas.microsoft.com/office/word/2010/wordprocessingShape">
                    <wps:wsp>
                      <wps:cNvSpPr txBox="1"/>
                      <wps:spPr>
                        <a:xfrm>
                          <a:off x="0" y="0"/>
                          <a:ext cx="947772" cy="109572"/>
                        </a:xfrm>
                        <a:prstGeom prst="rect">
                          <a:avLst/>
                        </a:prstGeom>
                        <a:noFill/>
                        <a:ln w="6350">
                          <a:noFill/>
                        </a:ln>
                      </wps:spPr>
                      <wps:txbx>
                        <w:txbxContent>
                          <w:p w14:paraId="2478B8D3" w14:textId="6E4BB389" w:rsidR="006668AB" w:rsidRPr="00956317" w:rsidRDefault="006668AB" w:rsidP="006668AB">
                            <w:pPr>
                              <w:snapToGrid w:val="0"/>
                              <w:spacing w:line="100" w:lineRule="atLeast"/>
                              <w:jc w:val="left"/>
                              <w:rPr>
                                <w:sz w:val="12"/>
                                <w:szCs w:val="12"/>
                              </w:rPr>
                            </w:pPr>
                            <w:r>
                              <w:rPr>
                                <w:rFonts w:hint="eastAsia"/>
                                <w:sz w:val="12"/>
                                <w:szCs w:val="12"/>
                              </w:rPr>
                              <w:t>g</w:t>
                            </w:r>
                            <w:r>
                              <w:rPr>
                                <w:sz w:val="12"/>
                                <w:szCs w:val="12"/>
                              </w:rPr>
                              <w:t>etSelectedItem()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7C999" id="Text Box 456" o:spid="_x0000_s1208" type="#_x0000_t202" style="position:absolute;left:0;text-align:left;margin-left:172.4pt;margin-top:.45pt;width:74.65pt;height:8.65pt;z-index:2516585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" filled="f" stroked="f" strokeweight=".5pt">
                <v:textbox inset="0,0,0,0">
                  <w:txbxContent>
                    <w:p w14:paraId="2478B8D3" w14:textId="6E4BB389" w:rsidR="006668AB" w:rsidRPr="00956317" w:rsidRDefault="006668AB" w:rsidP="006668AB">
                      <w:pPr>
                        <w:snapToGrid w:val="0"/>
                        <w:spacing w:line="100" w:lineRule="atLeast"/>
                        <w:jc w:val="left"/>
                        <w:rPr>
                          <w:sz w:val="12"/>
                          <w:szCs w:val="12"/>
                        </w:rPr>
                      </w:pPr>
                      <w:r>
                        <w:rPr>
                          <w:rFonts w:hint="eastAsia"/>
                          <w:sz w:val="12"/>
                          <w:szCs w:val="12"/>
                        </w:rPr>
                        <w:t>g</w:t>
                      </w:r>
                      <w:r>
                        <w:rPr>
                          <w:sz w:val="12"/>
                          <w:szCs w:val="12"/>
                        </w:rPr>
                        <w:t>etSelectedItem()</w:t>
                      </w:r>
                    </w:p>
                  </w:txbxContent>
                </v:textbox>
              </v:shape>
            </w:pict>
          </mc:Fallback>
        </mc:AlternateContent>
      </w:r>
      <w:r>
        <w:rPr>
          <w:noProof/>
        </w:rPr>
        <mc:AlternateContent>
          <mc:Choice Requires="wps">
            <w:drawing>
              <wp:anchor distT="0" distB="0" distL="114300" distR="114300" simplePos="0" relativeHeight="251658532" behindDoc="0" locked="0" layoutInCell="1" allowOverlap="1" wp14:anchorId="3F551BD6" wp14:editId="104D876F">
                <wp:simplePos x="0" y="0"/>
                <wp:positionH relativeFrom="column">
                  <wp:posOffset>2069080</wp:posOffset>
                </wp:positionH>
                <wp:positionV relativeFrom="paragraph">
                  <wp:posOffset>123477</wp:posOffset>
                </wp:positionV>
                <wp:extent cx="957784" cy="0"/>
                <wp:effectExtent l="0" t="76200" r="13970" b="95250"/>
                <wp:wrapNone/>
                <wp:docPr id="454" name="Straight Arrow Connector 454"/>
                <wp:cNvGraphicFramePr/>
                <a:graphic xmlns:a="http://schemas.openxmlformats.org/drawingml/2006/main">
                  <a:graphicData uri="http://schemas.microsoft.com/office/word/2010/wordprocessingShape">
                    <wps:wsp>
                      <wps:cNvCnPr/>
                      <wps:spPr>
                        <a:xfrm>
                          <a:off x="0" y="0"/>
                          <a:ext cx="95778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7F9D897B" id="直線矢印コネクタ 454" o:spid="_x0000_s1026" type="#_x0000_t32" style="position:absolute;left:0;text-align:left;margin-left:162.9pt;margin-top:9.7pt;width:75.4pt;height:0;z-index:25233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" strokecolor="black [3200]" strokeweight=".5pt">
                <v:stroke endarrow="block" joinstyle="miter"/>
              </v:shape>
            </w:pict>
          </mc:Fallback>
        </mc:AlternateContent>
      </w:r>
      <w:r>
        <w:rPr>
          <w:noProof/>
        </w:rPr>
        <mc:AlternateContent>
          <mc:Choice Requires="wps">
            <w:drawing>
              <wp:anchor distT="0" distB="0" distL="114300" distR="114300" simplePos="0" relativeHeight="251658526" behindDoc="0" locked="0" layoutInCell="1" allowOverlap="1" wp14:anchorId="5D0248C2" wp14:editId="1D548914">
                <wp:simplePos x="0" y="0"/>
                <wp:positionH relativeFrom="column">
                  <wp:posOffset>3135630</wp:posOffset>
                </wp:positionH>
                <wp:positionV relativeFrom="paragraph">
                  <wp:posOffset>164303</wp:posOffset>
                </wp:positionV>
                <wp:extent cx="1457960" cy="99695"/>
                <wp:effectExtent l="0" t="0" r="8890" b="14605"/>
                <wp:wrapNone/>
                <wp:docPr id="448" name="Text Box 448"/>
                <wp:cNvGraphicFramePr/>
                <a:graphic xmlns:a="http://schemas.openxmlformats.org/drawingml/2006/main">
                  <a:graphicData uri="http://schemas.microsoft.com/office/word/2010/wordprocessingShape">
                    <wps:wsp>
                      <wps:cNvSpPr txBox="1"/>
                      <wps:spPr>
                        <a:xfrm>
                          <a:off x="0" y="0"/>
                          <a:ext cx="1457960" cy="99695"/>
                        </a:xfrm>
                        <a:prstGeom prst="rect">
                          <a:avLst/>
                        </a:prstGeom>
                        <a:noFill/>
                        <a:ln w="6350">
                          <a:noFill/>
                        </a:ln>
                      </wps:spPr>
                      <wps:txbx>
                        <w:txbxContent>
                          <w:p w14:paraId="2CF089C6" w14:textId="2FE5C5BC" w:rsidR="0094268B" w:rsidRPr="004A778D" w:rsidRDefault="0079118E" w:rsidP="0094268B">
                            <w:pPr>
                              <w:snapToGrid w:val="0"/>
                              <w:spacing w:line="100" w:lineRule="atLeast"/>
                              <w:jc w:val="left"/>
                              <w:rPr>
                                <w:sz w:val="12"/>
                                <w:szCs w:val="12"/>
                              </w:rPr>
                            </w:pPr>
                            <w:r>
                              <w:rPr>
                                <w:sz w:val="12"/>
                                <w:szCs w:val="12"/>
                              </w:rPr>
                              <w:t>getFacilityExplanation(</w:t>
                            </w:r>
                            <w:r w:rsidR="006668AB">
                              <w:rPr>
                                <w:rFonts w:hint="eastAsia"/>
                                <w:sz w:val="12"/>
                                <w:szCs w:val="12"/>
                              </w:rPr>
                              <w:t>教室ID</w:t>
                            </w:r>
                            <w:r>
                              <w:rPr>
                                <w:rFonts w:hint="eastAsia"/>
                                <w:sz w:val="12"/>
                                <w:szCs w:val="1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248C2" id="Text Box 448" o:spid="_x0000_s1209" type="#_x0000_t202" style="position:absolute;left:0;text-align:left;margin-left:246.9pt;margin-top:12.95pt;width:114.8pt;height:7.85pt;z-index:2516585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" filled="f" stroked="f" strokeweight=".5pt">
                <v:textbox inset="0,0,0,0">
                  <w:txbxContent>
                    <w:p w14:paraId="2CF089C6" w14:textId="2FE5C5BC" w:rsidR="0094268B" w:rsidRPr="004A778D" w:rsidRDefault="0079118E" w:rsidP="0094268B">
                      <w:pPr>
                        <w:snapToGrid w:val="0"/>
                        <w:spacing w:line="100" w:lineRule="atLeast"/>
                        <w:jc w:val="left"/>
                        <w:rPr>
                          <w:sz w:val="12"/>
                          <w:szCs w:val="12"/>
                        </w:rPr>
                      </w:pPr>
                      <w:r>
                        <w:rPr>
                          <w:sz w:val="12"/>
                          <w:szCs w:val="12"/>
                        </w:rPr>
                        <w:t>getFacilityExplanation(</w:t>
                      </w:r>
                      <w:r w:rsidR="006668AB">
                        <w:rPr>
                          <w:rFonts w:hint="eastAsia"/>
                          <w:sz w:val="12"/>
                          <w:szCs w:val="12"/>
                        </w:rPr>
                        <w:t>教室ID</w:t>
                      </w:r>
                      <w:r>
                        <w:rPr>
                          <w:rFonts w:hint="eastAsia"/>
                          <w:sz w:val="12"/>
                          <w:szCs w:val="12"/>
                        </w:rPr>
                        <w:t>)</w:t>
                      </w:r>
                    </w:p>
                  </w:txbxContent>
                </v:textbox>
              </v:shape>
            </w:pict>
          </mc:Fallback>
        </mc:AlternateContent>
      </w:r>
      <w:r w:rsidR="00BA221A">
        <w:rPr>
          <w:noProof/>
        </w:rPr>
        <mc:AlternateContent>
          <mc:Choice Requires="wps">
            <w:drawing>
              <wp:anchor distT="0" distB="0" distL="114300" distR="114300" simplePos="0" relativeHeight="251658525" behindDoc="0" locked="0" layoutInCell="1" allowOverlap="1" wp14:anchorId="12D38874" wp14:editId="589D15A7">
                <wp:simplePos x="0" y="0"/>
                <wp:positionH relativeFrom="column">
                  <wp:posOffset>1998998</wp:posOffset>
                </wp:positionH>
                <wp:positionV relativeFrom="paragraph">
                  <wp:posOffset>46721</wp:posOffset>
                </wp:positionV>
                <wp:extent cx="70081" cy="827632"/>
                <wp:effectExtent l="0" t="0" r="25400" b="10795"/>
                <wp:wrapNone/>
                <wp:docPr id="446" name="Rectangle 446"/>
                <wp:cNvGraphicFramePr/>
                <a:graphic xmlns:a="http://schemas.openxmlformats.org/drawingml/2006/main">
                  <a:graphicData uri="http://schemas.microsoft.com/office/word/2010/wordprocessingShape">
                    <wps:wsp>
                      <wps:cNvSpPr/>
                      <wps:spPr>
                        <a:xfrm>
                          <a:off x="0" y="0"/>
                          <a:ext cx="70081" cy="827632"/>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7D74D71A" id="正方形/長方形 446" o:spid="_x0000_s1026" style="position:absolute;left:0;text-align:left;margin-left:157.4pt;margin-top:3.7pt;width:5.5pt;height:65.15pt;z-index:25232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" fillcolor="white [3212]" strokecolor="black [3213]" strokeweight=".5pt"/>
            </w:pict>
          </mc:Fallback>
        </mc:AlternateContent>
      </w:r>
      <w:r w:rsidR="00BA221A">
        <w:rPr>
          <w:noProof/>
        </w:rPr>
        <mc:AlternateContent>
          <mc:Choice Requires="wps">
            <w:drawing>
              <wp:anchor distT="0" distB="0" distL="114300" distR="114300" simplePos="0" relativeHeight="251658517" behindDoc="0" locked="0" layoutInCell="1" allowOverlap="1" wp14:anchorId="41500DD2" wp14:editId="3D9A2999">
                <wp:simplePos x="0" y="0"/>
                <wp:positionH relativeFrom="column">
                  <wp:posOffset>5135880</wp:posOffset>
                </wp:positionH>
                <wp:positionV relativeFrom="paragraph">
                  <wp:posOffset>648970</wp:posOffset>
                </wp:positionV>
                <wp:extent cx="1057275" cy="0"/>
                <wp:effectExtent l="38100" t="76200" r="0" b="95250"/>
                <wp:wrapNone/>
                <wp:docPr id="442" name="Straight Arrow Connector 442"/>
                <wp:cNvGraphicFramePr/>
                <a:graphic xmlns:a="http://schemas.openxmlformats.org/drawingml/2006/main">
                  <a:graphicData uri="http://schemas.microsoft.com/office/word/2010/wordprocessingShape">
                    <wps:wsp>
                      <wps:cNvCnPr/>
                      <wps:spPr>
                        <a:xfrm flipH="1">
                          <a:off x="0" y="0"/>
                          <a:ext cx="1057275" cy="0"/>
                        </a:xfrm>
                        <a:prstGeom prst="straightConnector1">
                          <a:avLst/>
                        </a:prstGeom>
                        <a:ln>
                          <a:prstDash val="sysDot"/>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6D316834" id="直線矢印コネクタ 442" o:spid="_x0000_s1026" type="#_x0000_t32" style="position:absolute;left:0;text-align:left;margin-left:404.4pt;margin-top:51.1pt;width:83.25pt;height:0;flip:x;z-index:25230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" strokecolor="black [3200]" strokeweight=".5pt">
                <v:stroke dashstyle="1 1" endarrow="block" joinstyle="miter"/>
              </v:shape>
            </w:pict>
          </mc:Fallback>
        </mc:AlternateContent>
      </w:r>
      <w:r w:rsidR="00BA221A">
        <w:rPr>
          <w:noProof/>
        </w:rPr>
        <mc:AlternateContent>
          <mc:Choice Requires="wps">
            <w:drawing>
              <wp:anchor distT="0" distB="0" distL="114300" distR="114300" simplePos="0" relativeHeight="251658522" behindDoc="0" locked="0" layoutInCell="1" allowOverlap="1" wp14:anchorId="1274D0D3" wp14:editId="49A3AFFE">
                <wp:simplePos x="0" y="0"/>
                <wp:positionH relativeFrom="column">
                  <wp:posOffset>5219065</wp:posOffset>
                </wp:positionH>
                <wp:positionV relativeFrom="paragraph">
                  <wp:posOffset>640080</wp:posOffset>
                </wp:positionV>
                <wp:extent cx="864235" cy="120015"/>
                <wp:effectExtent l="0" t="0" r="12065" b="13335"/>
                <wp:wrapNone/>
                <wp:docPr id="440" name="Text Box 440"/>
                <wp:cNvGraphicFramePr/>
                <a:graphic xmlns:a="http://schemas.openxmlformats.org/drawingml/2006/main">
                  <a:graphicData uri="http://schemas.microsoft.com/office/word/2010/wordprocessingShape">
                    <wps:wsp>
                      <wps:cNvSpPr txBox="1"/>
                      <wps:spPr>
                        <a:xfrm>
                          <a:off x="0" y="0"/>
                          <a:ext cx="864235" cy="120015"/>
                        </a:xfrm>
                        <a:prstGeom prst="rect">
                          <a:avLst/>
                        </a:prstGeom>
                        <a:noFill/>
                        <a:ln w="6350">
                          <a:noFill/>
                        </a:ln>
                      </wps:spPr>
                      <wps:txbx>
                        <w:txbxContent>
                          <w:p w14:paraId="070591C4" w14:textId="77777777" w:rsidR="00831E05" w:rsidRPr="004A778D" w:rsidRDefault="00831E05" w:rsidP="00831E05">
                            <w:pPr>
                              <w:snapToGrid w:val="0"/>
                              <w:spacing w:line="100" w:lineRule="atLeast"/>
                              <w:jc w:val="left"/>
                              <w:rPr>
                                <w:sz w:val="12"/>
                                <w:szCs w:val="12"/>
                              </w:rPr>
                            </w:pPr>
                            <w:r>
                              <w:rPr>
                                <w:sz w:val="12"/>
                                <w:szCs w:val="12"/>
                              </w:rPr>
                              <w:t>closeDB(DB</w:t>
                            </w:r>
                            <w:r>
                              <w:rPr>
                                <w:rFonts w:hint="eastAsia"/>
                                <w:sz w:val="12"/>
                                <w:szCs w:val="12"/>
                              </w:rPr>
                              <w:t>から切断)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4D0D3" id="Text Box 440" o:spid="_x0000_s1210" type="#_x0000_t202" style="position:absolute;left:0;text-align:left;margin-left:410.95pt;margin-top:50.4pt;width:68.05pt;height:9.45pt;z-index:2516585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" filled="f" stroked="f" strokeweight=".5pt">
                <v:textbox inset="0,0,0,0">
                  <w:txbxContent>
                    <w:p w14:paraId="070591C4" w14:textId="77777777" w:rsidR="00831E05" w:rsidRPr="004A778D" w:rsidRDefault="00831E05" w:rsidP="00831E05">
                      <w:pPr>
                        <w:snapToGrid w:val="0"/>
                        <w:spacing w:line="100" w:lineRule="atLeast"/>
                        <w:jc w:val="left"/>
                        <w:rPr>
                          <w:sz w:val="12"/>
                          <w:szCs w:val="12"/>
                        </w:rPr>
                      </w:pPr>
                      <w:r>
                        <w:rPr>
                          <w:sz w:val="12"/>
                          <w:szCs w:val="12"/>
                        </w:rPr>
                        <w:t>closeDB(DB</w:t>
                      </w:r>
                      <w:r>
                        <w:rPr>
                          <w:rFonts w:hint="eastAsia"/>
                          <w:sz w:val="12"/>
                          <w:szCs w:val="12"/>
                        </w:rPr>
                        <w:t>から切断)</w:t>
                      </w:r>
                    </w:p>
                  </w:txbxContent>
                </v:textbox>
              </v:shape>
            </w:pict>
          </mc:Fallback>
        </mc:AlternateContent>
      </w:r>
      <w:r w:rsidR="00BA221A">
        <w:rPr>
          <w:noProof/>
        </w:rPr>
        <mc:AlternateContent>
          <mc:Choice Requires="wps">
            <w:drawing>
              <wp:anchor distT="0" distB="0" distL="114300" distR="114300" simplePos="0" relativeHeight="251658521" behindDoc="0" locked="0" layoutInCell="1" allowOverlap="1" wp14:anchorId="23323E02" wp14:editId="4D4E230E">
                <wp:simplePos x="0" y="0"/>
                <wp:positionH relativeFrom="column">
                  <wp:posOffset>5142230</wp:posOffset>
                </wp:positionH>
                <wp:positionV relativeFrom="paragraph">
                  <wp:posOffset>746760</wp:posOffset>
                </wp:positionV>
                <wp:extent cx="1043940" cy="0"/>
                <wp:effectExtent l="0" t="76200" r="22860" b="95250"/>
                <wp:wrapNone/>
                <wp:docPr id="443" name="Straight Arrow Connector 443"/>
                <wp:cNvGraphicFramePr/>
                <a:graphic xmlns:a="http://schemas.openxmlformats.org/drawingml/2006/main">
                  <a:graphicData uri="http://schemas.microsoft.com/office/word/2010/wordprocessingShape">
                    <wps:wsp>
                      <wps:cNvCnPr/>
                      <wps:spPr>
                        <a:xfrm>
                          <a:off x="0" y="0"/>
                          <a:ext cx="10439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00297AFB" id="直線矢印コネクタ 443" o:spid="_x0000_s1026" type="#_x0000_t32" style="position:absolute;left:0;text-align:left;margin-left:404.9pt;margin-top:58.8pt;width:82.2pt;height:0;z-index:25231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" strokecolor="black [3200]" strokeweight=".5pt">
                <v:stroke endarrow="block" joinstyle="miter"/>
              </v:shape>
            </w:pict>
          </mc:Fallback>
        </mc:AlternateContent>
      </w:r>
      <w:r w:rsidR="00BA221A">
        <w:rPr>
          <w:noProof/>
        </w:rPr>
        <mc:AlternateContent>
          <mc:Choice Requires="wps">
            <w:drawing>
              <wp:anchor distT="0" distB="0" distL="114300" distR="114300" simplePos="0" relativeHeight="251658519" behindDoc="0" locked="0" layoutInCell="1" allowOverlap="1" wp14:anchorId="5AF6636C" wp14:editId="0D5CCCBE">
                <wp:simplePos x="0" y="0"/>
                <wp:positionH relativeFrom="column">
                  <wp:posOffset>2065020</wp:posOffset>
                </wp:positionH>
                <wp:positionV relativeFrom="paragraph">
                  <wp:posOffset>796290</wp:posOffset>
                </wp:positionV>
                <wp:extent cx="3007360" cy="0"/>
                <wp:effectExtent l="38100" t="76200" r="0" b="95250"/>
                <wp:wrapNone/>
                <wp:docPr id="438" name="Straight Arrow Connector 438"/>
                <wp:cNvGraphicFramePr/>
                <a:graphic xmlns:a="http://schemas.openxmlformats.org/drawingml/2006/main">
                  <a:graphicData uri="http://schemas.microsoft.com/office/word/2010/wordprocessingShape">
                    <wps:wsp>
                      <wps:cNvCnPr/>
                      <wps:spPr>
                        <a:xfrm flipH="1">
                          <a:off x="0" y="0"/>
                          <a:ext cx="3007360" cy="0"/>
                        </a:xfrm>
                        <a:prstGeom prst="straightConnector1">
                          <a:avLst/>
                        </a:prstGeom>
                        <a:ln>
                          <a:prstDash val="sysDot"/>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6E4B1C7F" id="直線矢印コネクタ 438" o:spid="_x0000_s1026" type="#_x0000_t32" style="position:absolute;left:0;text-align:left;margin-left:162.6pt;margin-top:62.7pt;width:236.8pt;height:0;flip:x;z-index:25231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" strokecolor="black [3200]" strokeweight=".5pt">
                <v:stroke dashstyle="1 1" endarrow="block" joinstyle="miter"/>
              </v:shape>
            </w:pict>
          </mc:Fallback>
        </mc:AlternateContent>
      </w:r>
      <w:r w:rsidR="00BA221A">
        <w:rPr>
          <w:noProof/>
        </w:rPr>
        <mc:AlternateContent>
          <mc:Choice Requires="wps">
            <w:drawing>
              <wp:anchor distT="0" distB="0" distL="114300" distR="114300" simplePos="0" relativeHeight="251658520" behindDoc="0" locked="0" layoutInCell="1" allowOverlap="1" wp14:anchorId="77BE198E" wp14:editId="3C275E01">
                <wp:simplePos x="0" y="0"/>
                <wp:positionH relativeFrom="column">
                  <wp:posOffset>3620135</wp:posOffset>
                </wp:positionH>
                <wp:positionV relativeFrom="paragraph">
                  <wp:posOffset>688975</wp:posOffset>
                </wp:positionV>
                <wp:extent cx="1424940" cy="102870"/>
                <wp:effectExtent l="0" t="0" r="3810" b="11430"/>
                <wp:wrapNone/>
                <wp:docPr id="439" name="Text Box 439"/>
                <wp:cNvGraphicFramePr/>
                <a:graphic xmlns:a="http://schemas.openxmlformats.org/drawingml/2006/main">
                  <a:graphicData uri="http://schemas.microsoft.com/office/word/2010/wordprocessingShape">
                    <wps:wsp>
                      <wps:cNvSpPr txBox="1"/>
                      <wps:spPr>
                        <a:xfrm>
                          <a:off x="0" y="0"/>
                          <a:ext cx="1424940" cy="102870"/>
                        </a:xfrm>
                        <a:prstGeom prst="rect">
                          <a:avLst/>
                        </a:prstGeom>
                        <a:noFill/>
                        <a:ln w="6350">
                          <a:noFill/>
                        </a:ln>
                      </wps:spPr>
                      <wps:txbx>
                        <w:txbxContent>
                          <w:p w14:paraId="0B0F3FD4" w14:textId="558FFF8C" w:rsidR="00831E05" w:rsidRPr="00956317" w:rsidRDefault="006B6C66" w:rsidP="00831E05">
                            <w:pPr>
                              <w:snapToGrid w:val="0"/>
                              <w:spacing w:line="100" w:lineRule="atLeast"/>
                              <w:jc w:val="left"/>
                              <w:rPr>
                                <w:sz w:val="12"/>
                                <w:szCs w:val="12"/>
                              </w:rPr>
                            </w:pPr>
                            <w:r>
                              <w:rPr>
                                <w:rFonts w:hint="eastAsia"/>
                                <w:sz w:val="12"/>
                                <w:szCs w:val="12"/>
                              </w:rPr>
                              <w:t>e</w:t>
                            </w:r>
                            <w:r>
                              <w:rPr>
                                <w:sz w:val="12"/>
                                <w:szCs w:val="12"/>
                              </w:rPr>
                              <w:t>xplanation,open_time,close_time</w:t>
                            </w:r>
                            <w:r w:rsidR="002C4A4F">
                              <w:rPr>
                                <w:rFonts w:hint="eastAsia"/>
                                <w:sz w:val="12"/>
                                <w:szCs w:val="12"/>
                              </w:rPr>
                              <w:t>データ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E198E" id="Text Box 439" o:spid="_x0000_s1211" type="#_x0000_t202" style="position:absolute;left:0;text-align:left;margin-left:285.05pt;margin-top:54.25pt;width:112.2pt;height:8.1pt;z-index:251658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" filled="f" stroked="f" strokeweight=".5pt">
                <v:textbox inset="0,0,0,0">
                  <w:txbxContent>
                    <w:p w14:paraId="0B0F3FD4" w14:textId="558FFF8C" w:rsidR="00831E05" w:rsidRPr="00956317" w:rsidRDefault="006B6C66" w:rsidP="00831E05">
                      <w:pPr>
                        <w:snapToGrid w:val="0"/>
                        <w:spacing w:line="100" w:lineRule="atLeast"/>
                        <w:jc w:val="left"/>
                        <w:rPr>
                          <w:sz w:val="12"/>
                          <w:szCs w:val="12"/>
                        </w:rPr>
                      </w:pPr>
                      <w:r>
                        <w:rPr>
                          <w:rFonts w:hint="eastAsia"/>
                          <w:sz w:val="12"/>
                          <w:szCs w:val="12"/>
                        </w:rPr>
                        <w:t>e</w:t>
                      </w:r>
                      <w:r>
                        <w:rPr>
                          <w:sz w:val="12"/>
                          <w:szCs w:val="12"/>
                        </w:rPr>
                        <w:t>xplanation,open_time,close_time</w:t>
                      </w:r>
                      <w:r w:rsidR="002C4A4F">
                        <w:rPr>
                          <w:rFonts w:hint="eastAsia"/>
                          <w:sz w:val="12"/>
                          <w:szCs w:val="12"/>
                        </w:rPr>
                        <w:t>データ</w:t>
                      </w:r>
                    </w:p>
                  </w:txbxContent>
                </v:textbox>
              </v:shape>
            </w:pict>
          </mc:Fallback>
        </mc:AlternateContent>
      </w:r>
      <w:r w:rsidR="00BA221A">
        <w:rPr>
          <w:noProof/>
        </w:rPr>
        <mc:AlternateContent>
          <mc:Choice Requires="wps">
            <w:drawing>
              <wp:anchor distT="0" distB="0" distL="114300" distR="114300" simplePos="0" relativeHeight="251658516" behindDoc="0" locked="0" layoutInCell="1" allowOverlap="1" wp14:anchorId="27E5D7AA" wp14:editId="32F0091B">
                <wp:simplePos x="0" y="0"/>
                <wp:positionH relativeFrom="column">
                  <wp:posOffset>5920105</wp:posOffset>
                </wp:positionH>
                <wp:positionV relativeFrom="paragraph">
                  <wp:posOffset>412115</wp:posOffset>
                </wp:positionV>
                <wp:extent cx="820420" cy="86360"/>
                <wp:effectExtent l="0" t="0" r="0" b="8890"/>
                <wp:wrapNone/>
                <wp:docPr id="433" name="Text Box 433"/>
                <wp:cNvGraphicFramePr/>
                <a:graphic xmlns:a="http://schemas.openxmlformats.org/drawingml/2006/main">
                  <a:graphicData uri="http://schemas.microsoft.com/office/word/2010/wordprocessingShape">
                    <wps:wsp>
                      <wps:cNvSpPr txBox="1"/>
                      <wps:spPr>
                        <a:xfrm>
                          <a:off x="0" y="0"/>
                          <a:ext cx="820420" cy="86360"/>
                        </a:xfrm>
                        <a:prstGeom prst="rect">
                          <a:avLst/>
                        </a:prstGeom>
                        <a:noFill/>
                        <a:ln w="6350">
                          <a:noFill/>
                        </a:ln>
                      </wps:spPr>
                      <wps:txbx>
                        <w:txbxContent>
                          <w:p w14:paraId="562EFC91" w14:textId="4D2C1ADC" w:rsidR="00831E05" w:rsidRPr="002C4A4F" w:rsidRDefault="00FE628F" w:rsidP="00831E05">
                            <w:pPr>
                              <w:snapToGrid w:val="0"/>
                              <w:spacing w:line="100" w:lineRule="atLeast"/>
                              <w:jc w:val="left"/>
                              <w:rPr>
                                <w:i/>
                                <w:iCs/>
                                <w:sz w:val="10"/>
                                <w:szCs w:val="10"/>
                              </w:rPr>
                            </w:pPr>
                            <w:r w:rsidRPr="002C4A4F">
                              <w:rPr>
                                <w:i/>
                                <w:iCs/>
                                <w:sz w:val="10"/>
                                <w:szCs w:val="10"/>
                              </w:rPr>
                              <w:t>ID</w:t>
                            </w:r>
                            <w:r w:rsidR="00831E05" w:rsidRPr="002C4A4F">
                              <w:rPr>
                                <w:rFonts w:hint="eastAsia"/>
                                <w:i/>
                                <w:iCs/>
                                <w:sz w:val="10"/>
                                <w:szCs w:val="10"/>
                              </w:rPr>
                              <w:t>と合致するタプルを取得</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5D7AA" id="Text Box 433" o:spid="_x0000_s1212" type="#_x0000_t202" style="position:absolute;left:0;text-align:left;margin-left:466.15pt;margin-top:32.45pt;width:64.6pt;height:6.8pt;z-index:2516585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" filled="f" stroked="f" strokeweight=".5pt">
                <v:textbox inset="0,0,0,0">
                  <w:txbxContent>
                    <w:p w14:paraId="562EFC91" w14:textId="4D2C1ADC" w:rsidR="00831E05" w:rsidRPr="002C4A4F" w:rsidRDefault="00FE628F" w:rsidP="00831E05">
                      <w:pPr>
                        <w:snapToGrid w:val="0"/>
                        <w:spacing w:line="100" w:lineRule="atLeast"/>
                        <w:jc w:val="left"/>
                        <w:rPr>
                          <w:i/>
                          <w:iCs/>
                          <w:sz w:val="10"/>
                          <w:szCs w:val="10"/>
                        </w:rPr>
                      </w:pPr>
                      <w:r w:rsidRPr="002C4A4F">
                        <w:rPr>
                          <w:i/>
                          <w:iCs/>
                          <w:sz w:val="10"/>
                          <w:szCs w:val="10"/>
                        </w:rPr>
                        <w:t>ID</w:t>
                      </w:r>
                      <w:r w:rsidR="00831E05" w:rsidRPr="002C4A4F">
                        <w:rPr>
                          <w:rFonts w:hint="eastAsia"/>
                          <w:i/>
                          <w:iCs/>
                          <w:sz w:val="10"/>
                          <w:szCs w:val="10"/>
                        </w:rPr>
                        <w:t>と合致するタプルを取得</w:t>
                      </w:r>
                    </w:p>
                  </w:txbxContent>
                </v:textbox>
              </v:shape>
            </w:pict>
          </mc:Fallback>
        </mc:AlternateContent>
      </w:r>
      <w:r w:rsidR="00BA221A">
        <w:rPr>
          <w:noProof/>
        </w:rPr>
        <mc:AlternateContent>
          <mc:Choice Requires="wps">
            <w:drawing>
              <wp:anchor distT="0" distB="0" distL="114300" distR="114300" simplePos="0" relativeHeight="251658514" behindDoc="0" locked="0" layoutInCell="1" allowOverlap="1" wp14:anchorId="21E76AE5" wp14:editId="42570602">
                <wp:simplePos x="0" y="0"/>
                <wp:positionH relativeFrom="column">
                  <wp:posOffset>5165725</wp:posOffset>
                </wp:positionH>
                <wp:positionV relativeFrom="paragraph">
                  <wp:posOffset>443230</wp:posOffset>
                </wp:positionV>
                <wp:extent cx="790575" cy="99060"/>
                <wp:effectExtent l="0" t="0" r="9525" b="15240"/>
                <wp:wrapNone/>
                <wp:docPr id="435" name="Text Box 435"/>
                <wp:cNvGraphicFramePr/>
                <a:graphic xmlns:a="http://schemas.openxmlformats.org/drawingml/2006/main">
                  <a:graphicData uri="http://schemas.microsoft.com/office/word/2010/wordprocessingShape">
                    <wps:wsp>
                      <wps:cNvSpPr txBox="1"/>
                      <wps:spPr>
                        <a:xfrm>
                          <a:off x="0" y="0"/>
                          <a:ext cx="790575" cy="99060"/>
                        </a:xfrm>
                        <a:prstGeom prst="rect">
                          <a:avLst/>
                        </a:prstGeom>
                        <a:noFill/>
                        <a:ln w="6350">
                          <a:noFill/>
                        </a:ln>
                      </wps:spPr>
                      <wps:txbx>
                        <w:txbxContent>
                          <w:p w14:paraId="65D58805" w14:textId="77777777" w:rsidR="00831E05" w:rsidRPr="004A778D" w:rsidRDefault="00831E05" w:rsidP="00831E05">
                            <w:pPr>
                              <w:snapToGrid w:val="0"/>
                              <w:spacing w:line="100" w:lineRule="atLeast"/>
                              <w:jc w:val="left"/>
                              <w:rPr>
                                <w:sz w:val="12"/>
                                <w:szCs w:val="12"/>
                              </w:rPr>
                            </w:pPr>
                            <w:r>
                              <w:rPr>
                                <w:rFonts w:hint="eastAsia"/>
                                <w:sz w:val="12"/>
                                <w:szCs w:val="12"/>
                              </w:rPr>
                              <w:t>sqlStmt.executeQuery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76AE5" id="Text Box 435" o:spid="_x0000_s1213" type="#_x0000_t202" style="position:absolute;left:0;text-align:left;margin-left:406.75pt;margin-top:34.9pt;width:62.25pt;height:7.8pt;z-index:2516585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" filled="f" stroked="f" strokeweight=".5pt">
                <v:textbox inset="0,0,0,0">
                  <w:txbxContent>
                    <w:p w14:paraId="65D58805" w14:textId="77777777" w:rsidR="00831E05" w:rsidRPr="004A778D" w:rsidRDefault="00831E05" w:rsidP="00831E05">
                      <w:pPr>
                        <w:snapToGrid w:val="0"/>
                        <w:spacing w:line="100" w:lineRule="atLeast"/>
                        <w:jc w:val="left"/>
                        <w:rPr>
                          <w:sz w:val="12"/>
                          <w:szCs w:val="12"/>
                        </w:rPr>
                      </w:pPr>
                      <w:r>
                        <w:rPr>
                          <w:rFonts w:hint="eastAsia"/>
                          <w:sz w:val="12"/>
                          <w:szCs w:val="12"/>
                        </w:rPr>
                        <w:t>sqlStmt.executeQuery</w:t>
                      </w:r>
                    </w:p>
                  </w:txbxContent>
                </v:textbox>
              </v:shape>
            </w:pict>
          </mc:Fallback>
        </mc:AlternateContent>
      </w:r>
      <w:r w:rsidR="00BA221A">
        <w:rPr>
          <w:noProof/>
        </w:rPr>
        <mc:AlternateContent>
          <mc:Choice Requires="wps">
            <w:drawing>
              <wp:anchor distT="0" distB="0" distL="114300" distR="114300" simplePos="0" relativeHeight="251658513" behindDoc="0" locked="0" layoutInCell="1" allowOverlap="1" wp14:anchorId="05EF06F7" wp14:editId="6BC6BD3F">
                <wp:simplePos x="0" y="0"/>
                <wp:positionH relativeFrom="column">
                  <wp:posOffset>5136515</wp:posOffset>
                </wp:positionH>
                <wp:positionV relativeFrom="paragraph">
                  <wp:posOffset>545465</wp:posOffset>
                </wp:positionV>
                <wp:extent cx="1050925" cy="0"/>
                <wp:effectExtent l="0" t="76200" r="15875" b="95250"/>
                <wp:wrapNone/>
                <wp:docPr id="436" name="Straight Arrow Connector 436"/>
                <wp:cNvGraphicFramePr/>
                <a:graphic xmlns:a="http://schemas.openxmlformats.org/drawingml/2006/main">
                  <a:graphicData uri="http://schemas.microsoft.com/office/word/2010/wordprocessingShape">
                    <wps:wsp>
                      <wps:cNvCnPr/>
                      <wps:spPr>
                        <a:xfrm>
                          <a:off x="0" y="0"/>
                          <a:ext cx="1050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29DB458B" id="直線矢印コネクタ 436" o:spid="_x0000_s1026" type="#_x0000_t32" style="position:absolute;left:0;text-align:left;margin-left:404.45pt;margin-top:42.95pt;width:82.75pt;height:0;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" strokecolor="black [3200]" strokeweight=".5pt">
                <v:stroke endarrow="block" joinstyle="miter"/>
              </v:shape>
            </w:pict>
          </mc:Fallback>
        </mc:AlternateContent>
      </w:r>
      <w:r w:rsidR="00BA221A">
        <w:rPr>
          <w:noProof/>
        </w:rPr>
        <mc:AlternateContent>
          <mc:Choice Requires="wps">
            <w:drawing>
              <wp:anchor distT="0" distB="0" distL="114300" distR="114300" simplePos="0" relativeHeight="251658518" behindDoc="0" locked="0" layoutInCell="1" allowOverlap="1" wp14:anchorId="3FEA2E6C" wp14:editId="5E3AB5C9">
                <wp:simplePos x="0" y="0"/>
                <wp:positionH relativeFrom="column">
                  <wp:posOffset>5192395</wp:posOffset>
                </wp:positionH>
                <wp:positionV relativeFrom="paragraph">
                  <wp:posOffset>540385</wp:posOffset>
                </wp:positionV>
                <wp:extent cx="1154430" cy="102870"/>
                <wp:effectExtent l="0" t="0" r="7620" b="11430"/>
                <wp:wrapNone/>
                <wp:docPr id="432" name="Text Box 432"/>
                <wp:cNvGraphicFramePr/>
                <a:graphic xmlns:a="http://schemas.openxmlformats.org/drawingml/2006/main">
                  <a:graphicData uri="http://schemas.microsoft.com/office/word/2010/wordprocessingShape">
                    <wps:wsp>
                      <wps:cNvSpPr txBox="1"/>
                      <wps:spPr>
                        <a:xfrm>
                          <a:off x="0" y="0"/>
                          <a:ext cx="1154430" cy="102870"/>
                        </a:xfrm>
                        <a:prstGeom prst="rect">
                          <a:avLst/>
                        </a:prstGeom>
                        <a:noFill/>
                        <a:ln w="6350">
                          <a:noFill/>
                        </a:ln>
                      </wps:spPr>
                      <wps:txbx>
                        <w:txbxContent>
                          <w:p w14:paraId="5D127264" w14:textId="77777777" w:rsidR="00831E05" w:rsidRPr="004A778D" w:rsidRDefault="00831E05" w:rsidP="00831E05">
                            <w:pPr>
                              <w:snapToGrid w:val="0"/>
                              <w:spacing w:line="100" w:lineRule="atLeast"/>
                              <w:jc w:val="left"/>
                              <w:rPr>
                                <w:sz w:val="12"/>
                                <w:szCs w:val="12"/>
                              </w:rPr>
                            </w:pPr>
                            <w:r>
                              <w:rPr>
                                <w:rFonts w:hint="eastAsia"/>
                                <w:sz w:val="12"/>
                                <w:szCs w:val="12"/>
                              </w:rPr>
                              <w:t>入力ユーザIDと合致するタプル</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A2E6C" id="Text Box 432" o:spid="_x0000_s1214" type="#_x0000_t202" style="position:absolute;left:0;text-align:left;margin-left:408.85pt;margin-top:42.55pt;width:90.9pt;height:8.1pt;z-index:2516585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" filled="f" stroked="f" strokeweight=".5pt">
                <v:textbox inset="0,0,0,0">
                  <w:txbxContent>
                    <w:p w14:paraId="5D127264" w14:textId="77777777" w:rsidR="00831E05" w:rsidRPr="004A778D" w:rsidRDefault="00831E05" w:rsidP="00831E05">
                      <w:pPr>
                        <w:snapToGrid w:val="0"/>
                        <w:spacing w:line="100" w:lineRule="atLeast"/>
                        <w:jc w:val="left"/>
                        <w:rPr>
                          <w:sz w:val="12"/>
                          <w:szCs w:val="12"/>
                        </w:rPr>
                      </w:pPr>
                      <w:r>
                        <w:rPr>
                          <w:rFonts w:hint="eastAsia"/>
                          <w:sz w:val="12"/>
                          <w:szCs w:val="12"/>
                        </w:rPr>
                        <w:t>入力ユーザIDと合致するタプル</w:t>
                      </w:r>
                    </w:p>
                  </w:txbxContent>
                </v:textbox>
              </v:shape>
            </w:pict>
          </mc:Fallback>
        </mc:AlternateContent>
      </w:r>
      <w:r w:rsidR="00BA221A">
        <w:rPr>
          <w:noProof/>
        </w:rPr>
        <mc:AlternateContent>
          <mc:Choice Requires="wps">
            <w:drawing>
              <wp:anchor distT="0" distB="0" distL="114300" distR="114300" simplePos="0" relativeHeight="251658512" behindDoc="0" locked="0" layoutInCell="1" allowOverlap="1" wp14:anchorId="0F1EA198" wp14:editId="4E74A40F">
                <wp:simplePos x="0" y="0"/>
                <wp:positionH relativeFrom="column">
                  <wp:posOffset>5179060</wp:posOffset>
                </wp:positionH>
                <wp:positionV relativeFrom="paragraph">
                  <wp:posOffset>219075</wp:posOffset>
                </wp:positionV>
                <wp:extent cx="864235" cy="120015"/>
                <wp:effectExtent l="0" t="0" r="12065" b="13335"/>
                <wp:wrapNone/>
                <wp:docPr id="423" name="Text Box 423"/>
                <wp:cNvGraphicFramePr/>
                <a:graphic xmlns:a="http://schemas.openxmlformats.org/drawingml/2006/main">
                  <a:graphicData uri="http://schemas.microsoft.com/office/word/2010/wordprocessingShape">
                    <wps:wsp>
                      <wps:cNvSpPr txBox="1"/>
                      <wps:spPr>
                        <a:xfrm>
                          <a:off x="0" y="0"/>
                          <a:ext cx="864235" cy="120015"/>
                        </a:xfrm>
                        <a:prstGeom prst="rect">
                          <a:avLst/>
                        </a:prstGeom>
                        <a:noFill/>
                        <a:ln w="6350">
                          <a:noFill/>
                        </a:ln>
                      </wps:spPr>
                      <wps:txbx>
                        <w:txbxContent>
                          <w:p w14:paraId="0FB8D0EA" w14:textId="77777777" w:rsidR="00831E05" w:rsidRPr="004A778D" w:rsidRDefault="00831E05" w:rsidP="00831E05">
                            <w:pPr>
                              <w:snapToGrid w:val="0"/>
                              <w:spacing w:line="100" w:lineRule="atLeast"/>
                              <w:jc w:val="left"/>
                              <w:rPr>
                                <w:sz w:val="12"/>
                                <w:szCs w:val="12"/>
                              </w:rPr>
                            </w:pPr>
                            <w:r>
                              <w:rPr>
                                <w:rFonts w:hint="eastAsia"/>
                                <w:sz w:val="12"/>
                                <w:szCs w:val="12"/>
                              </w:rPr>
                              <w:t>c</w:t>
                            </w:r>
                            <w:r>
                              <w:rPr>
                                <w:sz w:val="12"/>
                                <w:szCs w:val="12"/>
                              </w:rPr>
                              <w:t>onnectDB(DB</w:t>
                            </w:r>
                            <w:r>
                              <w:rPr>
                                <w:rFonts w:hint="eastAsia"/>
                                <w:sz w:val="12"/>
                                <w:szCs w:val="12"/>
                              </w:rPr>
                              <w:t>に接続)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EA198" id="Text Box 423" o:spid="_x0000_s1215" type="#_x0000_t202" style="position:absolute;left:0;text-align:left;margin-left:407.8pt;margin-top:17.25pt;width:68.05pt;height:9.45pt;z-index:25165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" filled="f" stroked="f" strokeweight=".5pt">
                <v:textbox inset="0,0,0,0">
                  <w:txbxContent>
                    <w:p w14:paraId="0FB8D0EA" w14:textId="77777777" w:rsidR="00831E05" w:rsidRPr="004A778D" w:rsidRDefault="00831E05" w:rsidP="00831E05">
                      <w:pPr>
                        <w:snapToGrid w:val="0"/>
                        <w:spacing w:line="100" w:lineRule="atLeast"/>
                        <w:jc w:val="left"/>
                        <w:rPr>
                          <w:sz w:val="12"/>
                          <w:szCs w:val="12"/>
                        </w:rPr>
                      </w:pPr>
                      <w:r>
                        <w:rPr>
                          <w:rFonts w:hint="eastAsia"/>
                          <w:sz w:val="12"/>
                          <w:szCs w:val="12"/>
                        </w:rPr>
                        <w:t>c</w:t>
                      </w:r>
                      <w:r>
                        <w:rPr>
                          <w:sz w:val="12"/>
                          <w:szCs w:val="12"/>
                        </w:rPr>
                        <w:t>onnectDB(DB</w:t>
                      </w:r>
                      <w:r>
                        <w:rPr>
                          <w:rFonts w:hint="eastAsia"/>
                          <w:sz w:val="12"/>
                          <w:szCs w:val="12"/>
                        </w:rPr>
                        <w:t>に接続)</w:t>
                      </w:r>
                    </w:p>
                  </w:txbxContent>
                </v:textbox>
              </v:shape>
            </w:pict>
          </mc:Fallback>
        </mc:AlternateContent>
      </w:r>
      <w:r w:rsidR="00BA221A">
        <w:rPr>
          <w:noProof/>
        </w:rPr>
        <mc:AlternateContent>
          <mc:Choice Requires="wps">
            <w:drawing>
              <wp:anchor distT="0" distB="0" distL="114300" distR="114300" simplePos="0" relativeHeight="251658511" behindDoc="0" locked="0" layoutInCell="1" allowOverlap="1" wp14:anchorId="797E9BDE" wp14:editId="69DFEC2F">
                <wp:simplePos x="0" y="0"/>
                <wp:positionH relativeFrom="column">
                  <wp:posOffset>5142230</wp:posOffset>
                </wp:positionH>
                <wp:positionV relativeFrom="paragraph">
                  <wp:posOffset>325120</wp:posOffset>
                </wp:positionV>
                <wp:extent cx="1050925" cy="0"/>
                <wp:effectExtent l="0" t="76200" r="15875" b="95250"/>
                <wp:wrapNone/>
                <wp:docPr id="437" name="Straight Arrow Connector 437"/>
                <wp:cNvGraphicFramePr/>
                <a:graphic xmlns:a="http://schemas.openxmlformats.org/drawingml/2006/main">
                  <a:graphicData uri="http://schemas.microsoft.com/office/word/2010/wordprocessingShape">
                    <wps:wsp>
                      <wps:cNvCnPr/>
                      <wps:spPr>
                        <a:xfrm>
                          <a:off x="0" y="0"/>
                          <a:ext cx="1050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71A67E86" id="直線矢印コネクタ 437" o:spid="_x0000_s1026" type="#_x0000_t32" style="position:absolute;left:0;text-align:left;margin-left:404.9pt;margin-top:25.6pt;width:82.75pt;height:0;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" strokecolor="black [3200]" strokeweight=".5pt">
                <v:stroke endarrow="block" joinstyle="miter"/>
              </v:shape>
            </w:pict>
          </mc:Fallback>
        </mc:AlternateContent>
      </w:r>
      <w:r w:rsidR="00BA221A">
        <w:rPr>
          <w:noProof/>
        </w:rPr>
        <mc:AlternateContent>
          <mc:Choice Requires="wps">
            <w:drawing>
              <wp:anchor distT="0" distB="0" distL="114300" distR="114300" simplePos="0" relativeHeight="251658515" behindDoc="0" locked="0" layoutInCell="1" allowOverlap="1" wp14:anchorId="10EF5F29" wp14:editId="1F8E58C4">
                <wp:simplePos x="0" y="0"/>
                <wp:positionH relativeFrom="column">
                  <wp:posOffset>5893435</wp:posOffset>
                </wp:positionH>
                <wp:positionV relativeFrom="paragraph">
                  <wp:posOffset>325120</wp:posOffset>
                </wp:positionV>
                <wp:extent cx="870585" cy="96520"/>
                <wp:effectExtent l="0" t="0" r="5715" b="0"/>
                <wp:wrapNone/>
                <wp:docPr id="434" name="Text Box 434"/>
                <wp:cNvGraphicFramePr/>
                <a:graphic xmlns:a="http://schemas.openxmlformats.org/drawingml/2006/main">
                  <a:graphicData uri="http://schemas.microsoft.com/office/word/2010/wordprocessingShape">
                    <wps:wsp>
                      <wps:cNvSpPr txBox="1"/>
                      <wps:spPr>
                        <a:xfrm>
                          <a:off x="0" y="0"/>
                          <a:ext cx="870585" cy="96520"/>
                        </a:xfrm>
                        <a:prstGeom prst="rect">
                          <a:avLst/>
                        </a:prstGeom>
                        <a:noFill/>
                        <a:ln w="6350">
                          <a:noFill/>
                        </a:ln>
                      </wps:spPr>
                      <wps:txbx>
                        <w:txbxContent>
                          <w:p w14:paraId="79E85EFB" w14:textId="0ED31FB7" w:rsidR="00831E05" w:rsidRPr="002C4A4F" w:rsidRDefault="00831E05" w:rsidP="00831E05">
                            <w:pPr>
                              <w:snapToGrid w:val="0"/>
                              <w:spacing w:line="100" w:lineRule="atLeast"/>
                              <w:jc w:val="left"/>
                              <w:rPr>
                                <w:i/>
                                <w:iCs/>
                                <w:sz w:val="10"/>
                                <w:szCs w:val="10"/>
                              </w:rPr>
                            </w:pPr>
                            <w:r w:rsidRPr="002C4A4F">
                              <w:rPr>
                                <w:i/>
                                <w:iCs/>
                                <w:sz w:val="10"/>
                                <w:szCs w:val="10"/>
                              </w:rPr>
                              <w:t>SELECT文で</w:t>
                            </w:r>
                            <w:r w:rsidR="00FE628F" w:rsidRPr="002C4A4F">
                              <w:rPr>
                                <w:rFonts w:hint="eastAsia"/>
                                <w:i/>
                                <w:iCs/>
                                <w:sz w:val="10"/>
                                <w:szCs w:val="10"/>
                              </w:rPr>
                              <w:t>選択された教室</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F5F29" id="Text Box 434" o:spid="_x0000_s1216" type="#_x0000_t202" style="position:absolute;left:0;text-align:left;margin-left:464.05pt;margin-top:25.6pt;width:68.55pt;height:7.6pt;z-index:2516585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" filled="f" stroked="f" strokeweight=".5pt">
                <v:textbox inset="0,0,0,0">
                  <w:txbxContent>
                    <w:p w14:paraId="79E85EFB" w14:textId="0ED31FB7" w:rsidR="00831E05" w:rsidRPr="002C4A4F" w:rsidRDefault="00831E05" w:rsidP="00831E05">
                      <w:pPr>
                        <w:snapToGrid w:val="0"/>
                        <w:spacing w:line="100" w:lineRule="atLeast"/>
                        <w:jc w:val="left"/>
                        <w:rPr>
                          <w:i/>
                          <w:iCs/>
                          <w:sz w:val="10"/>
                          <w:szCs w:val="10"/>
                        </w:rPr>
                      </w:pPr>
                      <w:r w:rsidRPr="002C4A4F">
                        <w:rPr>
                          <w:i/>
                          <w:iCs/>
                          <w:sz w:val="10"/>
                          <w:szCs w:val="10"/>
                        </w:rPr>
                        <w:t>SELECT文で</w:t>
                      </w:r>
                      <w:r w:rsidR="00FE628F" w:rsidRPr="002C4A4F">
                        <w:rPr>
                          <w:rFonts w:hint="eastAsia"/>
                          <w:i/>
                          <w:iCs/>
                          <w:sz w:val="10"/>
                          <w:szCs w:val="10"/>
                        </w:rPr>
                        <w:t>選択された教室</w:t>
                      </w:r>
                    </w:p>
                  </w:txbxContent>
                </v:textbox>
              </v:shape>
            </w:pict>
          </mc:Fallback>
        </mc:AlternateContent>
      </w:r>
    </w:p>
    <w:p w14:paraId="06F3955F" w14:textId="16835F63" w:rsidR="00831E05" w:rsidRDefault="006668AB" w:rsidP="00831E05">
      <w:r>
        <w:rPr>
          <w:noProof/>
        </w:rPr>
        <mc:AlternateContent>
          <mc:Choice Requires="wps">
            <w:drawing>
              <wp:anchor distT="0" distB="0" distL="114300" distR="114300" simplePos="0" relativeHeight="251658530" behindDoc="0" locked="0" layoutInCell="1" allowOverlap="1" wp14:anchorId="4FB827C5" wp14:editId="5122502C">
                <wp:simplePos x="0" y="0"/>
                <wp:positionH relativeFrom="column">
                  <wp:posOffset>2068195</wp:posOffset>
                </wp:positionH>
                <wp:positionV relativeFrom="paragraph">
                  <wp:posOffset>48733</wp:posOffset>
                </wp:positionV>
                <wp:extent cx="3000375" cy="0"/>
                <wp:effectExtent l="0" t="76200" r="9525" b="95250"/>
                <wp:wrapNone/>
                <wp:docPr id="452" name="Straight Arrow Connector 452"/>
                <wp:cNvGraphicFramePr/>
                <a:graphic xmlns:a="http://schemas.openxmlformats.org/drawingml/2006/main">
                  <a:graphicData uri="http://schemas.microsoft.com/office/word/2010/wordprocessingShape">
                    <wps:wsp>
                      <wps:cNvCnPr/>
                      <wps:spPr>
                        <a:xfrm>
                          <a:off x="0" y="0"/>
                          <a:ext cx="30003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1DFA80FD" id="直線矢印コネクタ 452" o:spid="_x0000_s1026" type="#_x0000_t32" style="position:absolute;left:0;text-align:left;margin-left:162.85pt;margin-top:3.85pt;width:236.25pt;height:0;z-index:25233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" strokecolor="black [3200]" strokeweight=".5pt">
                <v:stroke endarrow="block" joinstyle="miter"/>
              </v:shape>
            </w:pict>
          </mc:Fallback>
        </mc:AlternateContent>
      </w:r>
    </w:p>
    <w:p w14:paraId="49B60406" w14:textId="5E5B802E" w:rsidR="00831E05" w:rsidRDefault="00750460" w:rsidP="00831E05">
      <w:r>
        <w:rPr>
          <w:noProof/>
        </w:rPr>
        <mc:AlternateContent>
          <mc:Choice Requires="wps">
            <w:drawing>
              <wp:anchor distT="0" distB="0" distL="114300" distR="114300" simplePos="0" relativeHeight="251658527" behindDoc="0" locked="0" layoutInCell="1" allowOverlap="1" wp14:anchorId="7888056C" wp14:editId="4F1B7CD6">
                <wp:simplePos x="0" y="0"/>
                <wp:positionH relativeFrom="column">
                  <wp:posOffset>3470714</wp:posOffset>
                </wp:positionH>
                <wp:positionV relativeFrom="paragraph">
                  <wp:posOffset>153512</wp:posOffset>
                </wp:positionV>
                <wp:extent cx="797597" cy="116803"/>
                <wp:effectExtent l="0" t="0" r="2540" b="0"/>
                <wp:wrapNone/>
                <wp:docPr id="449" name="Text Box 449"/>
                <wp:cNvGraphicFramePr/>
                <a:graphic xmlns:a="http://schemas.openxmlformats.org/drawingml/2006/main">
                  <a:graphicData uri="http://schemas.microsoft.com/office/word/2010/wordprocessingShape">
                    <wps:wsp>
                      <wps:cNvSpPr txBox="1"/>
                      <wps:spPr>
                        <a:xfrm>
                          <a:off x="0" y="0"/>
                          <a:ext cx="797597" cy="116803"/>
                        </a:xfrm>
                        <a:prstGeom prst="rect">
                          <a:avLst/>
                        </a:prstGeom>
                        <a:noFill/>
                        <a:ln w="6350">
                          <a:noFill/>
                        </a:ln>
                      </wps:spPr>
                      <wps:txbx>
                        <w:txbxContent>
                          <w:p w14:paraId="0A392368" w14:textId="29813F0D" w:rsidR="006B6C66" w:rsidRPr="00956317" w:rsidRDefault="006B6C66" w:rsidP="006B6C66">
                            <w:pPr>
                              <w:snapToGrid w:val="0"/>
                              <w:spacing w:line="100" w:lineRule="atLeast"/>
                              <w:jc w:val="left"/>
                              <w:rPr>
                                <w:sz w:val="12"/>
                                <w:szCs w:val="12"/>
                              </w:rPr>
                            </w:pPr>
                            <w:r>
                              <w:rPr>
                                <w:rFonts w:hint="eastAsia"/>
                                <w:sz w:val="12"/>
                                <w:szCs w:val="12"/>
                              </w:rPr>
                              <w:t>選択された教室</w:t>
                            </w:r>
                            <w:r w:rsidR="00750460">
                              <w:rPr>
                                <w:rFonts w:hint="eastAsia"/>
                                <w:sz w:val="12"/>
                                <w:szCs w:val="12"/>
                              </w:rPr>
                              <w:t>ID</w:t>
                            </w:r>
                            <w:r>
                              <w:rPr>
                                <w:rFonts w:hint="eastAsia"/>
                                <w:sz w:val="12"/>
                                <w:szCs w:val="12"/>
                              </w:rPr>
                              <w:t>の</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8056C" id="Text Box 449" o:spid="_x0000_s1217" type="#_x0000_t202" style="position:absolute;left:0;text-align:left;margin-left:273.3pt;margin-top:12.1pt;width:62.8pt;height:9.2pt;z-index:251658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" filled="f" stroked="f" strokeweight=".5pt">
                <v:textbox inset="0,0,0,0">
                  <w:txbxContent>
                    <w:p w14:paraId="0A392368" w14:textId="29813F0D" w:rsidR="006B6C66" w:rsidRPr="00956317" w:rsidRDefault="006B6C66" w:rsidP="006B6C66">
                      <w:pPr>
                        <w:snapToGrid w:val="0"/>
                        <w:spacing w:line="100" w:lineRule="atLeast"/>
                        <w:jc w:val="left"/>
                        <w:rPr>
                          <w:sz w:val="12"/>
                          <w:szCs w:val="12"/>
                        </w:rPr>
                      </w:pPr>
                      <w:r>
                        <w:rPr>
                          <w:rFonts w:hint="eastAsia"/>
                          <w:sz w:val="12"/>
                          <w:szCs w:val="12"/>
                        </w:rPr>
                        <w:t>選択された教室</w:t>
                      </w:r>
                      <w:r w:rsidR="00750460">
                        <w:rPr>
                          <w:rFonts w:hint="eastAsia"/>
                          <w:sz w:val="12"/>
                          <w:szCs w:val="12"/>
                        </w:rPr>
                        <w:t>ID</w:t>
                      </w:r>
                      <w:r>
                        <w:rPr>
                          <w:rFonts w:hint="eastAsia"/>
                          <w:sz w:val="12"/>
                          <w:szCs w:val="12"/>
                        </w:rPr>
                        <w:t>の</w:t>
                      </w:r>
                    </w:p>
                  </w:txbxContent>
                </v:textbox>
              </v:shape>
            </w:pict>
          </mc:Fallback>
        </mc:AlternateContent>
      </w:r>
      <w:r w:rsidR="00AB3590">
        <w:rPr>
          <w:noProof/>
        </w:rPr>
        <mc:AlternateContent>
          <mc:Choice Requires="wps">
            <w:drawing>
              <wp:anchor distT="0" distB="0" distL="114300" distR="114300" simplePos="0" relativeHeight="251658528" behindDoc="0" locked="0" layoutInCell="1" allowOverlap="1" wp14:anchorId="72E23C48" wp14:editId="6C90FCE6">
                <wp:simplePos x="0" y="0"/>
                <wp:positionH relativeFrom="column">
                  <wp:posOffset>1087338</wp:posOffset>
                </wp:positionH>
                <wp:positionV relativeFrom="paragraph">
                  <wp:posOffset>202676</wp:posOffset>
                </wp:positionV>
                <wp:extent cx="870585" cy="96520"/>
                <wp:effectExtent l="0" t="0" r="5715" b="0"/>
                <wp:wrapNone/>
                <wp:docPr id="450" name="Text Box 450"/>
                <wp:cNvGraphicFramePr/>
                <a:graphic xmlns:a="http://schemas.openxmlformats.org/drawingml/2006/main">
                  <a:graphicData uri="http://schemas.microsoft.com/office/word/2010/wordprocessingShape">
                    <wps:wsp>
                      <wps:cNvSpPr txBox="1"/>
                      <wps:spPr>
                        <a:xfrm>
                          <a:off x="0" y="0"/>
                          <a:ext cx="870585" cy="96520"/>
                        </a:xfrm>
                        <a:prstGeom prst="rect">
                          <a:avLst/>
                        </a:prstGeom>
                        <a:noFill/>
                        <a:ln w="6350">
                          <a:noFill/>
                        </a:ln>
                      </wps:spPr>
                      <wps:txbx>
                        <w:txbxContent>
                          <w:p w14:paraId="5ADED3DE" w14:textId="35CE1E99" w:rsidR="002C4A4F" w:rsidRPr="002C4A4F" w:rsidRDefault="00AB3590" w:rsidP="002C4A4F">
                            <w:pPr>
                              <w:snapToGrid w:val="0"/>
                              <w:spacing w:line="100" w:lineRule="atLeast"/>
                              <w:jc w:val="left"/>
                              <w:rPr>
                                <w:i/>
                                <w:iCs/>
                                <w:sz w:val="10"/>
                                <w:szCs w:val="10"/>
                              </w:rPr>
                            </w:pPr>
                            <w:r>
                              <w:rPr>
                                <w:rFonts w:hint="eastAsia"/>
                                <w:i/>
                                <w:iCs/>
                                <w:sz w:val="10"/>
                                <w:szCs w:val="10"/>
                              </w:rPr>
                              <w:t>テキストエリアに教室概要</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3C48" id="Text Box 450" o:spid="_x0000_s1218" type="#_x0000_t202" style="position:absolute;left:0;text-align:left;margin-left:85.6pt;margin-top:15.95pt;width:68.55pt;height:7.6pt;z-index:25165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" filled="f" stroked="f" strokeweight=".5pt">
                <v:textbox inset="0,0,0,0">
                  <w:txbxContent>
                    <w:p w14:paraId="5ADED3DE" w14:textId="35CE1E99" w:rsidR="002C4A4F" w:rsidRPr="002C4A4F" w:rsidRDefault="00AB3590" w:rsidP="002C4A4F">
                      <w:pPr>
                        <w:snapToGrid w:val="0"/>
                        <w:spacing w:line="100" w:lineRule="atLeast"/>
                        <w:jc w:val="left"/>
                        <w:rPr>
                          <w:i/>
                          <w:iCs/>
                          <w:sz w:val="10"/>
                          <w:szCs w:val="10"/>
                        </w:rPr>
                      </w:pPr>
                      <w:r>
                        <w:rPr>
                          <w:rFonts w:hint="eastAsia"/>
                          <w:i/>
                          <w:iCs/>
                          <w:sz w:val="10"/>
                          <w:szCs w:val="10"/>
                        </w:rPr>
                        <w:t>テキストエリアに教室概要</w:t>
                      </w:r>
                    </w:p>
                  </w:txbxContent>
                </v:textbox>
              </v:shape>
            </w:pict>
          </mc:Fallback>
        </mc:AlternateContent>
      </w:r>
    </w:p>
    <w:p w14:paraId="66C541F4" w14:textId="0FFEF79D" w:rsidR="00831E05" w:rsidRDefault="00AB3590" w:rsidP="00831E05">
      <w:r>
        <w:rPr>
          <w:noProof/>
        </w:rPr>
        <mc:AlternateContent>
          <mc:Choice Requires="wps">
            <w:drawing>
              <wp:anchor distT="0" distB="0" distL="114300" distR="114300" simplePos="0" relativeHeight="251658529" behindDoc="0" locked="0" layoutInCell="1" allowOverlap="1" wp14:anchorId="7851DD0C" wp14:editId="1142F79F">
                <wp:simplePos x="0" y="0"/>
                <wp:positionH relativeFrom="column">
                  <wp:posOffset>1505088</wp:posOffset>
                </wp:positionH>
                <wp:positionV relativeFrom="paragraph">
                  <wp:posOffset>61738</wp:posOffset>
                </wp:positionV>
                <wp:extent cx="429965" cy="106791"/>
                <wp:effectExtent l="0" t="0" r="8255" b="7620"/>
                <wp:wrapNone/>
                <wp:docPr id="451" name="Text Box 451"/>
                <wp:cNvGraphicFramePr/>
                <a:graphic xmlns:a="http://schemas.openxmlformats.org/drawingml/2006/main">
                  <a:graphicData uri="http://schemas.microsoft.com/office/word/2010/wordprocessingShape">
                    <wps:wsp>
                      <wps:cNvSpPr txBox="1"/>
                      <wps:spPr>
                        <a:xfrm>
                          <a:off x="0" y="0"/>
                          <a:ext cx="429965" cy="106791"/>
                        </a:xfrm>
                        <a:prstGeom prst="rect">
                          <a:avLst/>
                        </a:prstGeom>
                        <a:noFill/>
                        <a:ln w="6350">
                          <a:noFill/>
                        </a:ln>
                      </wps:spPr>
                      <wps:txbx>
                        <w:txbxContent>
                          <w:p w14:paraId="3172C75D" w14:textId="15A097A3" w:rsidR="002C4A4F" w:rsidRPr="002C4A4F" w:rsidRDefault="00750460" w:rsidP="002C4A4F">
                            <w:pPr>
                              <w:snapToGrid w:val="0"/>
                              <w:spacing w:line="100" w:lineRule="atLeast"/>
                              <w:jc w:val="left"/>
                              <w:rPr>
                                <w:i/>
                                <w:iCs/>
                                <w:sz w:val="10"/>
                                <w:szCs w:val="10"/>
                              </w:rPr>
                            </w:pPr>
                            <w:r>
                              <w:rPr>
                                <w:rFonts w:hint="eastAsia"/>
                                <w:i/>
                                <w:iCs/>
                                <w:sz w:val="10"/>
                                <w:szCs w:val="10"/>
                              </w:rPr>
                              <w:t>データを表示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1DD0C" id="Text Box 451" o:spid="_x0000_s1219" type="#_x0000_t202" style="position:absolute;left:0;text-align:left;margin-left:118.5pt;margin-top:4.85pt;width:33.85pt;height:8.4pt;z-index:2516585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" filled="f" stroked="f" strokeweight=".5pt">
                <v:textbox inset="0,0,0,0">
                  <w:txbxContent>
                    <w:p w14:paraId="3172C75D" w14:textId="15A097A3" w:rsidR="002C4A4F" w:rsidRPr="002C4A4F" w:rsidRDefault="00750460" w:rsidP="002C4A4F">
                      <w:pPr>
                        <w:snapToGrid w:val="0"/>
                        <w:spacing w:line="100" w:lineRule="atLeast"/>
                        <w:jc w:val="left"/>
                        <w:rPr>
                          <w:i/>
                          <w:iCs/>
                          <w:sz w:val="10"/>
                          <w:szCs w:val="10"/>
                        </w:rPr>
                      </w:pPr>
                      <w:r>
                        <w:rPr>
                          <w:rFonts w:hint="eastAsia"/>
                          <w:i/>
                          <w:iCs/>
                          <w:sz w:val="10"/>
                          <w:szCs w:val="10"/>
                        </w:rPr>
                        <w:t>データを表示</w:t>
                      </w:r>
                    </w:p>
                  </w:txbxContent>
                </v:textbox>
              </v:shape>
            </w:pict>
          </mc:Fallback>
        </mc:AlternateContent>
      </w:r>
    </w:p>
    <w:p w14:paraId="4A138BEE" w14:textId="77777777" w:rsidR="10EA2388" w:rsidRDefault="10EA2388" w:rsidP="10EA2388"/>
    <w:p w14:paraId="4163EDD9" w14:textId="431F21A3" w:rsidR="6A012718" w:rsidRPr="00FC3120" w:rsidRDefault="000504D6" w:rsidP="000504D6">
      <w:pPr>
        <w:ind w:firstLineChars="150" w:firstLine="315"/>
        <w:outlineLvl w:val="1"/>
        <w:rPr>
          <w:color w:val="000000" w:themeColor="text1"/>
        </w:rPr>
      </w:pPr>
      <w:bookmarkStart w:id="61" w:name="_Toc138931295"/>
      <w:r w:rsidRPr="000504D6">
        <w:rPr>
          <w:rFonts w:hint="eastAsia"/>
          <w:color w:val="000000" w:themeColor="text1"/>
        </w:rPr>
        <w:t>4</w:t>
      </w:r>
      <w:r w:rsidRPr="000504D6">
        <w:rPr>
          <w:color w:val="000000" w:themeColor="text1"/>
        </w:rPr>
        <w:t>.4</w:t>
      </w:r>
      <w:r w:rsidR="6A012718" w:rsidRPr="00FC3120">
        <w:rPr>
          <w:color w:val="000000" w:themeColor="text1"/>
        </w:rPr>
        <w:t>新規予約（簡易版）</w:t>
      </w:r>
      <w:bookmarkEnd w:id="61"/>
    </w:p>
    <w:p w14:paraId="7C369F5C" w14:textId="36123386" w:rsidR="00FC3120" w:rsidRPr="00FC3120" w:rsidRDefault="00FC3120" w:rsidP="00EA3A51">
      <w:pPr>
        <w:ind w:firstLine="840"/>
      </w:pPr>
      <w:r w:rsidRPr="00FC3120">
        <w:rPr>
          <w:rFonts w:hint="eastAsia"/>
        </w:rPr>
        <w:t>4</w:t>
      </w:r>
      <w:r w:rsidRPr="00FC3120">
        <w:t>.</w:t>
      </w:r>
      <w:r w:rsidR="00F845CD">
        <w:t>4</w:t>
      </w:r>
      <w:r w:rsidRPr="00FC3120">
        <w:t xml:space="preserve">.1 </w:t>
      </w:r>
      <w:r w:rsidRPr="00FC3120">
        <w:rPr>
          <w:rFonts w:hint="eastAsia"/>
        </w:rPr>
        <w:t>未ログイン状態からの新規予約ボタン押下</w:t>
      </w:r>
    </w:p>
    <w:p w14:paraId="20BCB2CB" w14:textId="5C3EA525" w:rsidR="009F33BC" w:rsidRDefault="00731BF5" w:rsidP="009F33BC">
      <w:pPr>
        <w:pStyle w:val="ListParagraph"/>
        <w:ind w:leftChars="0" w:left="425"/>
      </w:pPr>
      <w:r w:rsidRPr="00A41BF0">
        <w:rPr>
          <w:noProof/>
        </w:rPr>
        <w:drawing>
          <wp:anchor distT="0" distB="0" distL="114300" distR="114300" simplePos="0" relativeHeight="251658606" behindDoc="0" locked="0" layoutInCell="1" allowOverlap="1" wp14:anchorId="75AAC129" wp14:editId="511DDF8B">
            <wp:simplePos x="0" y="0"/>
            <wp:positionH relativeFrom="margin">
              <wp:posOffset>534035</wp:posOffset>
            </wp:positionH>
            <wp:positionV relativeFrom="paragraph">
              <wp:posOffset>7620</wp:posOffset>
            </wp:positionV>
            <wp:extent cx="6004560" cy="3208020"/>
            <wp:effectExtent l="0" t="0" r="0" b="0"/>
            <wp:wrapNone/>
            <wp:docPr id="712275016" name="Picture 712275016"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75016" name="図 1" descr="ダイアグラム が含まれている画像&#10;&#10;自動的に生成された説明"/>
                    <pic:cNvPicPr/>
                  </pic:nvPicPr>
                  <pic:blipFill rotWithShape="1">
                    <a:blip r:embed="rId42">
                      <a:extLst>
                        <a:ext uri="{28A0092B-C50C-407E-A947-70E740481C1C}">
                          <a14:useLocalDpi xmlns:a14="http://schemas.microsoft.com/office/drawing/2010/main" val="0"/>
                        </a:ext>
                      </a:extLst>
                    </a:blip>
                    <a:srcRect l="4136" t="9656"/>
                    <a:stretch/>
                  </pic:blipFill>
                  <pic:spPr bwMode="auto">
                    <a:xfrm>
                      <a:off x="0" y="0"/>
                      <a:ext cx="6004560" cy="3208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38E3">
        <w:rPr>
          <w:noProof/>
        </w:rPr>
        <mc:AlternateContent>
          <mc:Choice Requires="wps">
            <w:drawing>
              <wp:anchor distT="0" distB="0" distL="114300" distR="114300" simplePos="0" relativeHeight="251658547" behindDoc="0" locked="0" layoutInCell="1" allowOverlap="1" wp14:anchorId="487BC70F" wp14:editId="186EC30D">
                <wp:simplePos x="0" y="0"/>
                <wp:positionH relativeFrom="column">
                  <wp:posOffset>3689350</wp:posOffset>
                </wp:positionH>
                <wp:positionV relativeFrom="paragraph">
                  <wp:posOffset>38735</wp:posOffset>
                </wp:positionV>
                <wp:extent cx="739140" cy="226060"/>
                <wp:effectExtent l="0" t="0" r="10160" b="15240"/>
                <wp:wrapNone/>
                <wp:docPr id="488" name="Rectangle 488"/>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9D06CE" w14:textId="77777777" w:rsidR="009F33BC" w:rsidRPr="00971FB6" w:rsidRDefault="009F33BC" w:rsidP="009F33BC">
                            <w:pPr>
                              <w:jc w:val="center"/>
                              <w:rPr>
                                <w:color w:val="000000" w:themeColor="text1"/>
                                <w:sz w:val="12"/>
                                <w:szCs w:val="12"/>
                              </w:rPr>
                            </w:pPr>
                            <w:r>
                              <w:rPr>
                                <w:color w:val="000000" w:themeColor="text1"/>
                                <w:sz w:val="12"/>
                                <w:szCs w:val="12"/>
                              </w:rPr>
                              <w:t>ReservationControl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BC70F" id="Rectangle 488" o:spid="_x0000_s1220" style="position:absolute;left:0;text-align:left;margin-left:290.5pt;margin-top:3.05pt;width:58.2pt;height:17.8pt;z-index:2516585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" filled="f" strokecolor="black [3213]" strokeweight="1pt">
                <v:textbox inset="0,0,0,0">
                  <w:txbxContent>
                    <w:p w14:paraId="309D06CE" w14:textId="77777777" w:rsidR="009F33BC" w:rsidRPr="00971FB6" w:rsidRDefault="009F33BC" w:rsidP="009F33BC">
                      <w:pPr>
                        <w:jc w:val="center"/>
                        <w:rPr>
                          <w:color w:val="000000" w:themeColor="text1"/>
                          <w:sz w:val="12"/>
                          <w:szCs w:val="12"/>
                        </w:rPr>
                      </w:pPr>
                      <w:r>
                        <w:rPr>
                          <w:color w:val="000000" w:themeColor="text1"/>
                          <w:sz w:val="12"/>
                          <w:szCs w:val="12"/>
                        </w:rPr>
                        <w:t>ReservationControl</w:t>
                      </w:r>
                    </w:p>
                  </w:txbxContent>
                </v:textbox>
              </v:rect>
            </w:pict>
          </mc:Fallback>
        </mc:AlternateContent>
      </w:r>
      <w:r w:rsidR="009538E3">
        <w:rPr>
          <w:noProof/>
        </w:rPr>
        <mc:AlternateContent>
          <mc:Choice Requires="wps">
            <w:drawing>
              <wp:anchor distT="0" distB="0" distL="114300" distR="114300" simplePos="0" relativeHeight="251658548" behindDoc="0" locked="0" layoutInCell="1" allowOverlap="1" wp14:anchorId="722A93A1" wp14:editId="707D77ED">
                <wp:simplePos x="0" y="0"/>
                <wp:positionH relativeFrom="column">
                  <wp:posOffset>4752975</wp:posOffset>
                </wp:positionH>
                <wp:positionV relativeFrom="paragraph">
                  <wp:posOffset>41275</wp:posOffset>
                </wp:positionV>
                <wp:extent cx="739140" cy="226060"/>
                <wp:effectExtent l="0" t="0" r="10160" b="15240"/>
                <wp:wrapNone/>
                <wp:docPr id="489" name="Rectangle 489"/>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1AD79E" w14:textId="77777777" w:rsidR="009F33BC" w:rsidRPr="00971FB6" w:rsidRDefault="009F33BC" w:rsidP="009F33BC">
                            <w:pPr>
                              <w:jc w:val="center"/>
                              <w:rPr>
                                <w:color w:val="000000" w:themeColor="text1"/>
                                <w:sz w:val="12"/>
                                <w:szCs w:val="12"/>
                              </w:rPr>
                            </w:pPr>
                            <w:r>
                              <w:rPr>
                                <w:color w:val="000000" w:themeColor="text1"/>
                                <w:sz w:val="12"/>
                                <w:szCs w:val="12"/>
                              </w:rPr>
                              <w:t>MySQL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2A93A1" id="Rectangle 489" o:spid="_x0000_s1221" style="position:absolute;left:0;text-align:left;margin-left:374.25pt;margin-top:3.25pt;width:58.2pt;height:17.8pt;z-index:2516585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" filled="f" strokecolor="black [3213]" strokeweight="1pt">
                <v:textbox inset="0,0,0,0">
                  <w:txbxContent>
                    <w:p w14:paraId="131AD79E" w14:textId="77777777" w:rsidR="009F33BC" w:rsidRPr="00971FB6" w:rsidRDefault="009F33BC" w:rsidP="009F33BC">
                      <w:pPr>
                        <w:jc w:val="center"/>
                        <w:rPr>
                          <w:color w:val="000000" w:themeColor="text1"/>
                          <w:sz w:val="12"/>
                          <w:szCs w:val="12"/>
                        </w:rPr>
                      </w:pPr>
                      <w:r>
                        <w:rPr>
                          <w:color w:val="000000" w:themeColor="text1"/>
                          <w:sz w:val="12"/>
                          <w:szCs w:val="12"/>
                        </w:rPr>
                        <w:t>MySQL</w:t>
                      </w:r>
                    </w:p>
                  </w:txbxContent>
                </v:textbox>
              </v:rect>
            </w:pict>
          </mc:Fallback>
        </mc:AlternateContent>
      </w:r>
      <w:r w:rsidR="009538E3">
        <w:rPr>
          <w:noProof/>
        </w:rPr>
        <mc:AlternateContent>
          <mc:Choice Requires="wps">
            <w:drawing>
              <wp:anchor distT="0" distB="0" distL="114300" distR="114300" simplePos="0" relativeHeight="251658552" behindDoc="0" locked="0" layoutInCell="1" allowOverlap="1" wp14:anchorId="641801D6" wp14:editId="3B84CB71">
                <wp:simplePos x="0" y="0"/>
                <wp:positionH relativeFrom="column">
                  <wp:posOffset>5140325</wp:posOffset>
                </wp:positionH>
                <wp:positionV relativeFrom="paragraph">
                  <wp:posOffset>262890</wp:posOffset>
                </wp:positionV>
                <wp:extent cx="0" cy="2383790"/>
                <wp:effectExtent l="0" t="0" r="12700" b="16510"/>
                <wp:wrapNone/>
                <wp:docPr id="491" name="Straight Connector 491"/>
                <wp:cNvGraphicFramePr/>
                <a:graphic xmlns:a="http://schemas.openxmlformats.org/drawingml/2006/main">
                  <a:graphicData uri="http://schemas.microsoft.com/office/word/2010/wordprocessingShape">
                    <wps:wsp>
                      <wps:cNvCnPr/>
                      <wps:spPr>
                        <a:xfrm flipH="1">
                          <a:off x="0" y="0"/>
                          <a:ext cx="0" cy="23837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1A588D75" id="Straight Connector 491" o:spid="_x0000_s1026" style="position:absolute;flip:x;z-index:2516585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75pt,20.7pt" to="404.75pt,20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" strokecolor="black [3200]" strokeweight=".5pt">
                <v:stroke joinstyle="miter"/>
              </v:line>
            </w:pict>
          </mc:Fallback>
        </mc:AlternateContent>
      </w:r>
      <w:r w:rsidR="009538E3">
        <w:rPr>
          <w:noProof/>
        </w:rPr>
        <mc:AlternateContent>
          <mc:Choice Requires="wps">
            <w:drawing>
              <wp:anchor distT="0" distB="0" distL="114300" distR="114300" simplePos="0" relativeHeight="251658551" behindDoc="0" locked="0" layoutInCell="1" allowOverlap="1" wp14:anchorId="373687E9" wp14:editId="1BAC494D">
                <wp:simplePos x="0" y="0"/>
                <wp:positionH relativeFrom="column">
                  <wp:posOffset>4055745</wp:posOffset>
                </wp:positionH>
                <wp:positionV relativeFrom="paragraph">
                  <wp:posOffset>262890</wp:posOffset>
                </wp:positionV>
                <wp:extent cx="0" cy="2385695"/>
                <wp:effectExtent l="0" t="0" r="12700" b="14605"/>
                <wp:wrapNone/>
                <wp:docPr id="492" name="Straight Connector 492"/>
                <wp:cNvGraphicFramePr/>
                <a:graphic xmlns:a="http://schemas.openxmlformats.org/drawingml/2006/main">
                  <a:graphicData uri="http://schemas.microsoft.com/office/word/2010/wordprocessingShape">
                    <wps:wsp>
                      <wps:cNvCnPr/>
                      <wps:spPr>
                        <a:xfrm>
                          <a:off x="0" y="0"/>
                          <a:ext cx="0" cy="23856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205E3EE4" id="Straight Connector 492" o:spid="_x0000_s1026" style="position:absolute;z-index:251658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35pt,20.7pt" to="319.35pt,2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" strokecolor="black [3200]" strokeweight=".5pt">
                <v:stroke joinstyle="miter"/>
              </v:line>
            </w:pict>
          </mc:Fallback>
        </mc:AlternateContent>
      </w:r>
      <w:r w:rsidR="009538E3">
        <w:rPr>
          <w:noProof/>
        </w:rPr>
        <mc:AlternateContent>
          <mc:Choice Requires="wps">
            <w:drawing>
              <wp:anchor distT="0" distB="0" distL="114300" distR="114300" simplePos="0" relativeHeight="251658568" behindDoc="0" locked="0" layoutInCell="1" allowOverlap="1" wp14:anchorId="5C982578" wp14:editId="6E2DD0EF">
                <wp:simplePos x="0" y="0"/>
                <wp:positionH relativeFrom="column">
                  <wp:posOffset>4165600</wp:posOffset>
                </wp:positionH>
                <wp:positionV relativeFrom="paragraph">
                  <wp:posOffset>1096645</wp:posOffset>
                </wp:positionV>
                <wp:extent cx="864235" cy="120015"/>
                <wp:effectExtent l="0" t="0" r="0" b="6985"/>
                <wp:wrapNone/>
                <wp:docPr id="510" name="Text Box 510"/>
                <wp:cNvGraphicFramePr/>
                <a:graphic xmlns:a="http://schemas.openxmlformats.org/drawingml/2006/main">
                  <a:graphicData uri="http://schemas.microsoft.com/office/word/2010/wordprocessingShape">
                    <wps:wsp>
                      <wps:cNvSpPr txBox="1"/>
                      <wps:spPr>
                        <a:xfrm>
                          <a:off x="0" y="0"/>
                          <a:ext cx="864235" cy="120015"/>
                        </a:xfrm>
                        <a:prstGeom prst="rect">
                          <a:avLst/>
                        </a:prstGeom>
                        <a:noFill/>
                        <a:ln w="6350">
                          <a:noFill/>
                        </a:ln>
                      </wps:spPr>
                      <wps:txbx>
                        <w:txbxContent>
                          <w:p w14:paraId="07CE8685" w14:textId="77777777" w:rsidR="009F33BC" w:rsidRPr="004A778D" w:rsidRDefault="009F33BC" w:rsidP="009F33BC">
                            <w:pPr>
                              <w:snapToGrid w:val="0"/>
                              <w:spacing w:line="100" w:lineRule="atLeast"/>
                              <w:jc w:val="left"/>
                              <w:rPr>
                                <w:sz w:val="12"/>
                                <w:szCs w:val="12"/>
                              </w:rPr>
                            </w:pPr>
                            <w:r>
                              <w:rPr>
                                <w:sz w:val="12"/>
                                <w:szCs w:val="12"/>
                              </w:rPr>
                              <w:t>closeDB(DB</w:t>
                            </w:r>
                            <w:r>
                              <w:rPr>
                                <w:rFonts w:hint="eastAsia"/>
                                <w:sz w:val="12"/>
                                <w:szCs w:val="12"/>
                              </w:rPr>
                              <w:t>から切断)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82578" id="Text Box 510" o:spid="_x0000_s1222" type="#_x0000_t202" style="position:absolute;left:0;text-align:left;margin-left:328pt;margin-top:86.35pt;width:68.05pt;height:9.45pt;z-index:251658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" filled="f" stroked="f" strokeweight=".5pt">
                <v:textbox inset="0,0,0,0">
                  <w:txbxContent>
                    <w:p w14:paraId="07CE8685" w14:textId="77777777" w:rsidR="009F33BC" w:rsidRPr="004A778D" w:rsidRDefault="009F33BC" w:rsidP="009F33BC">
                      <w:pPr>
                        <w:snapToGrid w:val="0"/>
                        <w:spacing w:line="100" w:lineRule="atLeast"/>
                        <w:jc w:val="left"/>
                        <w:rPr>
                          <w:sz w:val="12"/>
                          <w:szCs w:val="12"/>
                        </w:rPr>
                      </w:pPr>
                      <w:r>
                        <w:rPr>
                          <w:sz w:val="12"/>
                          <w:szCs w:val="12"/>
                        </w:rPr>
                        <w:t>closeDB(DB</w:t>
                      </w:r>
                      <w:r>
                        <w:rPr>
                          <w:rFonts w:hint="eastAsia"/>
                          <w:sz w:val="12"/>
                          <w:szCs w:val="12"/>
                        </w:rPr>
                        <w:t>から切断)</w:t>
                      </w:r>
                    </w:p>
                  </w:txbxContent>
                </v:textbox>
              </v:shape>
            </w:pict>
          </mc:Fallback>
        </mc:AlternateContent>
      </w:r>
      <w:r w:rsidR="009538E3">
        <w:rPr>
          <w:noProof/>
        </w:rPr>
        <mc:AlternateContent>
          <mc:Choice Requires="wps">
            <w:drawing>
              <wp:anchor distT="0" distB="0" distL="114300" distR="114300" simplePos="0" relativeHeight="251658567" behindDoc="0" locked="0" layoutInCell="1" allowOverlap="1" wp14:anchorId="2CCB89F1" wp14:editId="4B9A2194">
                <wp:simplePos x="0" y="0"/>
                <wp:positionH relativeFrom="column">
                  <wp:posOffset>4088765</wp:posOffset>
                </wp:positionH>
                <wp:positionV relativeFrom="paragraph">
                  <wp:posOffset>1203325</wp:posOffset>
                </wp:positionV>
                <wp:extent cx="1043940" cy="0"/>
                <wp:effectExtent l="0" t="50800" r="0" b="76200"/>
                <wp:wrapNone/>
                <wp:docPr id="511" name="Straight Arrow Connector 511"/>
                <wp:cNvGraphicFramePr/>
                <a:graphic xmlns:a="http://schemas.openxmlformats.org/drawingml/2006/main">
                  <a:graphicData uri="http://schemas.microsoft.com/office/word/2010/wordprocessingShape">
                    <wps:wsp>
                      <wps:cNvCnPr/>
                      <wps:spPr>
                        <a:xfrm>
                          <a:off x="0" y="0"/>
                          <a:ext cx="10439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139807AE" id="Straight Arrow Connector 511" o:spid="_x0000_s1026" type="#_x0000_t32" style="position:absolute;margin-left:321.95pt;margin-top:94.75pt;width:82.2pt;height:0;z-index:251658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" strokecolor="black [3200]" strokeweight=".5pt">
                <v:stroke endarrow="block" joinstyle="miter"/>
              </v:shape>
            </w:pict>
          </mc:Fallback>
        </mc:AlternateContent>
      </w:r>
      <w:r w:rsidR="009538E3">
        <w:rPr>
          <w:noProof/>
        </w:rPr>
        <mc:AlternateContent>
          <mc:Choice Requires="wps">
            <w:drawing>
              <wp:anchor distT="0" distB="0" distL="114300" distR="114300" simplePos="0" relativeHeight="251658561" behindDoc="0" locked="0" layoutInCell="1" allowOverlap="1" wp14:anchorId="1C24314E" wp14:editId="5598379B">
                <wp:simplePos x="0" y="0"/>
                <wp:positionH relativeFrom="column">
                  <wp:posOffset>4112260</wp:posOffset>
                </wp:positionH>
                <wp:positionV relativeFrom="paragraph">
                  <wp:posOffset>899795</wp:posOffset>
                </wp:positionV>
                <wp:extent cx="790575" cy="99060"/>
                <wp:effectExtent l="0" t="0" r="0" b="2540"/>
                <wp:wrapNone/>
                <wp:docPr id="88" name="Text Box 88"/>
                <wp:cNvGraphicFramePr/>
                <a:graphic xmlns:a="http://schemas.openxmlformats.org/drawingml/2006/main">
                  <a:graphicData uri="http://schemas.microsoft.com/office/word/2010/wordprocessingShape">
                    <wps:wsp>
                      <wps:cNvSpPr txBox="1"/>
                      <wps:spPr>
                        <a:xfrm>
                          <a:off x="0" y="0"/>
                          <a:ext cx="790575" cy="99060"/>
                        </a:xfrm>
                        <a:prstGeom prst="rect">
                          <a:avLst/>
                        </a:prstGeom>
                        <a:noFill/>
                        <a:ln w="6350">
                          <a:noFill/>
                        </a:ln>
                      </wps:spPr>
                      <wps:txbx>
                        <w:txbxContent>
                          <w:p w14:paraId="5F96EC39" w14:textId="77777777" w:rsidR="009F33BC" w:rsidRPr="004A778D" w:rsidRDefault="009F33BC" w:rsidP="009F33BC">
                            <w:pPr>
                              <w:snapToGrid w:val="0"/>
                              <w:spacing w:line="100" w:lineRule="atLeast"/>
                              <w:jc w:val="left"/>
                              <w:rPr>
                                <w:sz w:val="12"/>
                                <w:szCs w:val="12"/>
                              </w:rPr>
                            </w:pPr>
                            <w:r>
                              <w:rPr>
                                <w:rFonts w:hint="eastAsia"/>
                                <w:sz w:val="12"/>
                                <w:szCs w:val="12"/>
                              </w:rPr>
                              <w:t>sqlStmt.executeQuery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4314E" id="Text Box 88" o:spid="_x0000_s1223" type="#_x0000_t202" style="position:absolute;left:0;text-align:left;margin-left:323.8pt;margin-top:70.85pt;width:62.25pt;height:7.8pt;z-index:2516585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" filled="f" stroked="f" strokeweight=".5pt">
                <v:textbox inset="0,0,0,0">
                  <w:txbxContent>
                    <w:p w14:paraId="5F96EC39" w14:textId="77777777" w:rsidR="009F33BC" w:rsidRPr="004A778D" w:rsidRDefault="009F33BC" w:rsidP="009F33BC">
                      <w:pPr>
                        <w:snapToGrid w:val="0"/>
                        <w:spacing w:line="100" w:lineRule="atLeast"/>
                        <w:jc w:val="left"/>
                        <w:rPr>
                          <w:sz w:val="12"/>
                          <w:szCs w:val="12"/>
                        </w:rPr>
                      </w:pPr>
                      <w:r>
                        <w:rPr>
                          <w:rFonts w:hint="eastAsia"/>
                          <w:sz w:val="12"/>
                          <w:szCs w:val="12"/>
                        </w:rPr>
                        <w:t>sqlStmt.executeQuery</w:t>
                      </w:r>
                    </w:p>
                  </w:txbxContent>
                </v:textbox>
              </v:shape>
            </w:pict>
          </mc:Fallback>
        </mc:AlternateContent>
      </w:r>
      <w:r w:rsidR="009538E3">
        <w:rPr>
          <w:noProof/>
        </w:rPr>
        <mc:AlternateContent>
          <mc:Choice Requires="wps">
            <w:drawing>
              <wp:anchor distT="0" distB="0" distL="114300" distR="114300" simplePos="0" relativeHeight="251658560" behindDoc="0" locked="0" layoutInCell="1" allowOverlap="1" wp14:anchorId="722BE367" wp14:editId="6C961B0A">
                <wp:simplePos x="0" y="0"/>
                <wp:positionH relativeFrom="column">
                  <wp:posOffset>4083050</wp:posOffset>
                </wp:positionH>
                <wp:positionV relativeFrom="paragraph">
                  <wp:posOffset>1002030</wp:posOffset>
                </wp:positionV>
                <wp:extent cx="1050925" cy="0"/>
                <wp:effectExtent l="0" t="63500" r="0" b="76200"/>
                <wp:wrapNone/>
                <wp:docPr id="89" name="Straight Arrow Connector 89"/>
                <wp:cNvGraphicFramePr/>
                <a:graphic xmlns:a="http://schemas.openxmlformats.org/drawingml/2006/main">
                  <a:graphicData uri="http://schemas.microsoft.com/office/word/2010/wordprocessingShape">
                    <wps:wsp>
                      <wps:cNvCnPr/>
                      <wps:spPr>
                        <a:xfrm>
                          <a:off x="0" y="0"/>
                          <a:ext cx="1050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7EF6A621" id="Straight Arrow Connector 89" o:spid="_x0000_s1026" type="#_x0000_t32" style="position:absolute;margin-left:321.5pt;margin-top:78.9pt;width:82.75pt;height:0;z-index:25165856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" strokecolor="black [3200]" strokeweight=".5pt">
                <v:stroke endarrow="block" joinstyle="miter"/>
              </v:shape>
            </w:pict>
          </mc:Fallback>
        </mc:AlternateContent>
      </w:r>
      <w:r w:rsidR="009538E3">
        <w:rPr>
          <w:noProof/>
        </w:rPr>
        <mc:AlternateContent>
          <mc:Choice Requires="wps">
            <w:drawing>
              <wp:anchor distT="0" distB="0" distL="114300" distR="114300" simplePos="0" relativeHeight="251658559" behindDoc="0" locked="0" layoutInCell="1" allowOverlap="1" wp14:anchorId="0C982C5A" wp14:editId="71412E32">
                <wp:simplePos x="0" y="0"/>
                <wp:positionH relativeFrom="column">
                  <wp:posOffset>4125595</wp:posOffset>
                </wp:positionH>
                <wp:positionV relativeFrom="paragraph">
                  <wp:posOffset>675640</wp:posOffset>
                </wp:positionV>
                <wp:extent cx="864235" cy="120015"/>
                <wp:effectExtent l="0" t="0" r="0" b="6985"/>
                <wp:wrapNone/>
                <wp:docPr id="91" name="Text Box 91"/>
                <wp:cNvGraphicFramePr/>
                <a:graphic xmlns:a="http://schemas.openxmlformats.org/drawingml/2006/main">
                  <a:graphicData uri="http://schemas.microsoft.com/office/word/2010/wordprocessingShape">
                    <wps:wsp>
                      <wps:cNvSpPr txBox="1"/>
                      <wps:spPr>
                        <a:xfrm>
                          <a:off x="0" y="0"/>
                          <a:ext cx="864235" cy="120015"/>
                        </a:xfrm>
                        <a:prstGeom prst="rect">
                          <a:avLst/>
                        </a:prstGeom>
                        <a:noFill/>
                        <a:ln w="6350">
                          <a:noFill/>
                        </a:ln>
                      </wps:spPr>
                      <wps:txbx>
                        <w:txbxContent>
                          <w:p w14:paraId="2CF606F9" w14:textId="77777777" w:rsidR="009F33BC" w:rsidRPr="004A778D" w:rsidRDefault="009F33BC" w:rsidP="009F33BC">
                            <w:pPr>
                              <w:snapToGrid w:val="0"/>
                              <w:spacing w:line="100" w:lineRule="atLeast"/>
                              <w:jc w:val="left"/>
                              <w:rPr>
                                <w:sz w:val="12"/>
                                <w:szCs w:val="12"/>
                              </w:rPr>
                            </w:pPr>
                            <w:r>
                              <w:rPr>
                                <w:rFonts w:hint="eastAsia"/>
                                <w:sz w:val="12"/>
                                <w:szCs w:val="12"/>
                              </w:rPr>
                              <w:t>c</w:t>
                            </w:r>
                            <w:r>
                              <w:rPr>
                                <w:sz w:val="12"/>
                                <w:szCs w:val="12"/>
                              </w:rPr>
                              <w:t>onnectDB(DB</w:t>
                            </w:r>
                            <w:r>
                              <w:rPr>
                                <w:rFonts w:hint="eastAsia"/>
                                <w:sz w:val="12"/>
                                <w:szCs w:val="12"/>
                              </w:rPr>
                              <w:t>に接続)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82C5A" id="Text Box 91" o:spid="_x0000_s1224" type="#_x0000_t202" style="position:absolute;left:0;text-align:left;margin-left:324.85pt;margin-top:53.2pt;width:68.05pt;height:9.45pt;z-index:2516585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" filled="f" stroked="f" strokeweight=".5pt">
                <v:textbox inset="0,0,0,0">
                  <w:txbxContent>
                    <w:p w14:paraId="2CF606F9" w14:textId="77777777" w:rsidR="009F33BC" w:rsidRPr="004A778D" w:rsidRDefault="009F33BC" w:rsidP="009F33BC">
                      <w:pPr>
                        <w:snapToGrid w:val="0"/>
                        <w:spacing w:line="100" w:lineRule="atLeast"/>
                        <w:jc w:val="left"/>
                        <w:rPr>
                          <w:sz w:val="12"/>
                          <w:szCs w:val="12"/>
                        </w:rPr>
                      </w:pPr>
                      <w:r>
                        <w:rPr>
                          <w:rFonts w:hint="eastAsia"/>
                          <w:sz w:val="12"/>
                          <w:szCs w:val="12"/>
                        </w:rPr>
                        <w:t>c</w:t>
                      </w:r>
                      <w:r>
                        <w:rPr>
                          <w:sz w:val="12"/>
                          <w:szCs w:val="12"/>
                        </w:rPr>
                        <w:t>onnectDB(DB</w:t>
                      </w:r>
                      <w:r>
                        <w:rPr>
                          <w:rFonts w:hint="eastAsia"/>
                          <w:sz w:val="12"/>
                          <w:szCs w:val="12"/>
                        </w:rPr>
                        <w:t>に接続)</w:t>
                      </w:r>
                    </w:p>
                  </w:txbxContent>
                </v:textbox>
              </v:shape>
            </w:pict>
          </mc:Fallback>
        </mc:AlternateContent>
      </w:r>
      <w:r w:rsidR="009F33BC">
        <w:rPr>
          <w:noProof/>
        </w:rPr>
        <mc:AlternateContent>
          <mc:Choice Requires="wps">
            <w:drawing>
              <wp:anchor distT="0" distB="0" distL="114300" distR="114300" simplePos="0" relativeHeight="251658545" behindDoc="0" locked="0" layoutInCell="1" allowOverlap="1" wp14:anchorId="69C7ACC0" wp14:editId="2C3B3285">
                <wp:simplePos x="0" y="0"/>
                <wp:positionH relativeFrom="column">
                  <wp:posOffset>590550</wp:posOffset>
                </wp:positionH>
                <wp:positionV relativeFrom="paragraph">
                  <wp:posOffset>40005</wp:posOffset>
                </wp:positionV>
                <wp:extent cx="739140" cy="226060"/>
                <wp:effectExtent l="0" t="0" r="22860" b="21590"/>
                <wp:wrapNone/>
                <wp:docPr id="485" name="Rectangle 485"/>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D6A38D" w14:textId="77777777" w:rsidR="009F33BC" w:rsidRPr="00971FB6" w:rsidRDefault="009F33BC" w:rsidP="009F33BC">
                            <w:pPr>
                              <w:jc w:val="center"/>
                              <w:rPr>
                                <w:color w:val="000000" w:themeColor="text1"/>
                                <w:sz w:val="12"/>
                                <w:szCs w:val="12"/>
                              </w:rPr>
                            </w:pPr>
                            <w:r w:rsidRPr="00971FB6">
                              <w:rPr>
                                <w:color w:val="000000" w:themeColor="text1"/>
                                <w:sz w:val="12"/>
                                <w:szCs w:val="12"/>
                              </w:rPr>
                              <w:t>ReservationSystem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7ACC0" id="Rectangle 485" o:spid="_x0000_s1225" style="position:absolute;left:0;text-align:left;margin-left:46.5pt;margin-top:3.15pt;width:58.2pt;height:17.8pt;z-index:2516585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" filled="f" strokecolor="black [3213]" strokeweight="1pt">
                <v:textbox inset="0,0,0,0">
                  <w:txbxContent>
                    <w:p w14:paraId="75D6A38D" w14:textId="77777777" w:rsidR="009F33BC" w:rsidRPr="00971FB6" w:rsidRDefault="009F33BC" w:rsidP="009F33BC">
                      <w:pPr>
                        <w:jc w:val="center"/>
                        <w:rPr>
                          <w:color w:val="000000" w:themeColor="text1"/>
                          <w:sz w:val="12"/>
                          <w:szCs w:val="12"/>
                        </w:rPr>
                      </w:pPr>
                      <w:r w:rsidRPr="00971FB6">
                        <w:rPr>
                          <w:color w:val="000000" w:themeColor="text1"/>
                          <w:sz w:val="12"/>
                          <w:szCs w:val="12"/>
                        </w:rPr>
                        <w:t>ReservationSystem</w:t>
                      </w:r>
                    </w:p>
                  </w:txbxContent>
                </v:textbox>
              </v:rect>
            </w:pict>
          </mc:Fallback>
        </mc:AlternateContent>
      </w:r>
      <w:r w:rsidR="009F33BC">
        <w:rPr>
          <w:noProof/>
        </w:rPr>
        <mc:AlternateContent>
          <mc:Choice Requires="wps">
            <w:drawing>
              <wp:anchor distT="0" distB="0" distL="114300" distR="114300" simplePos="0" relativeHeight="251658546" behindDoc="0" locked="0" layoutInCell="1" allowOverlap="1" wp14:anchorId="760DD9F3" wp14:editId="0C6F43FB">
                <wp:simplePos x="0" y="0"/>
                <wp:positionH relativeFrom="column">
                  <wp:posOffset>1657985</wp:posOffset>
                </wp:positionH>
                <wp:positionV relativeFrom="paragraph">
                  <wp:posOffset>41275</wp:posOffset>
                </wp:positionV>
                <wp:extent cx="739140" cy="226060"/>
                <wp:effectExtent l="0" t="0" r="22860" b="21590"/>
                <wp:wrapNone/>
                <wp:docPr id="486" name="Rectangle 486"/>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4D4C70" w14:textId="77777777" w:rsidR="009F33BC" w:rsidRPr="00971FB6" w:rsidRDefault="009F33BC" w:rsidP="009F33BC">
                            <w:pPr>
                              <w:jc w:val="center"/>
                              <w:rPr>
                                <w:color w:val="000000" w:themeColor="text1"/>
                                <w:sz w:val="12"/>
                                <w:szCs w:val="12"/>
                              </w:rPr>
                            </w:pPr>
                            <w:r>
                              <w:rPr>
                                <w:color w:val="000000" w:themeColor="text1"/>
                                <w:sz w:val="12"/>
                                <w:szCs w:val="12"/>
                              </w:rPr>
                              <w:t>MainFrame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DD9F3" id="Rectangle 486" o:spid="_x0000_s1226" style="position:absolute;left:0;text-align:left;margin-left:130.55pt;margin-top:3.25pt;width:58.2pt;height:17.8pt;z-index:2516585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" filled="f" strokecolor="black [3213]" strokeweight="1pt">
                <v:textbox inset="0,0,0,0">
                  <w:txbxContent>
                    <w:p w14:paraId="464D4C70" w14:textId="77777777" w:rsidR="009F33BC" w:rsidRPr="00971FB6" w:rsidRDefault="009F33BC" w:rsidP="009F33BC">
                      <w:pPr>
                        <w:jc w:val="center"/>
                        <w:rPr>
                          <w:color w:val="000000" w:themeColor="text1"/>
                          <w:sz w:val="12"/>
                          <w:szCs w:val="12"/>
                        </w:rPr>
                      </w:pPr>
                      <w:r>
                        <w:rPr>
                          <w:color w:val="000000" w:themeColor="text1"/>
                          <w:sz w:val="12"/>
                          <w:szCs w:val="12"/>
                        </w:rPr>
                        <w:t>MainFrame</w:t>
                      </w:r>
                    </w:p>
                  </w:txbxContent>
                </v:textbox>
              </v:rect>
            </w:pict>
          </mc:Fallback>
        </mc:AlternateContent>
      </w:r>
      <w:r w:rsidR="009F33BC">
        <w:rPr>
          <w:noProof/>
        </w:rPr>
        <mc:AlternateContent>
          <mc:Choice Requires="wps">
            <w:drawing>
              <wp:anchor distT="0" distB="0" distL="114300" distR="114300" simplePos="0" relativeHeight="251658553" behindDoc="0" locked="0" layoutInCell="1" allowOverlap="1" wp14:anchorId="36E89F30" wp14:editId="152FC151">
                <wp:simplePos x="0" y="0"/>
                <wp:positionH relativeFrom="column">
                  <wp:posOffset>2686050</wp:posOffset>
                </wp:positionH>
                <wp:positionV relativeFrom="paragraph">
                  <wp:posOffset>36195</wp:posOffset>
                </wp:positionV>
                <wp:extent cx="739140" cy="226060"/>
                <wp:effectExtent l="0" t="0" r="22860" b="21590"/>
                <wp:wrapNone/>
                <wp:docPr id="490" name="Rectangle 490"/>
                <wp:cNvGraphicFramePr/>
                <a:graphic xmlns:a="http://schemas.openxmlformats.org/drawingml/2006/main">
                  <a:graphicData uri="http://schemas.microsoft.com/office/word/2010/wordprocessingShape">
                    <wps:wsp>
                      <wps:cNvSpPr/>
                      <wps:spPr>
                        <a:xfrm>
                          <a:off x="0" y="0"/>
                          <a:ext cx="739140" cy="226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76D023" w14:textId="77777777" w:rsidR="009F33BC" w:rsidRPr="00971FB6" w:rsidRDefault="009F33BC" w:rsidP="009F33BC">
                            <w:pPr>
                              <w:jc w:val="center"/>
                              <w:rPr>
                                <w:color w:val="000000" w:themeColor="text1"/>
                                <w:sz w:val="12"/>
                                <w:szCs w:val="12"/>
                              </w:rPr>
                            </w:pPr>
                            <w:r>
                              <w:rPr>
                                <w:color w:val="000000" w:themeColor="text1"/>
                                <w:sz w:val="12"/>
                                <w:szCs w:val="12"/>
                              </w:rPr>
                              <w:t>ChoiceFacility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E89F30" id="Rectangle 490" o:spid="_x0000_s1227" style="position:absolute;left:0;text-align:left;margin-left:211.5pt;margin-top:2.85pt;width:58.2pt;height:17.8pt;z-index:2516585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" filled="f" strokecolor="black [3213]" strokeweight="1pt">
                <v:textbox inset="0,0,0,0">
                  <w:txbxContent>
                    <w:p w14:paraId="5776D023" w14:textId="77777777" w:rsidR="009F33BC" w:rsidRPr="00971FB6" w:rsidRDefault="009F33BC" w:rsidP="009F33BC">
                      <w:pPr>
                        <w:jc w:val="center"/>
                        <w:rPr>
                          <w:color w:val="000000" w:themeColor="text1"/>
                          <w:sz w:val="12"/>
                          <w:szCs w:val="12"/>
                        </w:rPr>
                      </w:pPr>
                      <w:r>
                        <w:rPr>
                          <w:color w:val="000000" w:themeColor="text1"/>
                          <w:sz w:val="12"/>
                          <w:szCs w:val="12"/>
                        </w:rPr>
                        <w:t>ChoiceFacility</w:t>
                      </w:r>
                    </w:p>
                  </w:txbxContent>
                </v:textbox>
              </v:rect>
            </w:pict>
          </mc:Fallback>
        </mc:AlternateContent>
      </w:r>
    </w:p>
    <w:p w14:paraId="0223C913" w14:textId="16EB4EE7" w:rsidR="009F33BC" w:rsidRDefault="00233565" w:rsidP="009F33BC">
      <w:pPr>
        <w:pStyle w:val="ListParagraph"/>
        <w:ind w:leftChars="0" w:left="425"/>
      </w:pPr>
      <w:r>
        <w:rPr>
          <w:noProof/>
        </w:rPr>
        <mc:AlternateContent>
          <mc:Choice Requires="wps">
            <w:drawing>
              <wp:anchor distT="0" distB="0" distL="114300" distR="114300" simplePos="0" relativeHeight="251658591" behindDoc="0" locked="0" layoutInCell="1" allowOverlap="1" wp14:anchorId="2FC50DE9" wp14:editId="4CEA270A">
                <wp:simplePos x="0" y="0"/>
                <wp:positionH relativeFrom="column">
                  <wp:posOffset>4118512</wp:posOffset>
                </wp:positionH>
                <wp:positionV relativeFrom="paragraph">
                  <wp:posOffset>133350</wp:posOffset>
                </wp:positionV>
                <wp:extent cx="921658" cy="112737"/>
                <wp:effectExtent l="0" t="0" r="5715" b="1905"/>
                <wp:wrapNone/>
                <wp:docPr id="121" name="Text Box 121"/>
                <wp:cNvGraphicFramePr/>
                <a:graphic xmlns:a="http://schemas.openxmlformats.org/drawingml/2006/main">
                  <a:graphicData uri="http://schemas.microsoft.com/office/word/2010/wordprocessingShape">
                    <wps:wsp>
                      <wps:cNvSpPr txBox="1"/>
                      <wps:spPr>
                        <a:xfrm>
                          <a:off x="0" y="0"/>
                          <a:ext cx="921658" cy="112737"/>
                        </a:xfrm>
                        <a:prstGeom prst="rect">
                          <a:avLst/>
                        </a:prstGeom>
                        <a:noFill/>
                        <a:ln w="6350">
                          <a:noFill/>
                        </a:ln>
                      </wps:spPr>
                      <wps:txbx>
                        <w:txbxContent>
                          <w:p w14:paraId="5EC3B6D6" w14:textId="23800F81" w:rsidR="00233565" w:rsidRDefault="00233565" w:rsidP="00233565">
                            <w:pPr>
                              <w:snapToGrid w:val="0"/>
                              <w:spacing w:line="100" w:lineRule="atLeast"/>
                              <w:jc w:val="left"/>
                              <w:rPr>
                                <w:rFonts w:hint="eastAsia"/>
                                <w:sz w:val="10"/>
                                <w:szCs w:val="10"/>
                              </w:rPr>
                            </w:pPr>
                            <w:r>
                              <w:rPr>
                                <w:rFonts w:hint="eastAsia"/>
                                <w:sz w:val="10"/>
                                <w:szCs w:val="10"/>
                              </w:rPr>
                              <w:t>f</w:t>
                            </w:r>
                            <w:r>
                              <w:rPr>
                                <w:sz w:val="10"/>
                                <w:szCs w:val="10"/>
                              </w:rPr>
                              <w:t>laglogin</w:t>
                            </w:r>
                            <w:r>
                              <w:rPr>
                                <w:rFonts w:hint="eastAsia"/>
                                <w:sz w:val="10"/>
                                <w:szCs w:val="10"/>
                              </w:rPr>
                              <w:t>を非ログインに設定</w:t>
                            </w:r>
                          </w:p>
                          <w:p w14:paraId="154A1F2A" w14:textId="77777777" w:rsidR="00233565" w:rsidRPr="008A7ACB" w:rsidRDefault="00233565" w:rsidP="00233565">
                            <w:pPr>
                              <w:snapToGrid w:val="0"/>
                              <w:spacing w:line="100" w:lineRule="atLeast"/>
                              <w:jc w:val="left"/>
                              <w:rPr>
                                <w:rFonts w:hint="eastAsia"/>
                                <w:sz w:val="10"/>
                                <w:szCs w:val="10"/>
                              </w:rPr>
                            </w:pPr>
                          </w:p>
                          <w:p w14:paraId="579A458E" w14:textId="77777777" w:rsidR="00233565" w:rsidRPr="008A7ACB" w:rsidRDefault="00233565" w:rsidP="00233565">
                            <w:pPr>
                              <w:snapToGrid w:val="0"/>
                              <w:spacing w:line="100" w:lineRule="atLeast"/>
                              <w:jc w:val="left"/>
                              <w:rPr>
                                <w:rFonts w:hint="eastAsia"/>
                                <w:sz w:val="10"/>
                                <w:szCs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50DE9" id="Text Box 121" o:spid="_x0000_s1228" type="#_x0000_t202" style="position:absolute;left:0;text-align:left;margin-left:324.3pt;margin-top:10.5pt;width:72.55pt;height:8.9pt;z-index:251658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" filled="f" stroked="f" strokeweight=".5pt">
                <v:textbox inset="0,0,0,0">
                  <w:txbxContent>
                    <w:p w14:paraId="5EC3B6D6" w14:textId="23800F81" w:rsidR="00233565" w:rsidRDefault="00233565" w:rsidP="00233565">
                      <w:pPr>
                        <w:snapToGrid w:val="0"/>
                        <w:spacing w:line="100" w:lineRule="atLeast"/>
                        <w:jc w:val="left"/>
                        <w:rPr>
                          <w:rFonts w:hint="eastAsia"/>
                          <w:sz w:val="10"/>
                          <w:szCs w:val="10"/>
                        </w:rPr>
                      </w:pPr>
                      <w:r>
                        <w:rPr>
                          <w:rFonts w:hint="eastAsia"/>
                          <w:sz w:val="10"/>
                          <w:szCs w:val="10"/>
                        </w:rPr>
                        <w:t>f</w:t>
                      </w:r>
                      <w:r>
                        <w:rPr>
                          <w:sz w:val="10"/>
                          <w:szCs w:val="10"/>
                        </w:rPr>
                        <w:t>laglogin</w:t>
                      </w:r>
                      <w:r>
                        <w:rPr>
                          <w:rFonts w:hint="eastAsia"/>
                          <w:sz w:val="10"/>
                          <w:szCs w:val="10"/>
                        </w:rPr>
                        <w:t>を非ログインに設定</w:t>
                      </w:r>
                    </w:p>
                    <w:p w14:paraId="154A1F2A" w14:textId="77777777" w:rsidR="00233565" w:rsidRPr="008A7ACB" w:rsidRDefault="00233565" w:rsidP="00233565">
                      <w:pPr>
                        <w:snapToGrid w:val="0"/>
                        <w:spacing w:line="100" w:lineRule="atLeast"/>
                        <w:jc w:val="left"/>
                        <w:rPr>
                          <w:rFonts w:hint="eastAsia"/>
                          <w:sz w:val="10"/>
                          <w:szCs w:val="10"/>
                        </w:rPr>
                      </w:pPr>
                    </w:p>
                    <w:p w14:paraId="579A458E" w14:textId="77777777" w:rsidR="00233565" w:rsidRPr="008A7ACB" w:rsidRDefault="00233565" w:rsidP="00233565">
                      <w:pPr>
                        <w:snapToGrid w:val="0"/>
                        <w:spacing w:line="100" w:lineRule="atLeast"/>
                        <w:jc w:val="left"/>
                        <w:rPr>
                          <w:rFonts w:hint="eastAsia"/>
                          <w:sz w:val="10"/>
                          <w:szCs w:val="10"/>
                        </w:rPr>
                      </w:pPr>
                    </w:p>
                  </w:txbxContent>
                </v:textbox>
              </v:shape>
            </w:pict>
          </mc:Fallback>
        </mc:AlternateContent>
      </w:r>
      <w:r>
        <w:rPr>
          <w:noProof/>
        </w:rPr>
        <mc:AlternateContent>
          <mc:Choice Requires="wps">
            <w:drawing>
              <wp:anchor distT="0" distB="0" distL="114300" distR="114300" simplePos="0" relativeHeight="251658556" behindDoc="0" locked="0" layoutInCell="1" allowOverlap="1" wp14:anchorId="5DDB7B0E" wp14:editId="554F05E3">
                <wp:simplePos x="0" y="0"/>
                <wp:positionH relativeFrom="column">
                  <wp:posOffset>969645</wp:posOffset>
                </wp:positionH>
                <wp:positionV relativeFrom="paragraph">
                  <wp:posOffset>38686</wp:posOffset>
                </wp:positionV>
                <wp:extent cx="672465" cy="196850"/>
                <wp:effectExtent l="0" t="0" r="635" b="6350"/>
                <wp:wrapNone/>
                <wp:docPr id="501" name="Text Box 501"/>
                <wp:cNvGraphicFramePr/>
                <a:graphic xmlns:a="http://schemas.openxmlformats.org/drawingml/2006/main">
                  <a:graphicData uri="http://schemas.microsoft.com/office/word/2010/wordprocessingShape">
                    <wps:wsp>
                      <wps:cNvSpPr txBox="1"/>
                      <wps:spPr>
                        <a:xfrm>
                          <a:off x="0" y="0"/>
                          <a:ext cx="672465" cy="196850"/>
                        </a:xfrm>
                        <a:prstGeom prst="rect">
                          <a:avLst/>
                        </a:prstGeom>
                        <a:noFill/>
                        <a:ln w="6350">
                          <a:noFill/>
                        </a:ln>
                      </wps:spPr>
                      <wps:txbx>
                        <w:txbxContent>
                          <w:p w14:paraId="28CC61F0" w14:textId="77777777" w:rsidR="008A7ACB" w:rsidRDefault="00543784" w:rsidP="009F33BC">
                            <w:pPr>
                              <w:snapToGrid w:val="0"/>
                              <w:spacing w:line="100" w:lineRule="atLeast"/>
                              <w:jc w:val="left"/>
                              <w:rPr>
                                <w:sz w:val="10"/>
                                <w:szCs w:val="10"/>
                              </w:rPr>
                            </w:pPr>
                            <w:r w:rsidRPr="008A7ACB">
                              <w:rPr>
                                <w:sz w:val="10"/>
                                <w:szCs w:val="10"/>
                              </w:rPr>
                              <w:t>R</w:t>
                            </w:r>
                            <w:r w:rsidR="00624B91" w:rsidRPr="008A7ACB">
                              <w:rPr>
                                <w:sz w:val="10"/>
                                <w:szCs w:val="10"/>
                              </w:rPr>
                              <w:t>e</w:t>
                            </w:r>
                            <w:r w:rsidR="008A7ACB" w:rsidRPr="008A7ACB">
                              <w:rPr>
                                <w:sz w:val="10"/>
                                <w:szCs w:val="10"/>
                              </w:rPr>
                              <w:t>servationControl</w:t>
                            </w:r>
                          </w:p>
                          <w:p w14:paraId="43D60376" w14:textId="77777777" w:rsidR="00942136" w:rsidRDefault="00942136" w:rsidP="009F33BC">
                            <w:pPr>
                              <w:snapToGrid w:val="0"/>
                              <w:spacing w:line="100" w:lineRule="atLeast"/>
                              <w:jc w:val="left"/>
                              <w:rPr>
                                <w:sz w:val="10"/>
                                <w:szCs w:val="10"/>
                              </w:rPr>
                            </w:pPr>
                            <w:r>
                              <w:rPr>
                                <w:rFonts w:hint="eastAsia"/>
                                <w:sz w:val="10"/>
                                <w:szCs w:val="10"/>
                              </w:rPr>
                              <w:t>インスタンス作成</w:t>
                            </w:r>
                          </w:p>
                          <w:p w14:paraId="044FA674" w14:textId="77777777" w:rsidR="00942136" w:rsidRPr="008A7ACB" w:rsidRDefault="00942136" w:rsidP="009F33BC">
                            <w:pPr>
                              <w:snapToGrid w:val="0"/>
                              <w:spacing w:line="100" w:lineRule="atLeast"/>
                              <w:jc w:val="left"/>
                              <w:rPr>
                                <w:rFonts w:hint="eastAsia"/>
                                <w:sz w:val="10"/>
                                <w:szCs w:val="10"/>
                              </w:rPr>
                            </w:pPr>
                          </w:p>
                          <w:p w14:paraId="7EB168C8" w14:textId="77777777" w:rsidR="009F33BC" w:rsidRPr="008A7ACB" w:rsidRDefault="009F33BC" w:rsidP="009F33BC">
                            <w:pPr>
                              <w:snapToGrid w:val="0"/>
                              <w:spacing w:line="100" w:lineRule="atLeast"/>
                              <w:jc w:val="left"/>
                              <w:rPr>
                                <w:rFonts w:hint="eastAsia"/>
                                <w:sz w:val="10"/>
                                <w:szCs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B7B0E" id="Text Box 501" o:spid="_x0000_s1229" type="#_x0000_t202" style="position:absolute;left:0;text-align:left;margin-left:76.35pt;margin-top:3.05pt;width:52.95pt;height:15.5pt;z-index:2516585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" filled="f" stroked="f" strokeweight=".5pt">
                <v:textbox inset="0,0,0,0">
                  <w:txbxContent>
                    <w:p w14:paraId="28CC61F0" w14:textId="77777777" w:rsidR="008A7ACB" w:rsidRDefault="00543784" w:rsidP="009F33BC">
                      <w:pPr>
                        <w:snapToGrid w:val="0"/>
                        <w:spacing w:line="100" w:lineRule="atLeast"/>
                        <w:jc w:val="left"/>
                        <w:rPr>
                          <w:sz w:val="10"/>
                          <w:szCs w:val="10"/>
                        </w:rPr>
                      </w:pPr>
                      <w:r w:rsidRPr="008A7ACB">
                        <w:rPr>
                          <w:sz w:val="10"/>
                          <w:szCs w:val="10"/>
                        </w:rPr>
                        <w:t>R</w:t>
                      </w:r>
                      <w:r w:rsidR="00624B91" w:rsidRPr="008A7ACB">
                        <w:rPr>
                          <w:sz w:val="10"/>
                          <w:szCs w:val="10"/>
                        </w:rPr>
                        <w:t>e</w:t>
                      </w:r>
                      <w:r w:rsidR="008A7ACB" w:rsidRPr="008A7ACB">
                        <w:rPr>
                          <w:sz w:val="10"/>
                          <w:szCs w:val="10"/>
                        </w:rPr>
                        <w:t>servationControl</w:t>
                      </w:r>
                    </w:p>
                    <w:p w14:paraId="43D60376" w14:textId="77777777" w:rsidR="00942136" w:rsidRDefault="00942136" w:rsidP="009F33BC">
                      <w:pPr>
                        <w:snapToGrid w:val="0"/>
                        <w:spacing w:line="100" w:lineRule="atLeast"/>
                        <w:jc w:val="left"/>
                        <w:rPr>
                          <w:sz w:val="10"/>
                          <w:szCs w:val="10"/>
                        </w:rPr>
                      </w:pPr>
                      <w:r>
                        <w:rPr>
                          <w:rFonts w:hint="eastAsia"/>
                          <w:sz w:val="10"/>
                          <w:szCs w:val="10"/>
                        </w:rPr>
                        <w:t>インスタンス作成</w:t>
                      </w:r>
                    </w:p>
                    <w:p w14:paraId="044FA674" w14:textId="77777777" w:rsidR="00942136" w:rsidRPr="008A7ACB" w:rsidRDefault="00942136" w:rsidP="009F33BC">
                      <w:pPr>
                        <w:snapToGrid w:val="0"/>
                        <w:spacing w:line="100" w:lineRule="atLeast"/>
                        <w:jc w:val="left"/>
                        <w:rPr>
                          <w:rFonts w:hint="eastAsia"/>
                          <w:sz w:val="10"/>
                          <w:szCs w:val="10"/>
                        </w:rPr>
                      </w:pPr>
                    </w:p>
                    <w:p w14:paraId="7EB168C8" w14:textId="77777777" w:rsidR="009F33BC" w:rsidRPr="008A7ACB" w:rsidRDefault="009F33BC" w:rsidP="009F33BC">
                      <w:pPr>
                        <w:snapToGrid w:val="0"/>
                        <w:spacing w:line="100" w:lineRule="atLeast"/>
                        <w:jc w:val="left"/>
                        <w:rPr>
                          <w:rFonts w:hint="eastAsia"/>
                          <w:sz w:val="10"/>
                          <w:szCs w:val="10"/>
                        </w:rPr>
                      </w:pPr>
                    </w:p>
                  </w:txbxContent>
                </v:textbox>
              </v:shape>
            </w:pict>
          </mc:Fallback>
        </mc:AlternateContent>
      </w:r>
      <w:r>
        <w:rPr>
          <w:noProof/>
        </w:rPr>
        <mc:AlternateContent>
          <mc:Choice Requires="wps">
            <w:drawing>
              <wp:anchor distT="0" distB="0" distL="114300" distR="114300" simplePos="0" relativeHeight="251658555" behindDoc="0" locked="0" layoutInCell="1" allowOverlap="1" wp14:anchorId="1E4B04F0" wp14:editId="475BE0DB">
                <wp:simplePos x="0" y="0"/>
                <wp:positionH relativeFrom="column">
                  <wp:posOffset>935355</wp:posOffset>
                </wp:positionH>
                <wp:positionV relativeFrom="paragraph">
                  <wp:posOffset>203249</wp:posOffset>
                </wp:positionV>
                <wp:extent cx="3066659" cy="0"/>
                <wp:effectExtent l="0" t="63500" r="0" b="76200"/>
                <wp:wrapNone/>
                <wp:docPr id="500" name="Straight Arrow Connector 500"/>
                <wp:cNvGraphicFramePr/>
                <a:graphic xmlns:a="http://schemas.openxmlformats.org/drawingml/2006/main">
                  <a:graphicData uri="http://schemas.microsoft.com/office/word/2010/wordprocessingShape">
                    <wps:wsp>
                      <wps:cNvCnPr/>
                      <wps:spPr>
                        <a:xfrm flipV="1">
                          <a:off x="0" y="0"/>
                          <a:ext cx="306665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0D7CB9D4" id="Straight Arrow Connector 500" o:spid="_x0000_s1026" type="#_x0000_t32" style="position:absolute;margin-left:73.65pt;margin-top:16pt;width:241.45pt;height:0;flip:y;z-index:2516585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" strokecolor="black [3200]" strokeweight=".5pt">
                <v:stroke endarrow="block" joinstyle="miter"/>
              </v:shape>
            </w:pict>
          </mc:Fallback>
        </mc:AlternateContent>
      </w:r>
      <w:r>
        <w:rPr>
          <w:noProof/>
        </w:rPr>
        <mc:AlternateContent>
          <mc:Choice Requires="wps">
            <w:drawing>
              <wp:anchor distT="0" distB="0" distL="114300" distR="114300" simplePos="0" relativeHeight="251658590" behindDoc="0" locked="0" layoutInCell="1" allowOverlap="1" wp14:anchorId="4001F657" wp14:editId="0443E1D0">
                <wp:simplePos x="0" y="0"/>
                <wp:positionH relativeFrom="column">
                  <wp:posOffset>4017645</wp:posOffset>
                </wp:positionH>
                <wp:positionV relativeFrom="paragraph">
                  <wp:posOffset>128954</wp:posOffset>
                </wp:positionV>
                <wp:extent cx="86360" cy="140335"/>
                <wp:effectExtent l="0" t="0" r="15240" b="12065"/>
                <wp:wrapNone/>
                <wp:docPr id="120" name="Rectangle 120"/>
                <wp:cNvGraphicFramePr/>
                <a:graphic xmlns:a="http://schemas.openxmlformats.org/drawingml/2006/main">
                  <a:graphicData uri="http://schemas.microsoft.com/office/word/2010/wordprocessingShape">
                    <wps:wsp>
                      <wps:cNvSpPr/>
                      <wps:spPr>
                        <a:xfrm>
                          <a:off x="0" y="0"/>
                          <a:ext cx="86360" cy="140335"/>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410C2C1F" id="Rectangle 502" o:spid="_x0000_s1026" style="position:absolute;margin-left:316.35pt;margin-top:10.15pt;width:6.8pt;height:11.05pt;z-index:251658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" fillcolor="white [3212]" strokecolor="black [3213]" strokeweight=".5pt"/>
            </w:pict>
          </mc:Fallback>
        </mc:AlternateContent>
      </w:r>
      <w:r w:rsidR="009F33BC">
        <w:rPr>
          <w:noProof/>
        </w:rPr>
        <mc:AlternateContent>
          <mc:Choice Requires="wps">
            <w:drawing>
              <wp:anchor distT="0" distB="0" distL="114300" distR="114300" simplePos="0" relativeHeight="251658554" behindDoc="0" locked="0" layoutInCell="1" allowOverlap="1" wp14:anchorId="206C2689" wp14:editId="1C36E4D4">
                <wp:simplePos x="0" y="0"/>
                <wp:positionH relativeFrom="column">
                  <wp:posOffset>3063240</wp:posOffset>
                </wp:positionH>
                <wp:positionV relativeFrom="paragraph">
                  <wp:posOffset>31115</wp:posOffset>
                </wp:positionV>
                <wp:extent cx="0" cy="2388960"/>
                <wp:effectExtent l="0" t="0" r="12700" b="11430"/>
                <wp:wrapNone/>
                <wp:docPr id="494" name="Straight Connector 494"/>
                <wp:cNvGraphicFramePr/>
                <a:graphic xmlns:a="http://schemas.openxmlformats.org/drawingml/2006/main">
                  <a:graphicData uri="http://schemas.microsoft.com/office/word/2010/wordprocessingShape">
                    <wps:wsp>
                      <wps:cNvCnPr/>
                      <wps:spPr>
                        <a:xfrm>
                          <a:off x="0" y="0"/>
                          <a:ext cx="0" cy="2388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rto="http://schemas.microsoft.com/office/word/2006/arto">
            <w:pict>
              <v:line w14:anchorId="4CF8E32D" id="Straight Connector 494" o:spid="_x0000_s1026" style="position:absolute;z-index:2516585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1.2pt,2.45pt" to="241.2pt,1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" strokecolor="black [3200]" strokeweight=".5pt">
                <v:stroke joinstyle="miter"/>
              </v:line>
            </w:pict>
          </mc:Fallback>
        </mc:AlternateContent>
      </w:r>
      <w:r w:rsidR="009F33BC">
        <w:rPr>
          <w:noProof/>
        </w:rPr>
        <mc:AlternateContent>
          <mc:Choice Requires="wps">
            <w:drawing>
              <wp:anchor distT="0" distB="0" distL="114300" distR="114300" simplePos="0" relativeHeight="251658550" behindDoc="0" locked="0" layoutInCell="1" allowOverlap="1" wp14:anchorId="0EB4071A" wp14:editId="00F55902">
                <wp:simplePos x="0" y="0"/>
                <wp:positionH relativeFrom="column">
                  <wp:posOffset>2035175</wp:posOffset>
                </wp:positionH>
                <wp:positionV relativeFrom="paragraph">
                  <wp:posOffset>31115</wp:posOffset>
                </wp:positionV>
                <wp:extent cx="0" cy="2385720"/>
                <wp:effectExtent l="0" t="0" r="12700" b="14605"/>
                <wp:wrapNone/>
                <wp:docPr id="495" name="Straight Connector 495"/>
                <wp:cNvGraphicFramePr/>
                <a:graphic xmlns:a="http://schemas.openxmlformats.org/drawingml/2006/main">
                  <a:graphicData uri="http://schemas.microsoft.com/office/word/2010/wordprocessingShape">
                    <wps:wsp>
                      <wps:cNvCnPr/>
                      <wps:spPr>
                        <a:xfrm>
                          <a:off x="0" y="0"/>
                          <a:ext cx="0" cy="2385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rto="http://schemas.microsoft.com/office/word/2006/arto">
            <w:pict>
              <v:line w14:anchorId="6C6936DF" id="Straight Connector 495" o:spid="_x0000_s1026" style="position:absolute;z-index:25165855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0.25pt,2.45pt" to="160.25pt,1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" strokecolor="black [3200]" strokeweight=".5pt">
                <v:stroke joinstyle="miter"/>
              </v:line>
            </w:pict>
          </mc:Fallback>
        </mc:AlternateContent>
      </w:r>
      <w:r w:rsidR="009F33BC">
        <w:rPr>
          <w:noProof/>
        </w:rPr>
        <mc:AlternateContent>
          <mc:Choice Requires="wps">
            <w:drawing>
              <wp:anchor distT="0" distB="0" distL="114300" distR="114300" simplePos="0" relativeHeight="251658549" behindDoc="0" locked="0" layoutInCell="1" allowOverlap="1" wp14:anchorId="14742499" wp14:editId="5F6459D9">
                <wp:simplePos x="0" y="0"/>
                <wp:positionH relativeFrom="column">
                  <wp:posOffset>934085</wp:posOffset>
                </wp:positionH>
                <wp:positionV relativeFrom="paragraph">
                  <wp:posOffset>38100</wp:posOffset>
                </wp:positionV>
                <wp:extent cx="0" cy="2385720"/>
                <wp:effectExtent l="0" t="0" r="12700" b="14605"/>
                <wp:wrapNone/>
                <wp:docPr id="496" name="Straight Connector 496"/>
                <wp:cNvGraphicFramePr/>
                <a:graphic xmlns:a="http://schemas.openxmlformats.org/drawingml/2006/main">
                  <a:graphicData uri="http://schemas.microsoft.com/office/word/2010/wordprocessingShape">
                    <wps:wsp>
                      <wps:cNvCnPr/>
                      <wps:spPr>
                        <a:xfrm>
                          <a:off x="0" y="0"/>
                          <a:ext cx="0" cy="2385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arto="http://schemas.microsoft.com/office/word/2006/arto">
            <w:pict>
              <v:line w14:anchorId="1C340E06" id="Straight Connector 496" o:spid="_x0000_s1026" style="position:absolute;z-index:25165855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3.55pt,3pt" to="73.55pt,19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" strokecolor="black [3200]" strokeweight=".5pt">
                <v:stroke joinstyle="miter"/>
              </v:line>
            </w:pict>
          </mc:Fallback>
        </mc:AlternateContent>
      </w:r>
    </w:p>
    <w:p w14:paraId="31E5A1A4" w14:textId="1E9F39E5" w:rsidR="009F33BC" w:rsidRDefault="00233565" w:rsidP="009F33BC">
      <w:pPr>
        <w:pStyle w:val="ListParagraph"/>
        <w:ind w:leftChars="0" w:left="425"/>
      </w:pPr>
      <w:r>
        <w:rPr>
          <w:noProof/>
        </w:rPr>
        <mc:AlternateContent>
          <mc:Choice Requires="wps">
            <w:drawing>
              <wp:anchor distT="0" distB="0" distL="114300" distR="114300" simplePos="0" relativeHeight="251658557" behindDoc="0" locked="0" layoutInCell="1" allowOverlap="1" wp14:anchorId="6D73B20C" wp14:editId="1E066C07">
                <wp:simplePos x="0" y="0"/>
                <wp:positionH relativeFrom="column">
                  <wp:posOffset>4018964</wp:posOffset>
                </wp:positionH>
                <wp:positionV relativeFrom="paragraph">
                  <wp:posOffset>213995</wp:posOffset>
                </wp:positionV>
                <wp:extent cx="81915" cy="662940"/>
                <wp:effectExtent l="0" t="0" r="6985" b="10160"/>
                <wp:wrapNone/>
                <wp:docPr id="497" name="Rectangle 497"/>
                <wp:cNvGraphicFramePr/>
                <a:graphic xmlns:a="http://schemas.openxmlformats.org/drawingml/2006/main">
                  <a:graphicData uri="http://schemas.microsoft.com/office/word/2010/wordprocessingShape">
                    <wps:wsp>
                      <wps:cNvSpPr/>
                      <wps:spPr>
                        <a:xfrm>
                          <a:off x="0" y="0"/>
                          <a:ext cx="81915" cy="662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66C855F8" id="Rectangle 497" o:spid="_x0000_s1026" style="position:absolute;margin-left:316.45pt;margin-top:16.85pt;width:6.45pt;height:52.2pt;z-index:2516585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" fillcolor="white [3212]" strokecolor="black [3213]" strokeweight=".5pt"/>
            </w:pict>
          </mc:Fallback>
        </mc:AlternateContent>
      </w:r>
      <w:r w:rsidR="00124871">
        <w:rPr>
          <w:noProof/>
        </w:rPr>
        <mc:AlternateContent>
          <mc:Choice Requires="wps">
            <w:drawing>
              <wp:anchor distT="0" distB="0" distL="114300" distR="114300" simplePos="0" relativeHeight="251658576" behindDoc="0" locked="0" layoutInCell="1" allowOverlap="1" wp14:anchorId="6F918855" wp14:editId="6E17500A">
                <wp:simplePos x="0" y="0"/>
                <wp:positionH relativeFrom="column">
                  <wp:posOffset>968375</wp:posOffset>
                </wp:positionH>
                <wp:positionV relativeFrom="paragraph">
                  <wp:posOffset>55245</wp:posOffset>
                </wp:positionV>
                <wp:extent cx="672465" cy="196850"/>
                <wp:effectExtent l="0" t="0" r="635" b="6350"/>
                <wp:wrapNone/>
                <wp:docPr id="99" name="Text Box 99"/>
                <wp:cNvGraphicFramePr/>
                <a:graphic xmlns:a="http://schemas.openxmlformats.org/drawingml/2006/main">
                  <a:graphicData uri="http://schemas.microsoft.com/office/word/2010/wordprocessingShape">
                    <wps:wsp>
                      <wps:cNvSpPr txBox="1"/>
                      <wps:spPr>
                        <a:xfrm>
                          <a:off x="0" y="0"/>
                          <a:ext cx="672465" cy="196850"/>
                        </a:xfrm>
                        <a:prstGeom prst="rect">
                          <a:avLst/>
                        </a:prstGeom>
                        <a:noFill/>
                        <a:ln w="6350">
                          <a:noFill/>
                        </a:ln>
                      </wps:spPr>
                      <wps:txbx>
                        <w:txbxContent>
                          <w:p w14:paraId="04C2E9B7" w14:textId="4758E402" w:rsidR="00124871" w:rsidRDefault="00124871" w:rsidP="00124871">
                            <w:pPr>
                              <w:snapToGrid w:val="0"/>
                              <w:spacing w:line="100" w:lineRule="atLeast"/>
                              <w:jc w:val="left"/>
                              <w:rPr>
                                <w:sz w:val="10"/>
                                <w:szCs w:val="10"/>
                              </w:rPr>
                            </w:pPr>
                            <w:r>
                              <w:rPr>
                                <w:sz w:val="10"/>
                                <w:szCs w:val="10"/>
                              </w:rPr>
                              <w:t>MainFrame</w:t>
                            </w:r>
                          </w:p>
                          <w:p w14:paraId="448CB572" w14:textId="77777777" w:rsidR="00124871" w:rsidRDefault="00124871" w:rsidP="00124871">
                            <w:pPr>
                              <w:snapToGrid w:val="0"/>
                              <w:spacing w:line="100" w:lineRule="atLeast"/>
                              <w:jc w:val="left"/>
                              <w:rPr>
                                <w:sz w:val="10"/>
                                <w:szCs w:val="10"/>
                              </w:rPr>
                            </w:pPr>
                            <w:r>
                              <w:rPr>
                                <w:rFonts w:hint="eastAsia"/>
                                <w:sz w:val="10"/>
                                <w:szCs w:val="10"/>
                              </w:rPr>
                              <w:t>インスタンス作成</w:t>
                            </w:r>
                          </w:p>
                          <w:p w14:paraId="6519B772" w14:textId="77777777" w:rsidR="00124871" w:rsidRPr="008A7ACB" w:rsidRDefault="00124871" w:rsidP="00124871">
                            <w:pPr>
                              <w:snapToGrid w:val="0"/>
                              <w:spacing w:line="100" w:lineRule="atLeast"/>
                              <w:jc w:val="left"/>
                              <w:rPr>
                                <w:rFonts w:hint="eastAsia"/>
                                <w:sz w:val="10"/>
                                <w:szCs w:val="10"/>
                              </w:rPr>
                            </w:pPr>
                          </w:p>
                          <w:p w14:paraId="269F72DF" w14:textId="77777777" w:rsidR="00124871" w:rsidRPr="008A7ACB" w:rsidRDefault="00124871" w:rsidP="00124871">
                            <w:pPr>
                              <w:snapToGrid w:val="0"/>
                              <w:spacing w:line="100" w:lineRule="atLeast"/>
                              <w:jc w:val="left"/>
                              <w:rPr>
                                <w:rFonts w:hint="eastAsia"/>
                                <w:sz w:val="10"/>
                                <w:szCs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18855" id="Text Box 99" o:spid="_x0000_s1230" type="#_x0000_t202" style="position:absolute;left:0;text-align:left;margin-left:76.25pt;margin-top:4.35pt;width:52.95pt;height:15.5pt;z-index:25165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" filled="f" stroked="f" strokeweight=".5pt">
                <v:textbox inset="0,0,0,0">
                  <w:txbxContent>
                    <w:p w14:paraId="04C2E9B7" w14:textId="4758E402" w:rsidR="00124871" w:rsidRDefault="00124871" w:rsidP="00124871">
                      <w:pPr>
                        <w:snapToGrid w:val="0"/>
                        <w:spacing w:line="100" w:lineRule="atLeast"/>
                        <w:jc w:val="left"/>
                        <w:rPr>
                          <w:sz w:val="10"/>
                          <w:szCs w:val="10"/>
                        </w:rPr>
                      </w:pPr>
                      <w:r>
                        <w:rPr>
                          <w:sz w:val="10"/>
                          <w:szCs w:val="10"/>
                        </w:rPr>
                        <w:t>MainFrame</w:t>
                      </w:r>
                    </w:p>
                    <w:p w14:paraId="448CB572" w14:textId="77777777" w:rsidR="00124871" w:rsidRDefault="00124871" w:rsidP="00124871">
                      <w:pPr>
                        <w:snapToGrid w:val="0"/>
                        <w:spacing w:line="100" w:lineRule="atLeast"/>
                        <w:jc w:val="left"/>
                        <w:rPr>
                          <w:sz w:val="10"/>
                          <w:szCs w:val="10"/>
                        </w:rPr>
                      </w:pPr>
                      <w:r>
                        <w:rPr>
                          <w:rFonts w:hint="eastAsia"/>
                          <w:sz w:val="10"/>
                          <w:szCs w:val="10"/>
                        </w:rPr>
                        <w:t>インスタンス作成</w:t>
                      </w:r>
                    </w:p>
                    <w:p w14:paraId="6519B772" w14:textId="77777777" w:rsidR="00124871" w:rsidRPr="008A7ACB" w:rsidRDefault="00124871" w:rsidP="00124871">
                      <w:pPr>
                        <w:snapToGrid w:val="0"/>
                        <w:spacing w:line="100" w:lineRule="atLeast"/>
                        <w:jc w:val="left"/>
                        <w:rPr>
                          <w:rFonts w:hint="eastAsia"/>
                          <w:sz w:val="10"/>
                          <w:szCs w:val="10"/>
                        </w:rPr>
                      </w:pPr>
                    </w:p>
                    <w:p w14:paraId="269F72DF" w14:textId="77777777" w:rsidR="00124871" w:rsidRPr="008A7ACB" w:rsidRDefault="00124871" w:rsidP="00124871">
                      <w:pPr>
                        <w:snapToGrid w:val="0"/>
                        <w:spacing w:line="100" w:lineRule="atLeast"/>
                        <w:jc w:val="left"/>
                        <w:rPr>
                          <w:rFonts w:hint="eastAsia"/>
                          <w:sz w:val="10"/>
                          <w:szCs w:val="10"/>
                        </w:rPr>
                      </w:pPr>
                    </w:p>
                  </w:txbxContent>
                </v:textbox>
              </v:shape>
            </w:pict>
          </mc:Fallback>
        </mc:AlternateContent>
      </w:r>
      <w:r w:rsidR="00124871">
        <w:rPr>
          <w:noProof/>
        </w:rPr>
        <mc:AlternateContent>
          <mc:Choice Requires="wps">
            <w:drawing>
              <wp:anchor distT="0" distB="0" distL="114300" distR="114300" simplePos="0" relativeHeight="251658575" behindDoc="0" locked="0" layoutInCell="1" allowOverlap="1" wp14:anchorId="0881AE9C" wp14:editId="0E51AAEF">
                <wp:simplePos x="0" y="0"/>
                <wp:positionH relativeFrom="column">
                  <wp:posOffset>933450</wp:posOffset>
                </wp:positionH>
                <wp:positionV relativeFrom="paragraph">
                  <wp:posOffset>227965</wp:posOffset>
                </wp:positionV>
                <wp:extent cx="1064260" cy="0"/>
                <wp:effectExtent l="0" t="63500" r="0" b="76200"/>
                <wp:wrapNone/>
                <wp:docPr id="98" name="Straight Arrow Connector 98"/>
                <wp:cNvGraphicFramePr/>
                <a:graphic xmlns:a="http://schemas.openxmlformats.org/drawingml/2006/main">
                  <a:graphicData uri="http://schemas.microsoft.com/office/word/2010/wordprocessingShape">
                    <wps:wsp>
                      <wps:cNvCnPr/>
                      <wps:spPr>
                        <a:xfrm flipV="1">
                          <a:off x="0" y="0"/>
                          <a:ext cx="10642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0C0FE888" id="Straight Arrow Connector 98" o:spid="_x0000_s1026" type="#_x0000_t32" style="position:absolute;margin-left:73.5pt;margin-top:17.95pt;width:83.8pt;height:0;flip:y;z-index:2516585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" strokecolor="black [3200]" strokeweight=".5pt">
                <v:stroke endarrow="block" joinstyle="miter"/>
              </v:shape>
            </w:pict>
          </mc:Fallback>
        </mc:AlternateContent>
      </w:r>
      <w:r w:rsidR="009F33BC">
        <w:rPr>
          <w:noProof/>
        </w:rPr>
        <mc:AlternateContent>
          <mc:Choice Requires="wps">
            <w:drawing>
              <wp:anchor distT="0" distB="0" distL="114300" distR="114300" simplePos="0" relativeHeight="251658573" behindDoc="0" locked="0" layoutInCell="1" allowOverlap="1" wp14:anchorId="59F96733" wp14:editId="4FF90191">
                <wp:simplePos x="0" y="0"/>
                <wp:positionH relativeFrom="column">
                  <wp:posOffset>2063750</wp:posOffset>
                </wp:positionH>
                <wp:positionV relativeFrom="paragraph">
                  <wp:posOffset>210982</wp:posOffset>
                </wp:positionV>
                <wp:extent cx="962660" cy="0"/>
                <wp:effectExtent l="38100" t="76200" r="0" b="95250"/>
                <wp:wrapNone/>
                <wp:docPr id="503" name="Straight Arrow Connector 503"/>
                <wp:cNvGraphicFramePr/>
                <a:graphic xmlns:a="http://schemas.openxmlformats.org/drawingml/2006/main">
                  <a:graphicData uri="http://schemas.microsoft.com/office/word/2010/wordprocessingShape">
                    <wps:wsp>
                      <wps:cNvCnPr/>
                      <wps:spPr>
                        <a:xfrm flipH="1">
                          <a:off x="0" y="0"/>
                          <a:ext cx="962660" cy="0"/>
                        </a:xfrm>
                        <a:prstGeom prst="straightConnector1">
                          <a:avLst/>
                        </a:prstGeom>
                        <a:ln>
                          <a:prstDash val="sysDot"/>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56784142" id="Straight Arrow Connector 503" o:spid="_x0000_s1026" type="#_x0000_t32" style="position:absolute;margin-left:162.5pt;margin-top:16.6pt;width:75.8pt;height:0;flip:x;z-index:25165857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" strokecolor="black [3200]" strokeweight=".5pt">
                <v:stroke dashstyle="1 1" endarrow="block" joinstyle="miter"/>
              </v:shape>
            </w:pict>
          </mc:Fallback>
        </mc:AlternateContent>
      </w:r>
      <w:r w:rsidR="009F33BC">
        <w:rPr>
          <w:noProof/>
        </w:rPr>
        <mc:AlternateContent>
          <mc:Choice Requires="wps">
            <w:drawing>
              <wp:anchor distT="0" distB="0" distL="114300" distR="114300" simplePos="0" relativeHeight="251658574" behindDoc="0" locked="0" layoutInCell="1" allowOverlap="1" wp14:anchorId="1EBE030D" wp14:editId="7A87C85C">
                <wp:simplePos x="0" y="0"/>
                <wp:positionH relativeFrom="column">
                  <wp:posOffset>2188845</wp:posOffset>
                </wp:positionH>
                <wp:positionV relativeFrom="paragraph">
                  <wp:posOffset>111922</wp:posOffset>
                </wp:positionV>
                <wp:extent cx="694143" cy="109572"/>
                <wp:effectExtent l="0" t="0" r="10795" b="5080"/>
                <wp:wrapNone/>
                <wp:docPr id="504" name="Text Box 504"/>
                <wp:cNvGraphicFramePr/>
                <a:graphic xmlns:a="http://schemas.openxmlformats.org/drawingml/2006/main">
                  <a:graphicData uri="http://schemas.microsoft.com/office/word/2010/wordprocessingShape">
                    <wps:wsp>
                      <wps:cNvSpPr txBox="1"/>
                      <wps:spPr>
                        <a:xfrm>
                          <a:off x="0" y="0"/>
                          <a:ext cx="694143" cy="109572"/>
                        </a:xfrm>
                        <a:prstGeom prst="rect">
                          <a:avLst/>
                        </a:prstGeom>
                        <a:noFill/>
                        <a:ln w="6350">
                          <a:noFill/>
                        </a:ln>
                      </wps:spPr>
                      <wps:txbx>
                        <w:txbxContent>
                          <w:p w14:paraId="4818D15C" w14:textId="77777777" w:rsidR="009F33BC" w:rsidRPr="00956317" w:rsidRDefault="009F33BC" w:rsidP="009F33BC">
                            <w:pPr>
                              <w:snapToGrid w:val="0"/>
                              <w:spacing w:line="100" w:lineRule="atLeast"/>
                              <w:jc w:val="left"/>
                              <w:rPr>
                                <w:sz w:val="12"/>
                                <w:szCs w:val="12"/>
                              </w:rPr>
                            </w:pPr>
                            <w:r>
                              <w:rPr>
                                <w:rFonts w:hint="eastAsia"/>
                                <w:sz w:val="12"/>
                                <w:szCs w:val="12"/>
                              </w:rPr>
                              <w:t>選択された教室ID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E030D" id="Text Box 504" o:spid="_x0000_s1231" type="#_x0000_t202" style="position:absolute;left:0;text-align:left;margin-left:172.35pt;margin-top:8.8pt;width:54.65pt;height:8.65pt;z-index:2516585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" filled="f" stroked="f" strokeweight=".5pt">
                <v:textbox inset="0,0,0,0">
                  <w:txbxContent>
                    <w:p w14:paraId="4818D15C" w14:textId="77777777" w:rsidR="009F33BC" w:rsidRPr="00956317" w:rsidRDefault="009F33BC" w:rsidP="009F33BC">
                      <w:pPr>
                        <w:snapToGrid w:val="0"/>
                        <w:spacing w:line="100" w:lineRule="atLeast"/>
                        <w:jc w:val="left"/>
                        <w:rPr>
                          <w:sz w:val="12"/>
                          <w:szCs w:val="12"/>
                        </w:rPr>
                      </w:pPr>
                      <w:r>
                        <w:rPr>
                          <w:rFonts w:hint="eastAsia"/>
                          <w:sz w:val="12"/>
                          <w:szCs w:val="12"/>
                        </w:rPr>
                        <w:t>選択された教室ID</w:t>
                      </w:r>
                    </w:p>
                  </w:txbxContent>
                </v:textbox>
              </v:shape>
            </w:pict>
          </mc:Fallback>
        </mc:AlternateContent>
      </w:r>
      <w:r w:rsidR="009F33BC">
        <w:rPr>
          <w:noProof/>
        </w:rPr>
        <mc:AlternateContent>
          <mc:Choice Requires="wps">
            <w:drawing>
              <wp:anchor distT="0" distB="0" distL="114300" distR="114300" simplePos="0" relativeHeight="251658570" behindDoc="0" locked="0" layoutInCell="1" allowOverlap="1" wp14:anchorId="2E72D27C" wp14:editId="0601A09D">
                <wp:simplePos x="0" y="0"/>
                <wp:positionH relativeFrom="column">
                  <wp:posOffset>3135630</wp:posOffset>
                </wp:positionH>
                <wp:positionV relativeFrom="paragraph">
                  <wp:posOffset>164303</wp:posOffset>
                </wp:positionV>
                <wp:extent cx="1457960" cy="99695"/>
                <wp:effectExtent l="0" t="0" r="8890" b="14605"/>
                <wp:wrapNone/>
                <wp:docPr id="507" name="Text Box 507"/>
                <wp:cNvGraphicFramePr/>
                <a:graphic xmlns:a="http://schemas.openxmlformats.org/drawingml/2006/main">
                  <a:graphicData uri="http://schemas.microsoft.com/office/word/2010/wordprocessingShape">
                    <wps:wsp>
                      <wps:cNvSpPr txBox="1"/>
                      <wps:spPr>
                        <a:xfrm>
                          <a:off x="0" y="0"/>
                          <a:ext cx="1457960" cy="99695"/>
                        </a:xfrm>
                        <a:prstGeom prst="rect">
                          <a:avLst/>
                        </a:prstGeom>
                        <a:noFill/>
                        <a:ln w="6350">
                          <a:noFill/>
                        </a:ln>
                      </wps:spPr>
                      <wps:txbx>
                        <w:txbxContent>
                          <w:p w14:paraId="0F397FEF" w14:textId="443F50C0" w:rsidR="009F33BC" w:rsidRPr="004A778D" w:rsidRDefault="009F33BC" w:rsidP="009F33BC">
                            <w:pPr>
                              <w:snapToGrid w:val="0"/>
                              <w:spacing w:line="100" w:lineRule="atLeast"/>
                              <w:jc w:val="left"/>
                              <w:rPr>
                                <w:sz w:val="12"/>
                                <w:szCs w:val="12"/>
                              </w:rPr>
                            </w:pPr>
                            <w:r>
                              <w:rPr>
                                <w:sz w:val="12"/>
                                <w:szCs w:val="12"/>
                              </w:rPr>
                              <w:t>getFacility</w:t>
                            </w:r>
                            <w:r w:rsidR="007A3570">
                              <w:rPr>
                                <w:sz w:val="12"/>
                                <w:szCs w:val="12"/>
                              </w:rPr>
                              <w:t>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2D27C" id="Text Box 507" o:spid="_x0000_s1232" type="#_x0000_t202" style="position:absolute;left:0;text-align:left;margin-left:246.9pt;margin-top:12.95pt;width:114.8pt;height:7.85pt;z-index:2516585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" filled="f" stroked="f" strokeweight=".5pt">
                <v:textbox inset="0,0,0,0">
                  <w:txbxContent>
                    <w:p w14:paraId="0F397FEF" w14:textId="443F50C0" w:rsidR="009F33BC" w:rsidRPr="004A778D" w:rsidRDefault="009F33BC" w:rsidP="009F33BC">
                      <w:pPr>
                        <w:snapToGrid w:val="0"/>
                        <w:spacing w:line="100" w:lineRule="atLeast"/>
                        <w:jc w:val="left"/>
                        <w:rPr>
                          <w:sz w:val="12"/>
                          <w:szCs w:val="12"/>
                        </w:rPr>
                      </w:pPr>
                      <w:r>
                        <w:rPr>
                          <w:sz w:val="12"/>
                          <w:szCs w:val="12"/>
                        </w:rPr>
                        <w:t>getFacility</w:t>
                      </w:r>
                      <w:r w:rsidR="007A3570">
                        <w:rPr>
                          <w:sz w:val="12"/>
                          <w:szCs w:val="12"/>
                        </w:rPr>
                        <w:t>Id</w:t>
                      </w:r>
                    </w:p>
                  </w:txbxContent>
                </v:textbox>
              </v:shape>
            </w:pict>
          </mc:Fallback>
        </mc:AlternateContent>
      </w:r>
      <w:r w:rsidR="009F33BC">
        <w:rPr>
          <w:noProof/>
        </w:rPr>
        <mc:AlternateContent>
          <mc:Choice Requires="wps">
            <w:drawing>
              <wp:anchor distT="0" distB="0" distL="114300" distR="114300" simplePos="0" relativeHeight="251658569" behindDoc="0" locked="0" layoutInCell="1" allowOverlap="1" wp14:anchorId="077B580B" wp14:editId="21ED4988">
                <wp:simplePos x="0" y="0"/>
                <wp:positionH relativeFrom="column">
                  <wp:posOffset>1998998</wp:posOffset>
                </wp:positionH>
                <wp:positionV relativeFrom="paragraph">
                  <wp:posOffset>46721</wp:posOffset>
                </wp:positionV>
                <wp:extent cx="70081" cy="827632"/>
                <wp:effectExtent l="0" t="0" r="25400" b="10795"/>
                <wp:wrapNone/>
                <wp:docPr id="508" name="Rectangle 508"/>
                <wp:cNvGraphicFramePr/>
                <a:graphic xmlns:a="http://schemas.openxmlformats.org/drawingml/2006/main">
                  <a:graphicData uri="http://schemas.microsoft.com/office/word/2010/wordprocessingShape">
                    <wps:wsp>
                      <wps:cNvSpPr/>
                      <wps:spPr>
                        <a:xfrm>
                          <a:off x="0" y="0"/>
                          <a:ext cx="70081" cy="827632"/>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52D5C703" id="Rectangle 508" o:spid="_x0000_s1026" style="position:absolute;margin-left:157.4pt;margin-top:3.7pt;width:5.5pt;height:65.15pt;z-index:2516585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" fillcolor="white [3212]" strokecolor="black [3213]" strokeweight=".5pt"/>
            </w:pict>
          </mc:Fallback>
        </mc:AlternateContent>
      </w:r>
    </w:p>
    <w:p w14:paraId="5176CBD9" w14:textId="064694A5" w:rsidR="009F33BC" w:rsidRDefault="00233565" w:rsidP="009F33BC">
      <w:pPr>
        <w:pStyle w:val="ListParagraph"/>
        <w:ind w:leftChars="0" w:left="425"/>
        <w:rPr>
          <w:rFonts w:hint="eastAsia"/>
        </w:rPr>
      </w:pPr>
      <w:r>
        <w:rPr>
          <w:noProof/>
        </w:rPr>
        <mc:AlternateContent>
          <mc:Choice Requires="wps">
            <w:drawing>
              <wp:anchor distT="0" distB="0" distL="114300" distR="114300" simplePos="0" relativeHeight="251658571" behindDoc="0" locked="0" layoutInCell="1" allowOverlap="1" wp14:anchorId="78EC5B78" wp14:editId="394CFBFE">
                <wp:simplePos x="0" y="0"/>
                <wp:positionH relativeFrom="column">
                  <wp:posOffset>2067560</wp:posOffset>
                </wp:positionH>
                <wp:positionV relativeFrom="paragraph">
                  <wp:posOffset>47625</wp:posOffset>
                </wp:positionV>
                <wp:extent cx="1934210" cy="0"/>
                <wp:effectExtent l="0" t="50800" r="0" b="76200"/>
                <wp:wrapNone/>
                <wp:docPr id="94" name="Straight Arrow Connector 94"/>
                <wp:cNvGraphicFramePr/>
                <a:graphic xmlns:a="http://schemas.openxmlformats.org/drawingml/2006/main">
                  <a:graphicData uri="http://schemas.microsoft.com/office/word/2010/wordprocessingShape">
                    <wps:wsp>
                      <wps:cNvCnPr/>
                      <wps:spPr>
                        <a:xfrm>
                          <a:off x="0" y="0"/>
                          <a:ext cx="19342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10B4314F" id="Straight Arrow Connector 94" o:spid="_x0000_s1026" type="#_x0000_t32" style="position:absolute;margin-left:162.8pt;margin-top:3.75pt;width:152.3pt;height:0;z-index:2516585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" strokecolor="black [3200]" strokeweight=".5pt">
                <v:stroke endarrow="block" joinstyle="miter"/>
              </v:shape>
            </w:pict>
          </mc:Fallback>
        </mc:AlternateContent>
      </w:r>
      <w:r w:rsidR="009538E3">
        <w:rPr>
          <w:noProof/>
        </w:rPr>
        <mc:AlternateContent>
          <mc:Choice Requires="wps">
            <w:drawing>
              <wp:anchor distT="0" distB="0" distL="114300" distR="114300" simplePos="0" relativeHeight="251658558" behindDoc="0" locked="0" layoutInCell="1" allowOverlap="1" wp14:anchorId="66208BFE" wp14:editId="2BE3C446">
                <wp:simplePos x="0" y="0"/>
                <wp:positionH relativeFrom="column">
                  <wp:posOffset>4086909</wp:posOffset>
                </wp:positionH>
                <wp:positionV relativeFrom="paragraph">
                  <wp:posOffset>95885</wp:posOffset>
                </wp:positionV>
                <wp:extent cx="1050925" cy="0"/>
                <wp:effectExtent l="0" t="63500" r="0" b="76200"/>
                <wp:wrapNone/>
                <wp:docPr id="92" name="Straight Arrow Connector 92"/>
                <wp:cNvGraphicFramePr/>
                <a:graphic xmlns:a="http://schemas.openxmlformats.org/drawingml/2006/main">
                  <a:graphicData uri="http://schemas.microsoft.com/office/word/2010/wordprocessingShape">
                    <wps:wsp>
                      <wps:cNvCnPr/>
                      <wps:spPr>
                        <a:xfrm>
                          <a:off x="0" y="0"/>
                          <a:ext cx="1050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28031958" id="Straight Arrow Connector 92" o:spid="_x0000_s1026" type="#_x0000_t32" style="position:absolute;margin-left:321.8pt;margin-top:7.55pt;width:82.75pt;height:0;z-index:25165855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" strokecolor="black [3200]" strokeweight=".5pt">
                <v:stroke endarrow="block" joinstyle="miter"/>
              </v:shape>
            </w:pict>
          </mc:Fallback>
        </mc:AlternateContent>
      </w:r>
      <w:r w:rsidR="00FC3120">
        <w:rPr>
          <w:noProof/>
        </w:rPr>
        <mc:AlternateContent>
          <mc:Choice Requires="wps">
            <w:drawing>
              <wp:anchor distT="0" distB="0" distL="114300" distR="114300" simplePos="0" relativeHeight="251658562" behindDoc="0" locked="0" layoutInCell="1" allowOverlap="1" wp14:anchorId="77EB1E85" wp14:editId="5C85D60D">
                <wp:simplePos x="0" y="0"/>
                <wp:positionH relativeFrom="column">
                  <wp:posOffset>4774174</wp:posOffset>
                </wp:positionH>
                <wp:positionV relativeFrom="paragraph">
                  <wp:posOffset>114153</wp:posOffset>
                </wp:positionV>
                <wp:extent cx="719492" cy="96520"/>
                <wp:effectExtent l="0" t="0" r="4445" b="5080"/>
                <wp:wrapNone/>
                <wp:docPr id="93" name="Text Box 93"/>
                <wp:cNvGraphicFramePr/>
                <a:graphic xmlns:a="http://schemas.openxmlformats.org/drawingml/2006/main">
                  <a:graphicData uri="http://schemas.microsoft.com/office/word/2010/wordprocessingShape">
                    <wps:wsp>
                      <wps:cNvSpPr txBox="1"/>
                      <wps:spPr>
                        <a:xfrm>
                          <a:off x="0" y="0"/>
                          <a:ext cx="719492" cy="96520"/>
                        </a:xfrm>
                        <a:prstGeom prst="rect">
                          <a:avLst/>
                        </a:prstGeom>
                        <a:noFill/>
                        <a:ln w="6350">
                          <a:noFill/>
                        </a:ln>
                      </wps:spPr>
                      <wps:txbx>
                        <w:txbxContent>
                          <w:p w14:paraId="58208CF3" w14:textId="583D2A32" w:rsidR="009F33BC" w:rsidRPr="002C4A4F" w:rsidRDefault="00FC3120" w:rsidP="009F33BC">
                            <w:pPr>
                              <w:snapToGrid w:val="0"/>
                              <w:spacing w:line="100" w:lineRule="atLeast"/>
                              <w:jc w:val="left"/>
                              <w:rPr>
                                <w:rFonts w:hint="eastAsia"/>
                                <w:i/>
                                <w:iCs/>
                                <w:sz w:val="10"/>
                                <w:szCs w:val="10"/>
                              </w:rPr>
                            </w:pPr>
                            <w:r>
                              <w:rPr>
                                <w:i/>
                                <w:iCs/>
                                <w:sz w:val="10"/>
                                <w:szCs w:val="10"/>
                              </w:rPr>
                              <w:t>facilityの</w:t>
                            </w:r>
                            <w:r>
                              <w:rPr>
                                <w:rFonts w:hint="eastAsia"/>
                                <w:i/>
                                <w:iCs/>
                                <w:sz w:val="10"/>
                                <w:szCs w:val="10"/>
                              </w:rPr>
                              <w:t>全データ取得</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B1E85" id="Text Box 93" o:spid="_x0000_s1233" type="#_x0000_t202" style="position:absolute;left:0;text-align:left;margin-left:375.9pt;margin-top:9pt;width:56.65pt;height:7.6pt;z-index:2516585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" filled="f" stroked="f" strokeweight=".5pt">
                <v:textbox inset="0,0,0,0">
                  <w:txbxContent>
                    <w:p w14:paraId="58208CF3" w14:textId="583D2A32" w:rsidR="009F33BC" w:rsidRPr="002C4A4F" w:rsidRDefault="00FC3120" w:rsidP="009F33BC">
                      <w:pPr>
                        <w:snapToGrid w:val="0"/>
                        <w:spacing w:line="100" w:lineRule="atLeast"/>
                        <w:jc w:val="left"/>
                        <w:rPr>
                          <w:rFonts w:hint="eastAsia"/>
                          <w:i/>
                          <w:iCs/>
                          <w:sz w:val="10"/>
                          <w:szCs w:val="10"/>
                        </w:rPr>
                      </w:pPr>
                      <w:r>
                        <w:rPr>
                          <w:i/>
                          <w:iCs/>
                          <w:sz w:val="10"/>
                          <w:szCs w:val="10"/>
                        </w:rPr>
                        <w:t>facilityの</w:t>
                      </w:r>
                      <w:r>
                        <w:rPr>
                          <w:rFonts w:hint="eastAsia"/>
                          <w:i/>
                          <w:iCs/>
                          <w:sz w:val="10"/>
                          <w:szCs w:val="10"/>
                        </w:rPr>
                        <w:t>全データ取得</w:t>
                      </w:r>
                    </w:p>
                  </w:txbxContent>
                </v:textbox>
              </v:shape>
            </w:pict>
          </mc:Fallback>
        </mc:AlternateContent>
      </w:r>
    </w:p>
    <w:p w14:paraId="5577284F" w14:textId="6070BD28" w:rsidR="009F33BC" w:rsidRDefault="00921FD0" w:rsidP="009F33BC">
      <w:pPr>
        <w:pStyle w:val="ListParagraph"/>
        <w:ind w:leftChars="0" w:left="425"/>
        <w:rPr>
          <w:rFonts w:hint="eastAsia"/>
        </w:rPr>
      </w:pPr>
      <w:r>
        <w:rPr>
          <w:noProof/>
        </w:rPr>
        <mc:AlternateContent>
          <mc:Choice Requires="wps">
            <w:drawing>
              <wp:anchor distT="0" distB="0" distL="114300" distR="114300" simplePos="0" relativeHeight="251658588" behindDoc="0" locked="0" layoutInCell="1" allowOverlap="1" wp14:anchorId="2703F6AE" wp14:editId="008F3BDD">
                <wp:simplePos x="0" y="0"/>
                <wp:positionH relativeFrom="column">
                  <wp:posOffset>1612519</wp:posOffset>
                </wp:positionH>
                <wp:positionV relativeFrom="paragraph">
                  <wp:posOffset>129286</wp:posOffset>
                </wp:positionV>
                <wp:extent cx="377280" cy="0"/>
                <wp:effectExtent l="0" t="63500" r="0" b="76200"/>
                <wp:wrapNone/>
                <wp:docPr id="115" name="Straight Arrow Connector 115"/>
                <wp:cNvGraphicFramePr/>
                <a:graphic xmlns:a="http://schemas.openxmlformats.org/drawingml/2006/main">
                  <a:graphicData uri="http://schemas.microsoft.com/office/word/2010/wordprocessingShape">
                    <wps:wsp>
                      <wps:cNvCnPr/>
                      <wps:spPr>
                        <a:xfrm flipV="1">
                          <a:off x="0" y="0"/>
                          <a:ext cx="3772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w:pict>
              <v:shape id="直線矢印コネクタ 115" style="position:absolute;left:0;text-align:left;margin-left:126.95pt;margin-top:10.2pt;width:29.7pt;height:0;flip:y;z-index:2516575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" w14:anchorId="32C85C32">
                <v:stroke joinstyle="miter" endarrow="block"/>
              </v:shape>
            </w:pict>
          </mc:Fallback>
        </mc:AlternateContent>
      </w:r>
      <w:r>
        <w:rPr>
          <w:noProof/>
        </w:rPr>
        <mc:AlternateContent>
          <mc:Choice Requires="wps">
            <w:drawing>
              <wp:anchor distT="0" distB="0" distL="114300" distR="114300" simplePos="0" relativeHeight="251658586" behindDoc="0" locked="0" layoutInCell="1" allowOverlap="1" wp14:anchorId="642051C2" wp14:editId="39EB7BCB">
                <wp:simplePos x="0" y="0"/>
                <wp:positionH relativeFrom="column">
                  <wp:posOffset>943229</wp:posOffset>
                </wp:positionH>
                <wp:positionV relativeFrom="paragraph">
                  <wp:posOffset>81788</wp:posOffset>
                </wp:positionV>
                <wp:extent cx="1066800" cy="115570"/>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1066800" cy="115570"/>
                        </a:xfrm>
                        <a:prstGeom prst="rect">
                          <a:avLst/>
                        </a:prstGeom>
                        <a:noFill/>
                        <a:ln w="6350">
                          <a:noFill/>
                        </a:ln>
                      </wps:spPr>
                      <wps:txbx>
                        <w:txbxContent>
                          <w:p w14:paraId="147C6DF6" w14:textId="5E04FD48" w:rsidR="00223D1E" w:rsidRDefault="00223D1E" w:rsidP="00223D1E">
                            <w:pPr>
                              <w:snapToGrid w:val="0"/>
                              <w:spacing w:line="100" w:lineRule="atLeast"/>
                              <w:jc w:val="left"/>
                              <w:rPr>
                                <w:sz w:val="10"/>
                                <w:szCs w:val="10"/>
                              </w:rPr>
                            </w:pPr>
                            <w:r>
                              <w:rPr>
                                <w:rFonts w:hint="eastAsia"/>
                                <w:sz w:val="10"/>
                                <w:szCs w:val="10"/>
                              </w:rPr>
                              <w:t>s</w:t>
                            </w:r>
                            <w:r>
                              <w:rPr>
                                <w:sz w:val="10"/>
                                <w:szCs w:val="10"/>
                              </w:rPr>
                              <w:t>et</w:t>
                            </w:r>
                            <w:r w:rsidR="009538E3">
                              <w:rPr>
                                <w:sz w:val="10"/>
                                <w:szCs w:val="10"/>
                              </w:rPr>
                              <w:t>Visible</w:t>
                            </w:r>
                            <w:r>
                              <w:rPr>
                                <w:sz w:val="10"/>
                                <w:szCs w:val="10"/>
                              </w:rPr>
                              <w:t xml:space="preserve"> (</w:t>
                            </w:r>
                            <w:r w:rsidR="009538E3">
                              <w:rPr>
                                <w:rFonts w:hint="eastAsia"/>
                                <w:sz w:val="10"/>
                                <w:szCs w:val="10"/>
                              </w:rPr>
                              <w:t>W</w:t>
                            </w:r>
                            <w:r w:rsidR="009538E3">
                              <w:rPr>
                                <w:sz w:val="10"/>
                                <w:szCs w:val="10"/>
                              </w:rPr>
                              <w:t>indow</w:t>
                            </w:r>
                            <w:r>
                              <w:rPr>
                                <w:rFonts w:hint="eastAsia"/>
                                <w:sz w:val="10"/>
                                <w:szCs w:val="10"/>
                              </w:rPr>
                              <w:t>)</w:t>
                            </w:r>
                          </w:p>
                          <w:p w14:paraId="04934353" w14:textId="77777777" w:rsidR="00223D1E" w:rsidRPr="008A7ACB" w:rsidRDefault="00223D1E" w:rsidP="00223D1E">
                            <w:pPr>
                              <w:snapToGrid w:val="0"/>
                              <w:spacing w:line="100" w:lineRule="atLeast"/>
                              <w:jc w:val="left"/>
                              <w:rPr>
                                <w:sz w:val="10"/>
                                <w:szCs w:val="10"/>
                              </w:rPr>
                            </w:pPr>
                          </w:p>
                          <w:p w14:paraId="208A692C" w14:textId="77777777" w:rsidR="00223D1E" w:rsidRPr="008A7ACB" w:rsidRDefault="00223D1E" w:rsidP="00223D1E">
                            <w:pPr>
                              <w:snapToGrid w:val="0"/>
                              <w:spacing w:line="100" w:lineRule="atLeast"/>
                              <w:jc w:val="left"/>
                              <w:rPr>
                                <w:sz w:val="10"/>
                                <w:szCs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051C2" id="Text Box 112" o:spid="_x0000_s1234" type="#_x0000_t202" style="position:absolute;left:0;text-align:left;margin-left:74.25pt;margin-top:6.45pt;width:84pt;height:9.1pt;z-index:2516585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" filled="f" stroked="f" strokeweight=".5pt">
                <v:textbox inset="0,0,0,0">
                  <w:txbxContent>
                    <w:p w14:paraId="147C6DF6" w14:textId="5E04FD48" w:rsidR="00223D1E" w:rsidRDefault="00223D1E" w:rsidP="00223D1E">
                      <w:pPr>
                        <w:snapToGrid w:val="0"/>
                        <w:spacing w:line="100" w:lineRule="atLeast"/>
                        <w:jc w:val="left"/>
                        <w:rPr>
                          <w:sz w:val="10"/>
                          <w:szCs w:val="10"/>
                        </w:rPr>
                      </w:pPr>
                      <w:r>
                        <w:rPr>
                          <w:rFonts w:hint="eastAsia"/>
                          <w:sz w:val="10"/>
                          <w:szCs w:val="10"/>
                        </w:rPr>
                        <w:t>s</w:t>
                      </w:r>
                      <w:r>
                        <w:rPr>
                          <w:sz w:val="10"/>
                          <w:szCs w:val="10"/>
                        </w:rPr>
                        <w:t>et</w:t>
                      </w:r>
                      <w:r w:rsidR="009538E3">
                        <w:rPr>
                          <w:sz w:val="10"/>
                          <w:szCs w:val="10"/>
                        </w:rPr>
                        <w:t>Visible</w:t>
                      </w:r>
                      <w:r>
                        <w:rPr>
                          <w:sz w:val="10"/>
                          <w:szCs w:val="10"/>
                        </w:rPr>
                        <w:t xml:space="preserve"> (</w:t>
                      </w:r>
                      <w:r w:rsidR="009538E3">
                        <w:rPr>
                          <w:rFonts w:hint="eastAsia"/>
                          <w:sz w:val="10"/>
                          <w:szCs w:val="10"/>
                        </w:rPr>
                        <w:t>W</w:t>
                      </w:r>
                      <w:r w:rsidR="009538E3">
                        <w:rPr>
                          <w:sz w:val="10"/>
                          <w:szCs w:val="10"/>
                        </w:rPr>
                        <w:t>indow</w:t>
                      </w:r>
                      <w:r>
                        <w:rPr>
                          <w:rFonts w:hint="eastAsia"/>
                          <w:sz w:val="10"/>
                          <w:szCs w:val="10"/>
                        </w:rPr>
                        <w:t>)</w:t>
                      </w:r>
                    </w:p>
                    <w:p w14:paraId="04934353" w14:textId="77777777" w:rsidR="00223D1E" w:rsidRPr="008A7ACB" w:rsidRDefault="00223D1E" w:rsidP="00223D1E">
                      <w:pPr>
                        <w:snapToGrid w:val="0"/>
                        <w:spacing w:line="100" w:lineRule="atLeast"/>
                        <w:jc w:val="left"/>
                        <w:rPr>
                          <w:sz w:val="10"/>
                          <w:szCs w:val="10"/>
                        </w:rPr>
                      </w:pPr>
                    </w:p>
                    <w:p w14:paraId="208A692C" w14:textId="77777777" w:rsidR="00223D1E" w:rsidRPr="008A7ACB" w:rsidRDefault="00223D1E" w:rsidP="00223D1E">
                      <w:pPr>
                        <w:snapToGrid w:val="0"/>
                        <w:spacing w:line="100" w:lineRule="atLeast"/>
                        <w:jc w:val="left"/>
                        <w:rPr>
                          <w:sz w:val="10"/>
                          <w:szCs w:val="10"/>
                        </w:rPr>
                      </w:pPr>
                    </w:p>
                  </w:txbxContent>
                </v:textbox>
              </v:shape>
            </w:pict>
          </mc:Fallback>
        </mc:AlternateContent>
      </w:r>
      <w:r w:rsidR="009538E3">
        <w:rPr>
          <w:noProof/>
        </w:rPr>
        <mc:AlternateContent>
          <mc:Choice Requires="wps">
            <w:drawing>
              <wp:anchor distT="0" distB="0" distL="114300" distR="114300" simplePos="0" relativeHeight="251658563" behindDoc="0" locked="0" layoutInCell="1" allowOverlap="1" wp14:anchorId="272AAE57" wp14:editId="7CFD4807">
                <wp:simplePos x="0" y="0"/>
                <wp:positionH relativeFrom="column">
                  <wp:posOffset>4077286</wp:posOffset>
                </wp:positionH>
                <wp:positionV relativeFrom="paragraph">
                  <wp:posOffset>191770</wp:posOffset>
                </wp:positionV>
                <wp:extent cx="1057275" cy="0"/>
                <wp:effectExtent l="0" t="50800" r="0" b="76200"/>
                <wp:wrapNone/>
                <wp:docPr id="509" name="Straight Arrow Connector 509"/>
                <wp:cNvGraphicFramePr/>
                <a:graphic xmlns:a="http://schemas.openxmlformats.org/drawingml/2006/main">
                  <a:graphicData uri="http://schemas.microsoft.com/office/word/2010/wordprocessingShape">
                    <wps:wsp>
                      <wps:cNvCnPr/>
                      <wps:spPr>
                        <a:xfrm flipH="1">
                          <a:off x="0" y="0"/>
                          <a:ext cx="1057275" cy="0"/>
                        </a:xfrm>
                        <a:prstGeom prst="straightConnector1">
                          <a:avLst/>
                        </a:prstGeom>
                        <a:ln>
                          <a:prstDash val="sysDot"/>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arto="http://schemas.microsoft.com/office/word/2006/arto">
            <w:pict>
              <v:shape w14:anchorId="07CDD0CF" id="Straight Arrow Connector 509" o:spid="_x0000_s1026" type="#_x0000_t32" style="position:absolute;margin-left:321.05pt;margin-top:15.1pt;width:83.25pt;height:0;flip:x;z-index:2516585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" strokecolor="black [3200]" strokeweight=".5pt">
                <v:stroke dashstyle="1 1" endarrow="block" joinstyle="miter"/>
              </v:shape>
            </w:pict>
          </mc:Fallback>
        </mc:AlternateContent>
      </w:r>
      <w:r w:rsidR="009538E3">
        <w:rPr>
          <w:noProof/>
        </w:rPr>
        <mc:AlternateContent>
          <mc:Choice Requires="wps">
            <w:drawing>
              <wp:anchor distT="0" distB="0" distL="114300" distR="114300" simplePos="0" relativeHeight="251658564" behindDoc="0" locked="0" layoutInCell="1" allowOverlap="1" wp14:anchorId="13FC7F27" wp14:editId="41EDD448">
                <wp:simplePos x="0" y="0"/>
                <wp:positionH relativeFrom="column">
                  <wp:posOffset>4137074</wp:posOffset>
                </wp:positionH>
                <wp:positionV relativeFrom="paragraph">
                  <wp:posOffset>82550</wp:posOffset>
                </wp:positionV>
                <wp:extent cx="1154430" cy="102870"/>
                <wp:effectExtent l="0" t="0" r="1270" b="0"/>
                <wp:wrapNone/>
                <wp:docPr id="90" name="Text Box 90"/>
                <wp:cNvGraphicFramePr/>
                <a:graphic xmlns:a="http://schemas.openxmlformats.org/drawingml/2006/main">
                  <a:graphicData uri="http://schemas.microsoft.com/office/word/2010/wordprocessingShape">
                    <wps:wsp>
                      <wps:cNvSpPr txBox="1"/>
                      <wps:spPr>
                        <a:xfrm>
                          <a:off x="0" y="0"/>
                          <a:ext cx="1154430" cy="102870"/>
                        </a:xfrm>
                        <a:prstGeom prst="rect">
                          <a:avLst/>
                        </a:prstGeom>
                        <a:noFill/>
                        <a:ln w="6350">
                          <a:noFill/>
                        </a:ln>
                      </wps:spPr>
                      <wps:txbx>
                        <w:txbxContent>
                          <w:p w14:paraId="2D90CF86" w14:textId="64A6130C" w:rsidR="009F33BC" w:rsidRPr="004A778D" w:rsidRDefault="005F25EB" w:rsidP="009F33BC">
                            <w:pPr>
                              <w:snapToGrid w:val="0"/>
                              <w:spacing w:line="100" w:lineRule="atLeast"/>
                              <w:jc w:val="left"/>
                              <w:rPr>
                                <w:rFonts w:hint="eastAsia"/>
                                <w:sz w:val="12"/>
                                <w:szCs w:val="12"/>
                              </w:rPr>
                            </w:pPr>
                            <w:r>
                              <w:rPr>
                                <w:rFonts w:hint="eastAsia"/>
                                <w:sz w:val="12"/>
                                <w:szCs w:val="12"/>
                              </w:rPr>
                              <w:t>全てのf</w:t>
                            </w:r>
                            <w:r>
                              <w:rPr>
                                <w:sz w:val="12"/>
                                <w:szCs w:val="12"/>
                              </w:rPr>
                              <w:t>acility</w:t>
                            </w:r>
                            <w:r w:rsidR="00FC3120">
                              <w:rPr>
                                <w:rFonts w:hint="eastAsia"/>
                                <w:sz w:val="12"/>
                                <w:szCs w:val="12"/>
                              </w:rPr>
                              <w:t>データ取得</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C7F27" id="Text Box 90" o:spid="_x0000_s1235" type="#_x0000_t202" style="position:absolute;left:0;text-align:left;margin-left:325.75pt;margin-top:6.5pt;width:90.9pt;height:8.1pt;z-index:2516585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" filled="f" stroked="f" strokeweight=".5pt">
                <v:textbox inset="0,0,0,0">
                  <w:txbxContent>
                    <w:p w14:paraId="2D90CF86" w14:textId="64A6130C" w:rsidR="009F33BC" w:rsidRPr="004A778D" w:rsidRDefault="005F25EB" w:rsidP="009F33BC">
                      <w:pPr>
                        <w:snapToGrid w:val="0"/>
                        <w:spacing w:line="100" w:lineRule="atLeast"/>
                        <w:jc w:val="left"/>
                        <w:rPr>
                          <w:rFonts w:hint="eastAsia"/>
                          <w:sz w:val="12"/>
                          <w:szCs w:val="12"/>
                        </w:rPr>
                      </w:pPr>
                      <w:r>
                        <w:rPr>
                          <w:rFonts w:hint="eastAsia"/>
                          <w:sz w:val="12"/>
                          <w:szCs w:val="12"/>
                        </w:rPr>
                        <w:t>全てのf</w:t>
                      </w:r>
                      <w:r>
                        <w:rPr>
                          <w:sz w:val="12"/>
                          <w:szCs w:val="12"/>
                        </w:rPr>
                        <w:t>acility</w:t>
                      </w:r>
                      <w:r w:rsidR="00FC3120">
                        <w:rPr>
                          <w:rFonts w:hint="eastAsia"/>
                          <w:sz w:val="12"/>
                          <w:szCs w:val="12"/>
                        </w:rPr>
                        <w:t>データ取得</w:t>
                      </w:r>
                    </w:p>
                  </w:txbxContent>
                </v:textbox>
              </v:shape>
            </w:pict>
          </mc:Fallback>
        </mc:AlternateContent>
      </w:r>
      <w:r w:rsidR="009538E3">
        <w:rPr>
          <w:noProof/>
        </w:rPr>
        <mc:AlternateContent>
          <mc:Choice Requires="wps">
            <w:drawing>
              <wp:anchor distT="0" distB="0" distL="114300" distR="114300" simplePos="0" relativeHeight="251658565" behindDoc="0" locked="0" layoutInCell="1" allowOverlap="1" wp14:anchorId="678E997B" wp14:editId="0F099315">
                <wp:simplePos x="0" y="0"/>
                <wp:positionH relativeFrom="column">
                  <wp:posOffset>2067560</wp:posOffset>
                </wp:positionH>
                <wp:positionV relativeFrom="paragraph">
                  <wp:posOffset>215900</wp:posOffset>
                </wp:positionV>
                <wp:extent cx="1934307" cy="0"/>
                <wp:effectExtent l="0" t="50800" r="0" b="76200"/>
                <wp:wrapNone/>
                <wp:docPr id="84" name="Straight Arrow Connector 84"/>
                <wp:cNvGraphicFramePr/>
                <a:graphic xmlns:a="http://schemas.openxmlformats.org/drawingml/2006/main">
                  <a:graphicData uri="http://schemas.microsoft.com/office/word/2010/wordprocessingShape">
                    <wps:wsp>
                      <wps:cNvCnPr/>
                      <wps:spPr>
                        <a:xfrm flipH="1" flipV="1">
                          <a:off x="0" y="0"/>
                          <a:ext cx="1934307" cy="0"/>
                        </a:xfrm>
                        <a:prstGeom prst="straightConnector1">
                          <a:avLst/>
                        </a:prstGeom>
                        <a:ln>
                          <a:prstDash val="sysDot"/>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177AAE1B" id="Straight Arrow Connector 84" o:spid="_x0000_s1026" type="#_x0000_t32" style="position:absolute;margin-left:162.8pt;margin-top:17pt;width:152.3pt;height:0;flip:x y;z-index:2516585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" strokecolor="black [3200]" strokeweight=".5pt">
                <v:stroke dashstyle="1 1" endarrow="block" joinstyle="miter"/>
              </v:shape>
            </w:pict>
          </mc:Fallback>
        </mc:AlternateContent>
      </w:r>
      <w:r w:rsidR="009538E3">
        <w:rPr>
          <w:noProof/>
        </w:rPr>
        <mc:AlternateContent>
          <mc:Choice Requires="wps">
            <w:drawing>
              <wp:anchor distT="0" distB="0" distL="114300" distR="114300" simplePos="0" relativeHeight="251658566" behindDoc="0" locked="0" layoutInCell="1" allowOverlap="1" wp14:anchorId="5A4F4A5D" wp14:editId="6CE71734">
                <wp:simplePos x="0" y="0"/>
                <wp:positionH relativeFrom="column">
                  <wp:posOffset>3108618</wp:posOffset>
                </wp:positionH>
                <wp:positionV relativeFrom="paragraph">
                  <wp:posOffset>79228</wp:posOffset>
                </wp:positionV>
                <wp:extent cx="1424940" cy="10287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1424940" cy="102870"/>
                        </a:xfrm>
                        <a:prstGeom prst="rect">
                          <a:avLst/>
                        </a:prstGeom>
                        <a:noFill/>
                        <a:ln w="6350">
                          <a:noFill/>
                        </a:ln>
                      </wps:spPr>
                      <wps:txbx>
                        <w:txbxContent>
                          <w:p w14:paraId="283E43F4" w14:textId="4695F22C" w:rsidR="009547A9" w:rsidRDefault="005F25EB" w:rsidP="009F33BC">
                            <w:pPr>
                              <w:snapToGrid w:val="0"/>
                              <w:spacing w:line="100" w:lineRule="atLeast"/>
                              <w:jc w:val="left"/>
                              <w:rPr>
                                <w:sz w:val="12"/>
                                <w:szCs w:val="12"/>
                              </w:rPr>
                            </w:pPr>
                            <w:r>
                              <w:rPr>
                                <w:rFonts w:hint="eastAsia"/>
                                <w:sz w:val="12"/>
                                <w:szCs w:val="12"/>
                              </w:rPr>
                              <w:t>全てのf</w:t>
                            </w:r>
                            <w:r>
                              <w:rPr>
                                <w:sz w:val="12"/>
                                <w:szCs w:val="12"/>
                              </w:rPr>
                              <w:t>acilityId</w:t>
                            </w:r>
                            <w:r w:rsidR="009F33BC">
                              <w:rPr>
                                <w:rFonts w:hint="eastAsia"/>
                                <w:sz w:val="12"/>
                                <w:szCs w:val="12"/>
                              </w:rPr>
                              <w:t>データ</w:t>
                            </w:r>
                          </w:p>
                          <w:p w14:paraId="41E58303" w14:textId="577114F8" w:rsidR="009547A9" w:rsidRDefault="009547A9" w:rsidP="009F33BC">
                            <w:pPr>
                              <w:snapToGrid w:val="0"/>
                              <w:spacing w:line="100" w:lineRule="atLeast"/>
                              <w:jc w:val="left"/>
                              <w:rPr>
                                <w:sz w:val="12"/>
                                <w:szCs w:val="12"/>
                              </w:rPr>
                            </w:pPr>
                            <w:r>
                              <w:rPr>
                                <w:sz w:val="12"/>
                                <w:szCs w:val="12"/>
                              </w:rPr>
                              <w:t>全ての</w:t>
                            </w:r>
                            <w:r>
                              <w:rPr>
                                <w:rFonts w:hint="eastAsia"/>
                                <w:sz w:val="12"/>
                                <w:szCs w:val="12"/>
                              </w:rPr>
                              <w:t>Facility</w:t>
                            </w:r>
                          </w:p>
                          <w:p w14:paraId="01B91995" w14:textId="3913A674" w:rsidR="009F33BC" w:rsidRPr="00956317" w:rsidRDefault="009F33BC" w:rsidP="009F33BC">
                            <w:pPr>
                              <w:snapToGrid w:val="0"/>
                              <w:spacing w:line="100" w:lineRule="atLeast"/>
                              <w:jc w:val="left"/>
                              <w:rPr>
                                <w:sz w:val="12"/>
                                <w:szCs w:val="12"/>
                              </w:rPr>
                            </w:pPr>
                            <w:r>
                              <w:rPr>
                                <w:rFonts w:hint="eastAsia"/>
                                <w:sz w:val="12"/>
                                <w:szCs w:val="12"/>
                              </w:rPr>
                              <w:t>データ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F4A5D" id="Text Box 122" o:spid="_x0000_s1236" type="#_x0000_t202" style="position:absolute;left:0;text-align:left;margin-left:244.75pt;margin-top:6.25pt;width:112.2pt;height:8.1pt;z-index:2516585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" filled="f" stroked="f" strokeweight=".5pt">
                <v:textbox inset="0,0,0,0">
                  <w:txbxContent>
                    <w:p w14:paraId="283E43F4" w14:textId="4695F22C" w:rsidR="009547A9" w:rsidRDefault="005F25EB" w:rsidP="009F33BC">
                      <w:pPr>
                        <w:snapToGrid w:val="0"/>
                        <w:spacing w:line="100" w:lineRule="atLeast"/>
                        <w:jc w:val="left"/>
                        <w:rPr>
                          <w:sz w:val="12"/>
                          <w:szCs w:val="12"/>
                        </w:rPr>
                      </w:pPr>
                      <w:r>
                        <w:rPr>
                          <w:rFonts w:hint="eastAsia"/>
                          <w:sz w:val="12"/>
                          <w:szCs w:val="12"/>
                        </w:rPr>
                        <w:t>全てのf</w:t>
                      </w:r>
                      <w:r>
                        <w:rPr>
                          <w:sz w:val="12"/>
                          <w:szCs w:val="12"/>
                        </w:rPr>
                        <w:t>acilityId</w:t>
                      </w:r>
                      <w:r w:rsidR="009F33BC">
                        <w:rPr>
                          <w:rFonts w:hint="eastAsia"/>
                          <w:sz w:val="12"/>
                          <w:szCs w:val="12"/>
                        </w:rPr>
                        <w:t>データ</w:t>
                      </w:r>
                    </w:p>
                    <w:p w14:paraId="41E58303" w14:textId="577114F8" w:rsidR="009547A9" w:rsidRDefault="009547A9" w:rsidP="009F33BC">
                      <w:pPr>
                        <w:snapToGrid w:val="0"/>
                        <w:spacing w:line="100" w:lineRule="atLeast"/>
                        <w:jc w:val="left"/>
                        <w:rPr>
                          <w:sz w:val="12"/>
                          <w:szCs w:val="12"/>
                        </w:rPr>
                      </w:pPr>
                      <w:r>
                        <w:rPr>
                          <w:sz w:val="12"/>
                          <w:szCs w:val="12"/>
                        </w:rPr>
                        <w:t>全ての</w:t>
                      </w:r>
                      <w:r>
                        <w:rPr>
                          <w:rFonts w:hint="eastAsia"/>
                          <w:sz w:val="12"/>
                          <w:szCs w:val="12"/>
                        </w:rPr>
                        <w:t>Facility</w:t>
                      </w:r>
                    </w:p>
                    <w:p w14:paraId="01B91995" w14:textId="3913A674" w:rsidR="009F33BC" w:rsidRPr="00956317" w:rsidRDefault="009F33BC" w:rsidP="009F33BC">
                      <w:pPr>
                        <w:snapToGrid w:val="0"/>
                        <w:spacing w:line="100" w:lineRule="atLeast"/>
                        <w:jc w:val="left"/>
                        <w:rPr>
                          <w:sz w:val="12"/>
                          <w:szCs w:val="12"/>
                        </w:rPr>
                      </w:pPr>
                      <w:r>
                        <w:rPr>
                          <w:rFonts w:hint="eastAsia"/>
                          <w:sz w:val="12"/>
                          <w:szCs w:val="12"/>
                        </w:rPr>
                        <w:t>データ</w:t>
                      </w:r>
                    </w:p>
                  </w:txbxContent>
                </v:textbox>
              </v:shape>
            </w:pict>
          </mc:Fallback>
        </mc:AlternateContent>
      </w:r>
    </w:p>
    <w:p w14:paraId="69426E5D" w14:textId="4790E4E7" w:rsidR="00223D1E" w:rsidRDefault="00FC3120" w:rsidP="00C25014">
      <w:pPr>
        <w:pStyle w:val="ListParagraph"/>
        <w:ind w:leftChars="0" w:left="425"/>
      </w:pPr>
      <w:r>
        <w:rPr>
          <w:noProof/>
        </w:rPr>
        <mc:AlternateContent>
          <mc:Choice Requires="wps">
            <w:drawing>
              <wp:anchor distT="0" distB="0" distL="114300" distR="114300" simplePos="0" relativeHeight="251658572" behindDoc="0" locked="0" layoutInCell="1" allowOverlap="1" wp14:anchorId="29FFD800" wp14:editId="1C7B8BD3">
                <wp:simplePos x="0" y="0"/>
                <wp:positionH relativeFrom="column">
                  <wp:posOffset>3020695</wp:posOffset>
                </wp:positionH>
                <wp:positionV relativeFrom="paragraph">
                  <wp:posOffset>170422</wp:posOffset>
                </wp:positionV>
                <wp:extent cx="86360" cy="140335"/>
                <wp:effectExtent l="0" t="0" r="15240" b="12065"/>
                <wp:wrapNone/>
                <wp:docPr id="502" name="Rectangle 502"/>
                <wp:cNvGraphicFramePr/>
                <a:graphic xmlns:a="http://schemas.openxmlformats.org/drawingml/2006/main">
                  <a:graphicData uri="http://schemas.microsoft.com/office/word/2010/wordprocessingShape">
                    <wps:wsp>
                      <wps:cNvSpPr/>
                      <wps:spPr>
                        <a:xfrm>
                          <a:off x="0" y="0"/>
                          <a:ext cx="86360" cy="140335"/>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4444A918" id="Rectangle 502" o:spid="_x0000_s1026" style="position:absolute;margin-left:237.85pt;margin-top:13.4pt;width:6.8pt;height:11.05pt;z-index:2516585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" fillcolor="white [3212]" strokecolor="black [3213]" strokeweight=".5pt"/>
            </w:pict>
          </mc:Fallback>
        </mc:AlternateContent>
      </w:r>
      <w:r>
        <w:rPr>
          <w:noProof/>
        </w:rPr>
        <mc:AlternateContent>
          <mc:Choice Requires="wps">
            <w:drawing>
              <wp:anchor distT="0" distB="0" distL="114300" distR="114300" simplePos="0" relativeHeight="251658577" behindDoc="0" locked="0" layoutInCell="1" allowOverlap="1" wp14:anchorId="143DE91E" wp14:editId="0D407B9B">
                <wp:simplePos x="0" y="0"/>
                <wp:positionH relativeFrom="column">
                  <wp:posOffset>2073910</wp:posOffset>
                </wp:positionH>
                <wp:positionV relativeFrom="paragraph">
                  <wp:posOffset>166612</wp:posOffset>
                </wp:positionV>
                <wp:extent cx="989330" cy="0"/>
                <wp:effectExtent l="0" t="63500" r="1270" b="63500"/>
                <wp:wrapNone/>
                <wp:docPr id="100" name="Straight Arrow Connector 100"/>
                <wp:cNvGraphicFramePr/>
                <a:graphic xmlns:a="http://schemas.openxmlformats.org/drawingml/2006/main">
                  <a:graphicData uri="http://schemas.microsoft.com/office/word/2010/wordprocessingShape">
                    <wps:wsp>
                      <wps:cNvCnPr/>
                      <wps:spPr>
                        <a:xfrm flipV="1">
                          <a:off x="0" y="0"/>
                          <a:ext cx="9893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2F8CE1C2" id="Straight Arrow Connector 98" o:spid="_x0000_s1026" type="#_x0000_t32" style="position:absolute;margin-left:163.3pt;margin-top:13.1pt;width:77.9pt;height:0;flip:y;z-index:2516585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" strokecolor="black [3200]" strokeweight=".5pt">
                <v:stroke endarrow="block" joinstyle="miter"/>
              </v:shape>
            </w:pict>
          </mc:Fallback>
        </mc:AlternateContent>
      </w:r>
      <w:r>
        <w:rPr>
          <w:noProof/>
        </w:rPr>
        <mc:AlternateContent>
          <mc:Choice Requires="wps">
            <w:drawing>
              <wp:anchor distT="0" distB="0" distL="114300" distR="114300" simplePos="0" relativeHeight="251658578" behindDoc="0" locked="0" layoutInCell="1" allowOverlap="1" wp14:anchorId="20C5F36D" wp14:editId="3662A2FA">
                <wp:simplePos x="0" y="0"/>
                <wp:positionH relativeFrom="column">
                  <wp:posOffset>2075622</wp:posOffset>
                </wp:positionH>
                <wp:positionV relativeFrom="paragraph">
                  <wp:posOffset>67779</wp:posOffset>
                </wp:positionV>
                <wp:extent cx="1424940" cy="10287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424940" cy="102870"/>
                        </a:xfrm>
                        <a:prstGeom prst="rect">
                          <a:avLst/>
                        </a:prstGeom>
                        <a:noFill/>
                        <a:ln w="6350">
                          <a:noFill/>
                        </a:ln>
                      </wps:spPr>
                      <wps:txbx>
                        <w:txbxContent>
                          <w:p w14:paraId="7E513FD9" w14:textId="6B4E29E9" w:rsidR="00FC3120" w:rsidRPr="00FC3120" w:rsidRDefault="00FC3120" w:rsidP="00FC3120">
                            <w:pPr>
                              <w:snapToGrid w:val="0"/>
                              <w:spacing w:line="100" w:lineRule="atLeast"/>
                              <w:jc w:val="left"/>
                              <w:rPr>
                                <w:rFonts w:hint="eastAsia"/>
                                <w:sz w:val="10"/>
                                <w:szCs w:val="10"/>
                              </w:rPr>
                            </w:pPr>
                            <w:r w:rsidRPr="00FC3120">
                              <w:rPr>
                                <w:sz w:val="10"/>
                                <w:szCs w:val="10"/>
                              </w:rPr>
                              <w:t>choiseFacility</w:t>
                            </w:r>
                            <w:r w:rsidRPr="00FC3120">
                              <w:rPr>
                                <w:rFonts w:hint="eastAsia"/>
                                <w:sz w:val="10"/>
                                <w:szCs w:val="10"/>
                              </w:rPr>
                              <w:t>インスタンス作成</w:t>
                            </w:r>
                          </w:p>
                          <w:p w14:paraId="0E0B5921" w14:textId="77777777" w:rsidR="00FC3120" w:rsidRDefault="00FC3120" w:rsidP="00FC3120">
                            <w:pPr>
                              <w:snapToGrid w:val="0"/>
                              <w:spacing w:line="100" w:lineRule="atLeast"/>
                              <w:jc w:val="left"/>
                              <w:rPr>
                                <w:ins w:id="62" w:author="TKS21 黒羽晟"/>
                                <w:sz w:val="12"/>
                                <w:szCs w:val="12"/>
                              </w:rPr>
                            </w:pPr>
                            <w:ins w:id="63" w:author="TKS21 黒羽晟">
                              <w:r>
                                <w:rPr>
                                  <w:sz w:val="12"/>
                                  <w:szCs w:val="12"/>
                                </w:rPr>
                                <w:t>全ての</w:t>
                              </w:r>
                              <w:r>
                                <w:rPr>
                                  <w:rFonts w:hint="eastAsia"/>
                                  <w:sz w:val="12"/>
                                  <w:szCs w:val="12"/>
                                </w:rPr>
                                <w:t>Facility</w:t>
                              </w:r>
                            </w:ins>
                          </w:p>
                          <w:p w14:paraId="6466ECAD" w14:textId="77777777" w:rsidR="00FC3120" w:rsidRPr="00956317" w:rsidRDefault="00FC3120" w:rsidP="00FC3120">
                            <w:pPr>
                              <w:snapToGrid w:val="0"/>
                              <w:spacing w:line="100" w:lineRule="atLeast"/>
                              <w:jc w:val="left"/>
                              <w:rPr>
                                <w:sz w:val="12"/>
                                <w:szCs w:val="12"/>
                              </w:rPr>
                            </w:pPr>
                            <w:ins w:id="64" w:author="TKS21 黒羽晟">
                              <w:r>
                                <w:rPr>
                                  <w:rFonts w:hint="eastAsia"/>
                                  <w:sz w:val="12"/>
                                  <w:szCs w:val="12"/>
                                </w:rPr>
                                <w:t>データ</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5F36D" id="Text Box 102" o:spid="_x0000_s1237" type="#_x0000_t202" style="position:absolute;left:0;text-align:left;margin-left:163.45pt;margin-top:5.35pt;width:112.2pt;height:8.1pt;z-index:2516585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" filled="f" stroked="f" strokeweight=".5pt">
                <v:textbox inset="0,0,0,0">
                  <w:txbxContent>
                    <w:p w14:paraId="7E513FD9" w14:textId="6B4E29E9" w:rsidR="00FC3120" w:rsidRPr="00FC3120" w:rsidRDefault="00FC3120" w:rsidP="00FC3120">
                      <w:pPr>
                        <w:snapToGrid w:val="0"/>
                        <w:spacing w:line="100" w:lineRule="atLeast"/>
                        <w:jc w:val="left"/>
                        <w:rPr>
                          <w:rFonts w:hint="eastAsia"/>
                          <w:sz w:val="10"/>
                          <w:szCs w:val="10"/>
                        </w:rPr>
                      </w:pPr>
                      <w:r w:rsidRPr="00FC3120">
                        <w:rPr>
                          <w:sz w:val="10"/>
                          <w:szCs w:val="10"/>
                        </w:rPr>
                        <w:t>choiseFacility</w:t>
                      </w:r>
                      <w:r w:rsidRPr="00FC3120">
                        <w:rPr>
                          <w:rFonts w:hint="eastAsia"/>
                          <w:sz w:val="10"/>
                          <w:szCs w:val="10"/>
                        </w:rPr>
                        <w:t>インスタンス作成</w:t>
                      </w:r>
                    </w:p>
                    <w:p w14:paraId="0E0B5921" w14:textId="77777777" w:rsidR="00FC3120" w:rsidRDefault="00FC3120" w:rsidP="00FC3120">
                      <w:pPr>
                        <w:snapToGrid w:val="0"/>
                        <w:spacing w:line="100" w:lineRule="atLeast"/>
                        <w:jc w:val="left"/>
                        <w:rPr>
                          <w:ins w:id="65" w:author="TKS21 黒羽晟"/>
                          <w:sz w:val="12"/>
                          <w:szCs w:val="12"/>
                        </w:rPr>
                      </w:pPr>
                      <w:ins w:id="66" w:author="TKS21 黒羽晟">
                        <w:r>
                          <w:rPr>
                            <w:sz w:val="12"/>
                            <w:szCs w:val="12"/>
                          </w:rPr>
                          <w:t>全ての</w:t>
                        </w:r>
                        <w:r>
                          <w:rPr>
                            <w:rFonts w:hint="eastAsia"/>
                            <w:sz w:val="12"/>
                            <w:szCs w:val="12"/>
                          </w:rPr>
                          <w:t>Facility</w:t>
                        </w:r>
                      </w:ins>
                    </w:p>
                    <w:p w14:paraId="6466ECAD" w14:textId="77777777" w:rsidR="00FC3120" w:rsidRPr="00956317" w:rsidRDefault="00FC3120" w:rsidP="00FC3120">
                      <w:pPr>
                        <w:snapToGrid w:val="0"/>
                        <w:spacing w:line="100" w:lineRule="atLeast"/>
                        <w:jc w:val="left"/>
                        <w:rPr>
                          <w:sz w:val="12"/>
                          <w:szCs w:val="12"/>
                        </w:rPr>
                      </w:pPr>
                      <w:ins w:id="67" w:author="TKS21 黒羽晟">
                        <w:r>
                          <w:rPr>
                            <w:rFonts w:hint="eastAsia"/>
                            <w:sz w:val="12"/>
                            <w:szCs w:val="12"/>
                          </w:rPr>
                          <w:t>データ</w:t>
                        </w:r>
                      </w:ins>
                    </w:p>
                  </w:txbxContent>
                </v:textbox>
              </v:shape>
            </w:pict>
          </mc:Fallback>
        </mc:AlternateContent>
      </w:r>
      <w:r w:rsidR="00223D1E">
        <w:rPr>
          <w:noProof/>
        </w:rPr>
        <mc:AlternateContent>
          <mc:Choice Requires="wps">
            <w:drawing>
              <wp:anchor distT="0" distB="0" distL="114300" distR="114300" simplePos="0" relativeHeight="251658585" behindDoc="0" locked="0" layoutInCell="1" allowOverlap="1" wp14:anchorId="7210F31A" wp14:editId="405AD3A8">
                <wp:simplePos x="0" y="0"/>
                <wp:positionH relativeFrom="column">
                  <wp:posOffset>949960</wp:posOffset>
                </wp:positionH>
                <wp:positionV relativeFrom="paragraph">
                  <wp:posOffset>93073</wp:posOffset>
                </wp:positionV>
                <wp:extent cx="1066800" cy="115570"/>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1066800" cy="115570"/>
                        </a:xfrm>
                        <a:prstGeom prst="rect">
                          <a:avLst/>
                        </a:prstGeom>
                        <a:noFill/>
                        <a:ln w="6350">
                          <a:noFill/>
                        </a:ln>
                      </wps:spPr>
                      <wps:txbx>
                        <w:txbxContent>
                          <w:p w14:paraId="5D8A1864" w14:textId="084943A4" w:rsidR="00223D1E" w:rsidRDefault="00223D1E" w:rsidP="00223D1E">
                            <w:pPr>
                              <w:snapToGrid w:val="0"/>
                              <w:spacing w:line="100" w:lineRule="atLeast"/>
                              <w:jc w:val="left"/>
                              <w:rPr>
                                <w:rFonts w:hint="eastAsia"/>
                                <w:sz w:val="10"/>
                                <w:szCs w:val="10"/>
                              </w:rPr>
                            </w:pPr>
                            <w:r>
                              <w:rPr>
                                <w:rFonts w:hint="eastAsia"/>
                                <w:sz w:val="10"/>
                                <w:szCs w:val="10"/>
                              </w:rPr>
                              <w:t>s</w:t>
                            </w:r>
                            <w:r>
                              <w:rPr>
                                <w:sz w:val="10"/>
                                <w:szCs w:val="10"/>
                              </w:rPr>
                              <w:t>etBounds (</w:t>
                            </w:r>
                            <w:r>
                              <w:rPr>
                                <w:rFonts w:hint="eastAsia"/>
                                <w:sz w:val="10"/>
                                <w:szCs w:val="10"/>
                              </w:rPr>
                              <w:t>サイズ・表示位置設定)</w:t>
                            </w:r>
                          </w:p>
                          <w:p w14:paraId="15D68DF2" w14:textId="77777777" w:rsidR="00223D1E" w:rsidRPr="008A7ACB" w:rsidRDefault="00223D1E" w:rsidP="00223D1E">
                            <w:pPr>
                              <w:snapToGrid w:val="0"/>
                              <w:spacing w:line="100" w:lineRule="atLeast"/>
                              <w:jc w:val="left"/>
                              <w:rPr>
                                <w:rFonts w:hint="eastAsia"/>
                                <w:sz w:val="10"/>
                                <w:szCs w:val="10"/>
                              </w:rPr>
                            </w:pPr>
                          </w:p>
                          <w:p w14:paraId="63104525" w14:textId="77777777" w:rsidR="00223D1E" w:rsidRPr="008A7ACB" w:rsidRDefault="00223D1E" w:rsidP="00223D1E">
                            <w:pPr>
                              <w:snapToGrid w:val="0"/>
                              <w:spacing w:line="100" w:lineRule="atLeast"/>
                              <w:jc w:val="left"/>
                              <w:rPr>
                                <w:rFonts w:hint="eastAsia"/>
                                <w:sz w:val="10"/>
                                <w:szCs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0F31A" id="Text Box 111" o:spid="_x0000_s1238" type="#_x0000_t202" style="position:absolute;left:0;text-align:left;margin-left:74.8pt;margin-top:7.35pt;width:84pt;height:9.1pt;z-index:2516585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" filled="f" stroked="f" strokeweight=".5pt">
                <v:textbox inset="0,0,0,0">
                  <w:txbxContent>
                    <w:p w14:paraId="5D8A1864" w14:textId="084943A4" w:rsidR="00223D1E" w:rsidRDefault="00223D1E" w:rsidP="00223D1E">
                      <w:pPr>
                        <w:snapToGrid w:val="0"/>
                        <w:spacing w:line="100" w:lineRule="atLeast"/>
                        <w:jc w:val="left"/>
                        <w:rPr>
                          <w:rFonts w:hint="eastAsia"/>
                          <w:sz w:val="10"/>
                          <w:szCs w:val="10"/>
                        </w:rPr>
                      </w:pPr>
                      <w:r>
                        <w:rPr>
                          <w:rFonts w:hint="eastAsia"/>
                          <w:sz w:val="10"/>
                          <w:szCs w:val="10"/>
                        </w:rPr>
                        <w:t>s</w:t>
                      </w:r>
                      <w:r>
                        <w:rPr>
                          <w:sz w:val="10"/>
                          <w:szCs w:val="10"/>
                        </w:rPr>
                        <w:t>etBounds (</w:t>
                      </w:r>
                      <w:r>
                        <w:rPr>
                          <w:rFonts w:hint="eastAsia"/>
                          <w:sz w:val="10"/>
                          <w:szCs w:val="10"/>
                        </w:rPr>
                        <w:t>サイズ・表示位置設定)</w:t>
                      </w:r>
                    </w:p>
                    <w:p w14:paraId="15D68DF2" w14:textId="77777777" w:rsidR="00223D1E" w:rsidRPr="008A7ACB" w:rsidRDefault="00223D1E" w:rsidP="00223D1E">
                      <w:pPr>
                        <w:snapToGrid w:val="0"/>
                        <w:spacing w:line="100" w:lineRule="atLeast"/>
                        <w:jc w:val="left"/>
                        <w:rPr>
                          <w:rFonts w:hint="eastAsia"/>
                          <w:sz w:val="10"/>
                          <w:szCs w:val="10"/>
                        </w:rPr>
                      </w:pPr>
                    </w:p>
                    <w:p w14:paraId="63104525" w14:textId="77777777" w:rsidR="00223D1E" w:rsidRPr="008A7ACB" w:rsidRDefault="00223D1E" w:rsidP="00223D1E">
                      <w:pPr>
                        <w:snapToGrid w:val="0"/>
                        <w:spacing w:line="100" w:lineRule="atLeast"/>
                        <w:jc w:val="left"/>
                        <w:rPr>
                          <w:rFonts w:hint="eastAsia"/>
                          <w:sz w:val="10"/>
                          <w:szCs w:val="10"/>
                        </w:rPr>
                      </w:pPr>
                    </w:p>
                  </w:txbxContent>
                </v:textbox>
              </v:shape>
            </w:pict>
          </mc:Fallback>
        </mc:AlternateContent>
      </w:r>
      <w:r w:rsidR="00223D1E">
        <w:rPr>
          <w:noProof/>
        </w:rPr>
        <mc:AlternateContent>
          <mc:Choice Requires="wps">
            <w:drawing>
              <wp:anchor distT="0" distB="0" distL="114300" distR="114300" simplePos="0" relativeHeight="251658583" behindDoc="0" locked="0" layoutInCell="1" allowOverlap="1" wp14:anchorId="6081CC68" wp14:editId="18C58C83">
                <wp:simplePos x="0" y="0"/>
                <wp:positionH relativeFrom="column">
                  <wp:posOffset>2104571</wp:posOffset>
                </wp:positionH>
                <wp:positionV relativeFrom="paragraph">
                  <wp:posOffset>141514</wp:posOffset>
                </wp:positionV>
                <wp:extent cx="921658" cy="196850"/>
                <wp:effectExtent l="0" t="0" r="5715" b="6350"/>
                <wp:wrapNone/>
                <wp:docPr id="109" name="Text Box 109"/>
                <wp:cNvGraphicFramePr/>
                <a:graphic xmlns:a="http://schemas.openxmlformats.org/drawingml/2006/main">
                  <a:graphicData uri="http://schemas.microsoft.com/office/word/2010/wordprocessingShape">
                    <wps:wsp>
                      <wps:cNvSpPr txBox="1"/>
                      <wps:spPr>
                        <a:xfrm>
                          <a:off x="0" y="0"/>
                          <a:ext cx="921658" cy="196850"/>
                        </a:xfrm>
                        <a:prstGeom prst="rect">
                          <a:avLst/>
                        </a:prstGeom>
                        <a:noFill/>
                        <a:ln w="6350">
                          <a:noFill/>
                        </a:ln>
                      </wps:spPr>
                      <wps:txbx>
                        <w:txbxContent>
                          <w:p w14:paraId="3A804E62" w14:textId="5950F55E" w:rsidR="00223D1E" w:rsidRDefault="00223D1E" w:rsidP="00223D1E">
                            <w:pPr>
                              <w:snapToGrid w:val="0"/>
                              <w:spacing w:line="100" w:lineRule="atLeast"/>
                              <w:jc w:val="left"/>
                              <w:rPr>
                                <w:rFonts w:hint="eastAsia"/>
                                <w:sz w:val="10"/>
                                <w:szCs w:val="10"/>
                              </w:rPr>
                            </w:pPr>
                            <w:r>
                              <w:rPr>
                                <w:sz w:val="10"/>
                                <w:szCs w:val="10"/>
                              </w:rPr>
                              <w:t>ボタン</w:t>
                            </w:r>
                            <w:r>
                              <w:rPr>
                                <w:rFonts w:hint="eastAsia"/>
                                <w:sz w:val="10"/>
                                <w:szCs w:val="10"/>
                              </w:rPr>
                              <w:t>、テキストフィールド等を組み立てる</w:t>
                            </w:r>
                          </w:p>
                          <w:p w14:paraId="7EF32A36" w14:textId="77777777" w:rsidR="00223D1E" w:rsidRPr="008A7ACB" w:rsidRDefault="00223D1E" w:rsidP="00223D1E">
                            <w:pPr>
                              <w:snapToGrid w:val="0"/>
                              <w:spacing w:line="100" w:lineRule="atLeast"/>
                              <w:jc w:val="left"/>
                              <w:rPr>
                                <w:rFonts w:hint="eastAsia"/>
                                <w:sz w:val="10"/>
                                <w:szCs w:val="10"/>
                              </w:rPr>
                            </w:pPr>
                          </w:p>
                          <w:p w14:paraId="51A742D1" w14:textId="77777777" w:rsidR="00223D1E" w:rsidRPr="008A7ACB" w:rsidRDefault="00223D1E" w:rsidP="00223D1E">
                            <w:pPr>
                              <w:snapToGrid w:val="0"/>
                              <w:spacing w:line="100" w:lineRule="atLeast"/>
                              <w:jc w:val="left"/>
                              <w:rPr>
                                <w:rFonts w:hint="eastAsia"/>
                                <w:sz w:val="10"/>
                                <w:szCs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1CC68" id="Text Box 109" o:spid="_x0000_s1239" type="#_x0000_t202" style="position:absolute;left:0;text-align:left;margin-left:165.7pt;margin-top:11.15pt;width:72.55pt;height:15.5pt;z-index:2516585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" filled="f" stroked="f" strokeweight=".5pt">
                <v:textbox inset="0,0,0,0">
                  <w:txbxContent>
                    <w:p w14:paraId="3A804E62" w14:textId="5950F55E" w:rsidR="00223D1E" w:rsidRDefault="00223D1E" w:rsidP="00223D1E">
                      <w:pPr>
                        <w:snapToGrid w:val="0"/>
                        <w:spacing w:line="100" w:lineRule="atLeast"/>
                        <w:jc w:val="left"/>
                        <w:rPr>
                          <w:rFonts w:hint="eastAsia"/>
                          <w:sz w:val="10"/>
                          <w:szCs w:val="10"/>
                        </w:rPr>
                      </w:pPr>
                      <w:r>
                        <w:rPr>
                          <w:sz w:val="10"/>
                          <w:szCs w:val="10"/>
                        </w:rPr>
                        <w:t>ボタン</w:t>
                      </w:r>
                      <w:r>
                        <w:rPr>
                          <w:rFonts w:hint="eastAsia"/>
                          <w:sz w:val="10"/>
                          <w:szCs w:val="10"/>
                        </w:rPr>
                        <w:t>、テキストフィールド等を組み立てる</w:t>
                      </w:r>
                    </w:p>
                    <w:p w14:paraId="7EF32A36" w14:textId="77777777" w:rsidR="00223D1E" w:rsidRPr="008A7ACB" w:rsidRDefault="00223D1E" w:rsidP="00223D1E">
                      <w:pPr>
                        <w:snapToGrid w:val="0"/>
                        <w:spacing w:line="100" w:lineRule="atLeast"/>
                        <w:jc w:val="left"/>
                        <w:rPr>
                          <w:rFonts w:hint="eastAsia"/>
                          <w:sz w:val="10"/>
                          <w:szCs w:val="10"/>
                        </w:rPr>
                      </w:pPr>
                    </w:p>
                    <w:p w14:paraId="51A742D1" w14:textId="77777777" w:rsidR="00223D1E" w:rsidRPr="008A7ACB" w:rsidRDefault="00223D1E" w:rsidP="00223D1E">
                      <w:pPr>
                        <w:snapToGrid w:val="0"/>
                        <w:spacing w:line="100" w:lineRule="atLeast"/>
                        <w:jc w:val="left"/>
                        <w:rPr>
                          <w:rFonts w:hint="eastAsia"/>
                          <w:sz w:val="10"/>
                          <w:szCs w:val="10"/>
                        </w:rPr>
                      </w:pPr>
                    </w:p>
                  </w:txbxContent>
                </v:textbox>
              </v:shape>
            </w:pict>
          </mc:Fallback>
        </mc:AlternateContent>
      </w:r>
      <w:r w:rsidR="00223D1E">
        <w:rPr>
          <w:noProof/>
        </w:rPr>
        <mc:AlternateContent>
          <mc:Choice Requires="wps">
            <w:drawing>
              <wp:anchor distT="0" distB="0" distL="114300" distR="114300" simplePos="0" relativeHeight="251658581" behindDoc="0" locked="0" layoutInCell="1" allowOverlap="1" wp14:anchorId="3B7F261B" wp14:editId="3B004F40">
                <wp:simplePos x="0" y="0"/>
                <wp:positionH relativeFrom="column">
                  <wp:posOffset>928098</wp:posOffset>
                </wp:positionH>
                <wp:positionV relativeFrom="paragraph">
                  <wp:posOffset>222250</wp:posOffset>
                </wp:positionV>
                <wp:extent cx="1064260" cy="0"/>
                <wp:effectExtent l="0" t="63500" r="0" b="76200"/>
                <wp:wrapNone/>
                <wp:docPr id="105" name="Straight Arrow Connector 105"/>
                <wp:cNvGraphicFramePr/>
                <a:graphic xmlns:a="http://schemas.openxmlformats.org/drawingml/2006/main">
                  <a:graphicData uri="http://schemas.microsoft.com/office/word/2010/wordprocessingShape">
                    <wps:wsp>
                      <wps:cNvCnPr/>
                      <wps:spPr>
                        <a:xfrm flipV="1">
                          <a:off x="0" y="0"/>
                          <a:ext cx="10642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040B65FF" id="Straight Arrow Connector 98" o:spid="_x0000_s1026" type="#_x0000_t32" style="position:absolute;margin-left:73.1pt;margin-top:17.5pt;width:83.8pt;height:0;flip:y;z-index:251658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" strokecolor="black [3200]" strokeweight=".5pt">
                <v:stroke endarrow="block" joinstyle="miter"/>
              </v:shape>
            </w:pict>
          </mc:Fallback>
        </mc:AlternateContent>
      </w:r>
      <w:r w:rsidR="00223D1E">
        <w:rPr>
          <w:noProof/>
        </w:rPr>
        <mc:AlternateContent>
          <mc:Choice Requires="wps">
            <w:drawing>
              <wp:anchor distT="0" distB="0" distL="114300" distR="114300" simplePos="0" relativeHeight="251658579" behindDoc="0" locked="0" layoutInCell="1" allowOverlap="1" wp14:anchorId="6E53F28F" wp14:editId="69A72305">
                <wp:simplePos x="0" y="0"/>
                <wp:positionH relativeFrom="column">
                  <wp:posOffset>1995170</wp:posOffset>
                </wp:positionH>
                <wp:positionV relativeFrom="paragraph">
                  <wp:posOffset>157843</wp:posOffset>
                </wp:positionV>
                <wp:extent cx="86360" cy="140335"/>
                <wp:effectExtent l="0" t="0" r="15240" b="12065"/>
                <wp:wrapNone/>
                <wp:docPr id="103" name="Rectangle 103"/>
                <wp:cNvGraphicFramePr/>
                <a:graphic xmlns:a="http://schemas.openxmlformats.org/drawingml/2006/main">
                  <a:graphicData uri="http://schemas.microsoft.com/office/word/2010/wordprocessingShape">
                    <wps:wsp>
                      <wps:cNvSpPr/>
                      <wps:spPr>
                        <a:xfrm>
                          <a:off x="0" y="0"/>
                          <a:ext cx="86360" cy="140335"/>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7BAEC7E2" id="Rectangle 502" o:spid="_x0000_s1026" style="position:absolute;margin-left:157.1pt;margin-top:12.45pt;width:6.8pt;height:11.05pt;z-index:2516585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" fillcolor="white [3212]" strokecolor="black [3213]" strokeweight=".5pt"/>
            </w:pict>
          </mc:Fallback>
        </mc:AlternateContent>
      </w:r>
    </w:p>
    <w:p w14:paraId="34781C3B" w14:textId="1CAA459E" w:rsidR="00223D1E" w:rsidRDefault="00921FD0" w:rsidP="00223D1E">
      <w:pPr>
        <w:ind w:firstLineChars="405" w:firstLine="850"/>
      </w:pPr>
      <w:r>
        <w:rPr>
          <w:noProof/>
        </w:rPr>
        <mc:AlternateContent>
          <mc:Choice Requires="wps">
            <w:drawing>
              <wp:anchor distT="0" distB="0" distL="114300" distR="114300" simplePos="0" relativeHeight="251658584" behindDoc="0" locked="0" layoutInCell="1" allowOverlap="1" wp14:anchorId="6FD7A0AC" wp14:editId="1D49F92D">
                <wp:simplePos x="0" y="0"/>
                <wp:positionH relativeFrom="column">
                  <wp:posOffset>2104136</wp:posOffset>
                </wp:positionH>
                <wp:positionV relativeFrom="paragraph">
                  <wp:posOffset>103759</wp:posOffset>
                </wp:positionV>
                <wp:extent cx="921658" cy="196850"/>
                <wp:effectExtent l="0" t="0" r="5715" b="6350"/>
                <wp:wrapNone/>
                <wp:docPr id="110" name="Text Box 110"/>
                <wp:cNvGraphicFramePr/>
                <a:graphic xmlns:a="http://schemas.openxmlformats.org/drawingml/2006/main">
                  <a:graphicData uri="http://schemas.microsoft.com/office/word/2010/wordprocessingShape">
                    <wps:wsp>
                      <wps:cNvSpPr txBox="1"/>
                      <wps:spPr>
                        <a:xfrm>
                          <a:off x="0" y="0"/>
                          <a:ext cx="921658" cy="196850"/>
                        </a:xfrm>
                        <a:prstGeom prst="rect">
                          <a:avLst/>
                        </a:prstGeom>
                        <a:noFill/>
                        <a:ln w="6350">
                          <a:noFill/>
                        </a:ln>
                      </wps:spPr>
                      <wps:txbx>
                        <w:txbxContent>
                          <w:p w14:paraId="2A314675" w14:textId="79670141" w:rsidR="00223D1E" w:rsidRDefault="00223D1E" w:rsidP="00223D1E">
                            <w:pPr>
                              <w:snapToGrid w:val="0"/>
                              <w:spacing w:line="100" w:lineRule="atLeast"/>
                              <w:jc w:val="left"/>
                              <w:rPr>
                                <w:sz w:val="10"/>
                                <w:szCs w:val="10"/>
                              </w:rPr>
                            </w:pPr>
                            <w:r>
                              <w:rPr>
                                <w:sz w:val="10"/>
                                <w:szCs w:val="10"/>
                              </w:rPr>
                              <w:t>ボタン</w:t>
                            </w:r>
                            <w:r>
                              <w:rPr>
                                <w:rFonts w:hint="eastAsia"/>
                                <w:sz w:val="10"/>
                                <w:szCs w:val="10"/>
                              </w:rPr>
                              <w:t>、W</w:t>
                            </w:r>
                            <w:r>
                              <w:rPr>
                                <w:sz w:val="10"/>
                                <w:szCs w:val="10"/>
                              </w:rPr>
                              <w:t>indow</w:t>
                            </w:r>
                            <w:r>
                              <w:rPr>
                                <w:rFonts w:hint="eastAsia"/>
                                <w:sz w:val="10"/>
                                <w:szCs w:val="10"/>
                              </w:rPr>
                              <w:t>リスナーを</w:t>
                            </w:r>
                          </w:p>
                          <w:p w14:paraId="7FA8266D" w14:textId="7F011100" w:rsidR="00223D1E" w:rsidRDefault="00223D1E" w:rsidP="00223D1E">
                            <w:pPr>
                              <w:snapToGrid w:val="0"/>
                              <w:spacing w:line="100" w:lineRule="atLeast"/>
                              <w:jc w:val="left"/>
                              <w:rPr>
                                <w:sz w:val="10"/>
                                <w:szCs w:val="10"/>
                              </w:rPr>
                            </w:pPr>
                            <w:r>
                              <w:rPr>
                                <w:rFonts w:hint="eastAsia"/>
                                <w:sz w:val="10"/>
                                <w:szCs w:val="10"/>
                              </w:rPr>
                              <w:t>登録する</w:t>
                            </w:r>
                          </w:p>
                          <w:p w14:paraId="3F68B405" w14:textId="77777777" w:rsidR="00223D1E" w:rsidRPr="008A7ACB" w:rsidRDefault="00223D1E" w:rsidP="00223D1E">
                            <w:pPr>
                              <w:snapToGrid w:val="0"/>
                              <w:spacing w:line="100" w:lineRule="atLeast"/>
                              <w:jc w:val="left"/>
                              <w:rPr>
                                <w:sz w:val="10"/>
                                <w:szCs w:val="10"/>
                              </w:rPr>
                            </w:pPr>
                          </w:p>
                          <w:p w14:paraId="2ECF0287" w14:textId="77777777" w:rsidR="00223D1E" w:rsidRPr="008A7ACB" w:rsidRDefault="00223D1E" w:rsidP="00223D1E">
                            <w:pPr>
                              <w:snapToGrid w:val="0"/>
                              <w:spacing w:line="100" w:lineRule="atLeast"/>
                              <w:jc w:val="left"/>
                              <w:rPr>
                                <w:sz w:val="10"/>
                                <w:szCs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7A0AC" id="Text Box 110" o:spid="_x0000_s1240" type="#_x0000_t202" style="position:absolute;left:0;text-align:left;margin-left:165.7pt;margin-top:8.15pt;width:72.55pt;height:15.5pt;z-index:251658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" filled="f" stroked="f" strokeweight=".5pt">
                <v:textbox inset="0,0,0,0">
                  <w:txbxContent>
                    <w:p w14:paraId="2A314675" w14:textId="79670141" w:rsidR="00223D1E" w:rsidRDefault="00223D1E" w:rsidP="00223D1E">
                      <w:pPr>
                        <w:snapToGrid w:val="0"/>
                        <w:spacing w:line="100" w:lineRule="atLeast"/>
                        <w:jc w:val="left"/>
                        <w:rPr>
                          <w:sz w:val="10"/>
                          <w:szCs w:val="10"/>
                        </w:rPr>
                      </w:pPr>
                      <w:r>
                        <w:rPr>
                          <w:sz w:val="10"/>
                          <w:szCs w:val="10"/>
                        </w:rPr>
                        <w:t>ボタン</w:t>
                      </w:r>
                      <w:r>
                        <w:rPr>
                          <w:rFonts w:hint="eastAsia"/>
                          <w:sz w:val="10"/>
                          <w:szCs w:val="10"/>
                        </w:rPr>
                        <w:t>、W</w:t>
                      </w:r>
                      <w:r>
                        <w:rPr>
                          <w:sz w:val="10"/>
                          <w:szCs w:val="10"/>
                        </w:rPr>
                        <w:t>indow</w:t>
                      </w:r>
                      <w:r>
                        <w:rPr>
                          <w:rFonts w:hint="eastAsia"/>
                          <w:sz w:val="10"/>
                          <w:szCs w:val="10"/>
                        </w:rPr>
                        <w:t>リスナーを</w:t>
                      </w:r>
                    </w:p>
                    <w:p w14:paraId="7FA8266D" w14:textId="7F011100" w:rsidR="00223D1E" w:rsidRDefault="00223D1E" w:rsidP="00223D1E">
                      <w:pPr>
                        <w:snapToGrid w:val="0"/>
                        <w:spacing w:line="100" w:lineRule="atLeast"/>
                        <w:jc w:val="left"/>
                        <w:rPr>
                          <w:sz w:val="10"/>
                          <w:szCs w:val="10"/>
                        </w:rPr>
                      </w:pPr>
                      <w:r>
                        <w:rPr>
                          <w:rFonts w:hint="eastAsia"/>
                          <w:sz w:val="10"/>
                          <w:szCs w:val="10"/>
                        </w:rPr>
                        <w:t>登録する</w:t>
                      </w:r>
                    </w:p>
                    <w:p w14:paraId="3F68B405" w14:textId="77777777" w:rsidR="00223D1E" w:rsidRPr="008A7ACB" w:rsidRDefault="00223D1E" w:rsidP="00223D1E">
                      <w:pPr>
                        <w:snapToGrid w:val="0"/>
                        <w:spacing w:line="100" w:lineRule="atLeast"/>
                        <w:jc w:val="left"/>
                        <w:rPr>
                          <w:sz w:val="10"/>
                          <w:szCs w:val="10"/>
                        </w:rPr>
                      </w:pPr>
                    </w:p>
                    <w:p w14:paraId="2ECF0287" w14:textId="77777777" w:rsidR="00223D1E" w:rsidRPr="008A7ACB" w:rsidRDefault="00223D1E" w:rsidP="00223D1E">
                      <w:pPr>
                        <w:snapToGrid w:val="0"/>
                        <w:spacing w:line="100" w:lineRule="atLeast"/>
                        <w:jc w:val="left"/>
                        <w:rPr>
                          <w:sz w:val="10"/>
                          <w:szCs w:val="10"/>
                        </w:rPr>
                      </w:pPr>
                    </w:p>
                  </w:txbxContent>
                </v:textbox>
              </v:shape>
            </w:pict>
          </mc:Fallback>
        </mc:AlternateContent>
      </w:r>
      <w:r w:rsidR="00852783">
        <w:rPr>
          <w:noProof/>
        </w:rPr>
        <mc:AlternateContent>
          <mc:Choice Requires="wps">
            <w:drawing>
              <wp:anchor distT="0" distB="0" distL="114300" distR="114300" simplePos="0" relativeHeight="251658589" behindDoc="0" locked="0" layoutInCell="1" allowOverlap="1" wp14:anchorId="55EA7C9D" wp14:editId="11F8457C">
                <wp:simplePos x="0" y="0"/>
                <wp:positionH relativeFrom="column">
                  <wp:posOffset>1015365</wp:posOffset>
                </wp:positionH>
                <wp:positionV relativeFrom="paragraph">
                  <wp:posOffset>211628</wp:posOffset>
                </wp:positionV>
                <wp:extent cx="603976" cy="115570"/>
                <wp:effectExtent l="0" t="0" r="5715" b="0"/>
                <wp:wrapNone/>
                <wp:docPr id="119" name="Text Box 119"/>
                <wp:cNvGraphicFramePr/>
                <a:graphic xmlns:a="http://schemas.openxmlformats.org/drawingml/2006/main">
                  <a:graphicData uri="http://schemas.microsoft.com/office/word/2010/wordprocessingShape">
                    <wps:wsp>
                      <wps:cNvSpPr txBox="1"/>
                      <wps:spPr>
                        <a:xfrm>
                          <a:off x="0" y="0"/>
                          <a:ext cx="603976" cy="115570"/>
                        </a:xfrm>
                        <a:prstGeom prst="rect">
                          <a:avLst/>
                        </a:prstGeom>
                        <a:noFill/>
                        <a:ln w="6350">
                          <a:noFill/>
                        </a:ln>
                      </wps:spPr>
                      <wps:txbx>
                        <w:txbxContent>
                          <w:p w14:paraId="41C084C0" w14:textId="5FF4FA81" w:rsidR="009538E3" w:rsidRDefault="009538E3" w:rsidP="009538E3">
                            <w:pPr>
                              <w:snapToGrid w:val="0"/>
                              <w:spacing w:line="100" w:lineRule="atLeast"/>
                              <w:jc w:val="left"/>
                              <w:rPr>
                                <w:sz w:val="10"/>
                                <w:szCs w:val="10"/>
                              </w:rPr>
                            </w:pPr>
                            <w:r>
                              <w:rPr>
                                <w:rFonts w:hint="eastAsia"/>
                                <w:sz w:val="10"/>
                                <w:szCs w:val="10"/>
                              </w:rPr>
                              <w:t>新規予約ボタン押下</w:t>
                            </w:r>
                          </w:p>
                          <w:p w14:paraId="11B18176" w14:textId="77777777" w:rsidR="009538E3" w:rsidRPr="008A7ACB" w:rsidRDefault="009538E3" w:rsidP="009538E3">
                            <w:pPr>
                              <w:snapToGrid w:val="0"/>
                              <w:spacing w:line="100" w:lineRule="atLeast"/>
                              <w:jc w:val="left"/>
                              <w:rPr>
                                <w:sz w:val="10"/>
                                <w:szCs w:val="10"/>
                              </w:rPr>
                            </w:pPr>
                          </w:p>
                          <w:p w14:paraId="61C038D3" w14:textId="77777777" w:rsidR="009538E3" w:rsidRPr="008A7ACB" w:rsidRDefault="009538E3" w:rsidP="009538E3">
                            <w:pPr>
                              <w:snapToGrid w:val="0"/>
                              <w:spacing w:line="100" w:lineRule="atLeast"/>
                              <w:jc w:val="left"/>
                              <w:rPr>
                                <w:sz w:val="10"/>
                                <w:szCs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A7C9D" id="Text Box 119" o:spid="_x0000_s1241" type="#_x0000_t202" style="position:absolute;left:0;text-align:left;margin-left:79.95pt;margin-top:16.65pt;width:47.55pt;height:9.1pt;z-index:2516585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" filled="f" stroked="f" strokeweight=".5pt">
                <v:textbox inset="0,0,0,0">
                  <w:txbxContent>
                    <w:p w14:paraId="41C084C0" w14:textId="5FF4FA81" w:rsidR="009538E3" w:rsidRDefault="009538E3" w:rsidP="009538E3">
                      <w:pPr>
                        <w:snapToGrid w:val="0"/>
                        <w:spacing w:line="100" w:lineRule="atLeast"/>
                        <w:jc w:val="left"/>
                        <w:rPr>
                          <w:sz w:val="10"/>
                          <w:szCs w:val="10"/>
                        </w:rPr>
                      </w:pPr>
                      <w:r>
                        <w:rPr>
                          <w:rFonts w:hint="eastAsia"/>
                          <w:sz w:val="10"/>
                          <w:szCs w:val="10"/>
                        </w:rPr>
                        <w:t>新規予約ボタン押下</w:t>
                      </w:r>
                    </w:p>
                    <w:p w14:paraId="11B18176" w14:textId="77777777" w:rsidR="009538E3" w:rsidRPr="008A7ACB" w:rsidRDefault="009538E3" w:rsidP="009538E3">
                      <w:pPr>
                        <w:snapToGrid w:val="0"/>
                        <w:spacing w:line="100" w:lineRule="atLeast"/>
                        <w:jc w:val="left"/>
                        <w:rPr>
                          <w:sz w:val="10"/>
                          <w:szCs w:val="10"/>
                        </w:rPr>
                      </w:pPr>
                    </w:p>
                    <w:p w14:paraId="61C038D3" w14:textId="77777777" w:rsidR="009538E3" w:rsidRPr="008A7ACB" w:rsidRDefault="009538E3" w:rsidP="009538E3">
                      <w:pPr>
                        <w:snapToGrid w:val="0"/>
                        <w:spacing w:line="100" w:lineRule="atLeast"/>
                        <w:jc w:val="left"/>
                        <w:rPr>
                          <w:sz w:val="10"/>
                          <w:szCs w:val="10"/>
                        </w:rPr>
                      </w:pPr>
                    </w:p>
                  </w:txbxContent>
                </v:textbox>
              </v:shape>
            </w:pict>
          </mc:Fallback>
        </mc:AlternateContent>
      </w:r>
    </w:p>
    <w:p w14:paraId="6C7EDB50" w14:textId="08D77C59" w:rsidR="00223D1E" w:rsidRDefault="00852783" w:rsidP="00223D1E">
      <w:pPr>
        <w:ind w:firstLineChars="405" w:firstLine="850"/>
      </w:pPr>
      <w:r>
        <w:rPr>
          <w:noProof/>
        </w:rPr>
        <mc:AlternateContent>
          <mc:Choice Requires="wps">
            <w:drawing>
              <wp:anchor distT="0" distB="0" distL="114300" distR="114300" simplePos="0" relativeHeight="251658587" behindDoc="0" locked="0" layoutInCell="1" allowOverlap="1" wp14:anchorId="33549A9A" wp14:editId="19F9005A">
                <wp:simplePos x="0" y="0"/>
                <wp:positionH relativeFrom="column">
                  <wp:posOffset>1998345</wp:posOffset>
                </wp:positionH>
                <wp:positionV relativeFrom="paragraph">
                  <wp:posOffset>60325</wp:posOffset>
                </wp:positionV>
                <wp:extent cx="86360" cy="245160"/>
                <wp:effectExtent l="0" t="0" r="15240" b="8890"/>
                <wp:wrapNone/>
                <wp:docPr id="114" name="Rectangle 114"/>
                <wp:cNvGraphicFramePr/>
                <a:graphic xmlns:a="http://schemas.openxmlformats.org/drawingml/2006/main">
                  <a:graphicData uri="http://schemas.microsoft.com/office/word/2010/wordprocessingShape">
                    <wps:wsp>
                      <wps:cNvSpPr/>
                      <wps:spPr>
                        <a:xfrm>
                          <a:off x="0" y="0"/>
                          <a:ext cx="86360" cy="2451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w:pict>
              <v:rect id="正方形/長方形 114" style="position:absolute;left:0;text-align:left;margin-left:157.35pt;margin-top:4.75pt;width:6.8pt;height:19.3pt;z-index:2516575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color="black [3213]" strokeweight=".5pt" w14:anchorId="37991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"/>
            </w:pict>
          </mc:Fallback>
        </mc:AlternateContent>
      </w:r>
      <w:r>
        <w:rPr>
          <w:noProof/>
        </w:rPr>
        <mc:AlternateContent>
          <mc:Choice Requires="wps">
            <w:drawing>
              <wp:anchor distT="0" distB="0" distL="114300" distR="114300" simplePos="0" relativeHeight="251658582" behindDoc="0" locked="0" layoutInCell="1" allowOverlap="1" wp14:anchorId="5DB2749A" wp14:editId="4E2970D3">
                <wp:simplePos x="0" y="0"/>
                <wp:positionH relativeFrom="column">
                  <wp:posOffset>925195</wp:posOffset>
                </wp:positionH>
                <wp:positionV relativeFrom="paragraph">
                  <wp:posOffset>135428</wp:posOffset>
                </wp:positionV>
                <wp:extent cx="1064260" cy="0"/>
                <wp:effectExtent l="0" t="63500" r="0" b="76200"/>
                <wp:wrapNone/>
                <wp:docPr id="108" name="Straight Arrow Connector 108"/>
                <wp:cNvGraphicFramePr/>
                <a:graphic xmlns:a="http://schemas.openxmlformats.org/drawingml/2006/main">
                  <a:graphicData uri="http://schemas.microsoft.com/office/word/2010/wordprocessingShape">
                    <wps:wsp>
                      <wps:cNvCnPr/>
                      <wps:spPr>
                        <a:xfrm flipV="1">
                          <a:off x="0" y="0"/>
                          <a:ext cx="10642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w:pict>
              <v:shape id="直線矢印コネクタ 108" style="position:absolute;left:0;text-align:left;margin-left:72.85pt;margin-top:10.65pt;width:83.8pt;height:0;flip:y;z-index:2516575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" w14:anchorId="553880FE">
                <v:stroke joinstyle="miter" endarrow="block"/>
              </v:shape>
            </w:pict>
          </mc:Fallback>
        </mc:AlternateContent>
      </w:r>
    </w:p>
    <w:p w14:paraId="3E2423EE" w14:textId="77777777" w:rsidR="00832439" w:rsidRDefault="00832439" w:rsidP="00223D1E">
      <w:pPr>
        <w:ind w:firstLineChars="405" w:firstLine="850"/>
      </w:pPr>
    </w:p>
    <w:p w14:paraId="44A0A97B" w14:textId="4218C199" w:rsidR="00832439" w:rsidRDefault="00921FD0" w:rsidP="00223D1E">
      <w:pPr>
        <w:ind w:firstLineChars="405" w:firstLine="850"/>
      </w:pPr>
      <w:r>
        <w:rPr>
          <w:noProof/>
        </w:rPr>
        <mc:AlternateContent>
          <mc:Choice Requires="wps">
            <w:drawing>
              <wp:anchor distT="0" distB="0" distL="114300" distR="114300" simplePos="0" relativeHeight="251658580" behindDoc="0" locked="0" layoutInCell="1" allowOverlap="1" wp14:anchorId="11F12DE8" wp14:editId="3145D7D6">
                <wp:simplePos x="0" y="0"/>
                <wp:positionH relativeFrom="column">
                  <wp:posOffset>1990852</wp:posOffset>
                </wp:positionH>
                <wp:positionV relativeFrom="paragraph">
                  <wp:posOffset>44958</wp:posOffset>
                </wp:positionV>
                <wp:extent cx="86360" cy="140335"/>
                <wp:effectExtent l="0" t="0" r="15240" b="12065"/>
                <wp:wrapNone/>
                <wp:docPr id="104" name="Rectangle 104"/>
                <wp:cNvGraphicFramePr/>
                <a:graphic xmlns:a="http://schemas.openxmlformats.org/drawingml/2006/main">
                  <a:graphicData uri="http://schemas.microsoft.com/office/word/2010/wordprocessingShape">
                    <wps:wsp>
                      <wps:cNvSpPr/>
                      <wps:spPr>
                        <a:xfrm>
                          <a:off x="0" y="0"/>
                          <a:ext cx="86360" cy="140335"/>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w:pict>
              <v:rect id="正方形/長方形 104" style="position:absolute;left:0;text-align:left;margin-left:156.75pt;margin-top:3.55pt;width:6.8pt;height:11.05pt;z-index:2516575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color="black [3213]" strokeweight=".5pt" w14:anchorId="32CBC9D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"/>
            </w:pict>
          </mc:Fallback>
        </mc:AlternateContent>
      </w:r>
    </w:p>
    <w:p w14:paraId="36D208B4" w14:textId="77777777" w:rsidR="00832439" w:rsidRDefault="00832439" w:rsidP="00223D1E">
      <w:pPr>
        <w:ind w:firstLineChars="405" w:firstLine="850"/>
      </w:pPr>
    </w:p>
    <w:p w14:paraId="75CF0B2B" w14:textId="0BC77FD5" w:rsidR="00832439" w:rsidRDefault="00832439" w:rsidP="00223D1E">
      <w:pPr>
        <w:ind w:firstLineChars="405" w:firstLine="850"/>
      </w:pPr>
    </w:p>
    <w:p w14:paraId="2DAA7940" w14:textId="38890682" w:rsidR="009642A1" w:rsidRDefault="009642A1" w:rsidP="009642A1">
      <w:pPr>
        <w:ind w:firstLineChars="405" w:firstLine="850"/>
      </w:pPr>
    </w:p>
    <w:p w14:paraId="5A4EC6E8" w14:textId="3793EC5C" w:rsidR="009642A1" w:rsidRDefault="009642A1" w:rsidP="007711A0"/>
    <w:p w14:paraId="692C6F9F" w14:textId="77777777" w:rsidR="001A0D0A" w:rsidRDefault="001A0D0A" w:rsidP="001A0D0A">
      <w:pPr>
        <w:ind w:firstLineChars="405" w:firstLine="850"/>
      </w:pPr>
    </w:p>
    <w:p w14:paraId="482D81C0" w14:textId="47DB3DD4" w:rsidR="005F26AC" w:rsidRDefault="00FC3120" w:rsidP="005F26AC">
      <w:pPr>
        <w:ind w:firstLineChars="405" w:firstLine="850"/>
      </w:pPr>
      <w:r w:rsidRPr="00FC3120">
        <w:t>4.</w:t>
      </w:r>
      <w:r w:rsidR="00F845CD">
        <w:t>4</w:t>
      </w:r>
      <w:r w:rsidRPr="00FC3120">
        <w:t>.2</w:t>
      </w:r>
      <w:r w:rsidR="00223D1E">
        <w:t xml:space="preserve"> </w:t>
      </w:r>
      <w:r w:rsidR="00223D1E" w:rsidRPr="00223D1E">
        <w:rPr>
          <w:rFonts w:hint="eastAsia"/>
        </w:rPr>
        <w:t>ログイン後新規予約ボタン押下〜予約実⾏まで</w:t>
      </w:r>
    </w:p>
    <w:p w14:paraId="699C5386" w14:textId="3CF6CADB" w:rsidR="001A0D0A" w:rsidRDefault="001A0D0A" w:rsidP="001A0D0A">
      <w:pPr>
        <w:ind w:firstLineChars="405" w:firstLine="850"/>
      </w:pPr>
      <w:r w:rsidRPr="007711A0">
        <w:rPr>
          <w:noProof/>
        </w:rPr>
        <w:drawing>
          <wp:anchor distT="0" distB="0" distL="114300" distR="114300" simplePos="0" relativeHeight="251658607" behindDoc="0" locked="0" layoutInCell="1" allowOverlap="1" wp14:anchorId="772A30F6" wp14:editId="0215BA08">
            <wp:simplePos x="0" y="0"/>
            <wp:positionH relativeFrom="margin">
              <wp:posOffset>548640</wp:posOffset>
            </wp:positionH>
            <wp:positionV relativeFrom="paragraph">
              <wp:posOffset>167640</wp:posOffset>
            </wp:positionV>
            <wp:extent cx="6026785" cy="3200076"/>
            <wp:effectExtent l="0" t="0" r="0" b="635"/>
            <wp:wrapNone/>
            <wp:docPr id="1490271505" name="Picture 1490271505"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71505" name="図 1" descr="ダイアグラム&#10;&#10;中程度の精度で自動的に生成された説明"/>
                    <pic:cNvPicPr/>
                  </pic:nvPicPr>
                  <pic:blipFill rotWithShape="1">
                    <a:blip r:embed="rId43">
                      <a:extLst>
                        <a:ext uri="{28A0092B-C50C-407E-A947-70E740481C1C}">
                          <a14:useLocalDpi xmlns:a14="http://schemas.microsoft.com/office/drawing/2010/main" val="0"/>
                        </a:ext>
                      </a:extLst>
                    </a:blip>
                    <a:srcRect l="3655" t="1176"/>
                    <a:stretch/>
                  </pic:blipFill>
                  <pic:spPr bwMode="auto">
                    <a:xfrm>
                      <a:off x="0" y="0"/>
                      <a:ext cx="6026785" cy="32000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23AF7B" w14:textId="200489A8" w:rsidR="001A0D0A" w:rsidRDefault="001A0D0A">
      <w:pPr>
        <w:widowControl/>
        <w:jc w:val="left"/>
      </w:pPr>
      <w:r>
        <w:br w:type="page"/>
      </w:r>
    </w:p>
    <w:p w14:paraId="5AAB8ADE" w14:textId="63B271DA" w:rsidR="007711A0" w:rsidRDefault="00EA3A51" w:rsidP="009642A1">
      <w:pPr>
        <w:ind w:firstLineChars="405" w:firstLine="850"/>
      </w:pPr>
      <w:r>
        <w:rPr>
          <w:rFonts w:hint="eastAsia"/>
        </w:rPr>
        <w:t>4</w:t>
      </w:r>
      <w:r>
        <w:t>.</w:t>
      </w:r>
      <w:r w:rsidR="00F845CD">
        <w:t>4</w:t>
      </w:r>
      <w:r>
        <w:t>.3</w:t>
      </w:r>
      <w:r w:rsidR="00665D39">
        <w:t xml:space="preserve"> </w:t>
      </w:r>
      <w:r w:rsidR="00665D39">
        <w:rPr>
          <w:rFonts w:hint="eastAsia"/>
        </w:rPr>
        <w:t>選択教室変更</w:t>
      </w:r>
    </w:p>
    <w:p w14:paraId="57133C95" w14:textId="539A5DA4" w:rsidR="00982C35" w:rsidRDefault="00982C35" w:rsidP="009642A1">
      <w:pPr>
        <w:ind w:firstLineChars="405" w:firstLine="850"/>
      </w:pPr>
      <w:r w:rsidRPr="0004411F">
        <w:rPr>
          <w:noProof/>
        </w:rPr>
        <w:drawing>
          <wp:anchor distT="0" distB="0" distL="114300" distR="114300" simplePos="0" relativeHeight="251658608" behindDoc="0" locked="0" layoutInCell="1" allowOverlap="1" wp14:anchorId="3534CF8C" wp14:editId="168E72EA">
            <wp:simplePos x="0" y="0"/>
            <wp:positionH relativeFrom="column">
              <wp:posOffset>541655</wp:posOffset>
            </wp:positionH>
            <wp:positionV relativeFrom="paragraph">
              <wp:posOffset>8043</wp:posOffset>
            </wp:positionV>
            <wp:extent cx="6027942" cy="3063505"/>
            <wp:effectExtent l="0" t="0" r="0" b="3810"/>
            <wp:wrapNone/>
            <wp:docPr id="1487637276" name="Picture 1487637276" descr="グラフィカル ユーザー インターフェイス, ダイアグラム,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37276" name="図 1" descr="グラフィカル ユーザー インターフェイス, ダイアグラム, アプリケーション&#10;&#10;自動的に生成された説明"/>
                    <pic:cNvPicPr/>
                  </pic:nvPicPr>
                  <pic:blipFill>
                    <a:blip r:embed="rId44">
                      <a:extLst>
                        <a:ext uri="{28A0092B-C50C-407E-A947-70E740481C1C}">
                          <a14:useLocalDpi xmlns:a14="http://schemas.microsoft.com/office/drawing/2010/main" val="0"/>
                        </a:ext>
                      </a:extLst>
                    </a:blip>
                    <a:stretch>
                      <a:fillRect/>
                    </a:stretch>
                  </pic:blipFill>
                  <pic:spPr>
                    <a:xfrm>
                      <a:off x="0" y="0"/>
                      <a:ext cx="6027942" cy="3063505"/>
                    </a:xfrm>
                    <a:prstGeom prst="rect">
                      <a:avLst/>
                    </a:prstGeom>
                  </pic:spPr>
                </pic:pic>
              </a:graphicData>
            </a:graphic>
          </wp:anchor>
        </w:drawing>
      </w:r>
    </w:p>
    <w:p w14:paraId="5889A13F" w14:textId="56389433" w:rsidR="0004411F" w:rsidRDefault="0004411F" w:rsidP="009642A1">
      <w:pPr>
        <w:ind w:firstLineChars="405" w:firstLine="850"/>
      </w:pPr>
    </w:p>
    <w:p w14:paraId="03329EE2" w14:textId="77777777" w:rsidR="00982C35" w:rsidRDefault="00982C35" w:rsidP="009642A1">
      <w:pPr>
        <w:ind w:firstLineChars="405" w:firstLine="850"/>
      </w:pPr>
    </w:p>
    <w:p w14:paraId="05CD7D90" w14:textId="77777777" w:rsidR="00982C35" w:rsidRDefault="00982C35" w:rsidP="009642A1">
      <w:pPr>
        <w:ind w:firstLineChars="405" w:firstLine="850"/>
      </w:pPr>
    </w:p>
    <w:p w14:paraId="15CB8FE9" w14:textId="77777777" w:rsidR="00982C35" w:rsidRDefault="00982C35" w:rsidP="009642A1">
      <w:pPr>
        <w:ind w:firstLineChars="405" w:firstLine="850"/>
      </w:pPr>
    </w:p>
    <w:p w14:paraId="21D693D8" w14:textId="77777777" w:rsidR="00982C35" w:rsidRDefault="00982C35" w:rsidP="009642A1">
      <w:pPr>
        <w:ind w:firstLineChars="405" w:firstLine="850"/>
      </w:pPr>
    </w:p>
    <w:p w14:paraId="553EC044" w14:textId="77777777" w:rsidR="00982C35" w:rsidRDefault="00982C35" w:rsidP="009642A1">
      <w:pPr>
        <w:ind w:firstLineChars="405" w:firstLine="850"/>
      </w:pPr>
    </w:p>
    <w:p w14:paraId="5F90ED36" w14:textId="77777777" w:rsidR="00982C35" w:rsidRDefault="00982C35" w:rsidP="009642A1">
      <w:pPr>
        <w:ind w:firstLineChars="405" w:firstLine="850"/>
      </w:pPr>
    </w:p>
    <w:p w14:paraId="69489068" w14:textId="77777777" w:rsidR="00982C35" w:rsidRDefault="00982C35" w:rsidP="009642A1">
      <w:pPr>
        <w:ind w:firstLineChars="405" w:firstLine="850"/>
      </w:pPr>
    </w:p>
    <w:p w14:paraId="5A755A56" w14:textId="77777777" w:rsidR="00982C35" w:rsidRDefault="00982C35" w:rsidP="009642A1">
      <w:pPr>
        <w:ind w:firstLineChars="405" w:firstLine="850"/>
      </w:pPr>
    </w:p>
    <w:p w14:paraId="16A857CF" w14:textId="77777777" w:rsidR="00982C35" w:rsidRDefault="00982C35" w:rsidP="009642A1">
      <w:pPr>
        <w:ind w:firstLineChars="405" w:firstLine="850"/>
      </w:pPr>
    </w:p>
    <w:p w14:paraId="765A9C01" w14:textId="77777777" w:rsidR="00982C35" w:rsidRDefault="00982C35" w:rsidP="009642A1">
      <w:pPr>
        <w:ind w:firstLineChars="405" w:firstLine="850"/>
      </w:pPr>
    </w:p>
    <w:p w14:paraId="16069738" w14:textId="77777777" w:rsidR="00982C35" w:rsidRDefault="00982C35" w:rsidP="009642A1">
      <w:pPr>
        <w:ind w:firstLineChars="405" w:firstLine="850"/>
      </w:pPr>
    </w:p>
    <w:p w14:paraId="67F230E9" w14:textId="77777777" w:rsidR="00982C35" w:rsidRDefault="00982C35" w:rsidP="009642A1">
      <w:pPr>
        <w:ind w:firstLineChars="405" w:firstLine="850"/>
      </w:pPr>
    </w:p>
    <w:p w14:paraId="5233F0A7" w14:textId="0FD77534" w:rsidR="00982C35" w:rsidRDefault="00136007" w:rsidP="009642A1">
      <w:pPr>
        <w:ind w:firstLineChars="405" w:firstLine="850"/>
      </w:pPr>
      <w:r>
        <w:rPr>
          <w:rFonts w:hint="eastAsia"/>
        </w:rPr>
        <w:t>4</w:t>
      </w:r>
      <w:r>
        <w:t>.</w:t>
      </w:r>
      <w:r w:rsidR="00F845CD">
        <w:t>4</w:t>
      </w:r>
      <w:r>
        <w:t>.4</w:t>
      </w:r>
      <w:r w:rsidR="003F5E27">
        <w:rPr>
          <w:rFonts w:hint="eastAsia"/>
        </w:rPr>
        <w:t>開始「時」変更～開始「分」変更～予約実行まで</w:t>
      </w:r>
    </w:p>
    <w:p w14:paraId="2DC2065D" w14:textId="18750B38" w:rsidR="003F5E27" w:rsidRDefault="006142E8" w:rsidP="009642A1">
      <w:pPr>
        <w:ind w:firstLineChars="405" w:firstLine="850"/>
      </w:pPr>
      <w:r w:rsidRPr="003F5E27">
        <w:rPr>
          <w:noProof/>
        </w:rPr>
        <w:drawing>
          <wp:anchor distT="0" distB="0" distL="114300" distR="114300" simplePos="0" relativeHeight="251658609" behindDoc="0" locked="0" layoutInCell="1" allowOverlap="1" wp14:anchorId="6A2F8AD4" wp14:editId="71DB42B7">
            <wp:simplePos x="0" y="0"/>
            <wp:positionH relativeFrom="column">
              <wp:posOffset>507365</wp:posOffset>
            </wp:positionH>
            <wp:positionV relativeFrom="paragraph">
              <wp:posOffset>50165</wp:posOffset>
            </wp:positionV>
            <wp:extent cx="5283200" cy="2158871"/>
            <wp:effectExtent l="0" t="0" r="0" b="0"/>
            <wp:wrapNone/>
            <wp:docPr id="606462647" name="Picture 606462647"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62647" name="図 1" descr="ダイアグラム&#10;&#10;中程度の精度で自動的に生成された説明"/>
                    <pic:cNvPicPr/>
                  </pic:nvPicPr>
                  <pic:blipFill>
                    <a:blip r:embed="rId45">
                      <a:extLst>
                        <a:ext uri="{28A0092B-C50C-407E-A947-70E740481C1C}">
                          <a14:useLocalDpi xmlns:a14="http://schemas.microsoft.com/office/drawing/2010/main" val="0"/>
                        </a:ext>
                      </a:extLst>
                    </a:blip>
                    <a:stretch>
                      <a:fillRect/>
                    </a:stretch>
                  </pic:blipFill>
                  <pic:spPr>
                    <a:xfrm>
                      <a:off x="0" y="0"/>
                      <a:ext cx="5283200" cy="2158871"/>
                    </a:xfrm>
                    <a:prstGeom prst="rect">
                      <a:avLst/>
                    </a:prstGeom>
                  </pic:spPr>
                </pic:pic>
              </a:graphicData>
            </a:graphic>
          </wp:anchor>
        </w:drawing>
      </w:r>
    </w:p>
    <w:p w14:paraId="6993EA45" w14:textId="78A1B875" w:rsidR="006142E8" w:rsidRDefault="006142E8" w:rsidP="009642A1">
      <w:pPr>
        <w:ind w:firstLineChars="405" w:firstLine="850"/>
      </w:pPr>
    </w:p>
    <w:p w14:paraId="1715EC9D" w14:textId="77777777" w:rsidR="006142E8" w:rsidRDefault="006142E8" w:rsidP="009642A1">
      <w:pPr>
        <w:ind w:firstLineChars="405" w:firstLine="850"/>
      </w:pPr>
    </w:p>
    <w:p w14:paraId="3D4EDAA1" w14:textId="7330228A" w:rsidR="006142E8" w:rsidRDefault="006142E8" w:rsidP="009642A1">
      <w:pPr>
        <w:ind w:firstLineChars="405" w:firstLine="850"/>
      </w:pPr>
    </w:p>
    <w:p w14:paraId="759637A4" w14:textId="5B84BA19" w:rsidR="006142E8" w:rsidRDefault="006142E8" w:rsidP="009642A1">
      <w:pPr>
        <w:ind w:firstLineChars="405" w:firstLine="850"/>
      </w:pPr>
    </w:p>
    <w:p w14:paraId="4BB41D0F" w14:textId="77777777" w:rsidR="006142E8" w:rsidRDefault="006142E8" w:rsidP="009642A1">
      <w:pPr>
        <w:ind w:firstLineChars="405" w:firstLine="850"/>
      </w:pPr>
    </w:p>
    <w:p w14:paraId="3AA4DC7A" w14:textId="415D4082" w:rsidR="006142E8" w:rsidRDefault="006142E8" w:rsidP="009642A1">
      <w:pPr>
        <w:ind w:firstLineChars="405" w:firstLine="850"/>
      </w:pPr>
    </w:p>
    <w:p w14:paraId="79F1F092" w14:textId="77777777" w:rsidR="006142E8" w:rsidRDefault="006142E8" w:rsidP="009642A1">
      <w:pPr>
        <w:ind w:firstLineChars="405" w:firstLine="850"/>
      </w:pPr>
    </w:p>
    <w:p w14:paraId="1321D445" w14:textId="79B9E214" w:rsidR="006142E8" w:rsidRDefault="006142E8" w:rsidP="009642A1">
      <w:pPr>
        <w:ind w:firstLineChars="405" w:firstLine="850"/>
      </w:pPr>
    </w:p>
    <w:p w14:paraId="62CECBCF" w14:textId="77777777" w:rsidR="006142E8" w:rsidRDefault="006142E8" w:rsidP="009642A1">
      <w:pPr>
        <w:ind w:firstLineChars="405" w:firstLine="850"/>
      </w:pPr>
    </w:p>
    <w:p w14:paraId="5EECE689" w14:textId="49F77D5F" w:rsidR="006142E8" w:rsidRDefault="003F5E27" w:rsidP="006142E8">
      <w:pPr>
        <w:ind w:firstLineChars="405" w:firstLine="850"/>
      </w:pPr>
      <w:r>
        <w:rPr>
          <w:rFonts w:hint="eastAsia"/>
        </w:rPr>
        <w:t>4</w:t>
      </w:r>
      <w:r>
        <w:t>.</w:t>
      </w:r>
      <w:r w:rsidR="00F845CD">
        <w:t>4</w:t>
      </w:r>
      <w:r>
        <w:t>.5</w:t>
      </w:r>
      <w:r w:rsidR="000844E2">
        <w:rPr>
          <w:rFonts w:hint="eastAsia"/>
        </w:rPr>
        <w:t xml:space="preserve">　新規予約ボタン</w:t>
      </w:r>
      <w:r w:rsidR="00B10E47">
        <w:rPr>
          <w:rFonts w:hint="eastAsia"/>
        </w:rPr>
        <w:t>押下～入力データチェック～予約実行まで</w:t>
      </w:r>
    </w:p>
    <w:p w14:paraId="736A7A7A" w14:textId="7255C162" w:rsidR="006142E8" w:rsidRDefault="006142E8" w:rsidP="006142E8">
      <w:pPr>
        <w:ind w:firstLineChars="405" w:firstLine="850"/>
      </w:pPr>
      <w:r w:rsidRPr="00F55FFC">
        <w:rPr>
          <w:noProof/>
        </w:rPr>
        <w:drawing>
          <wp:anchor distT="0" distB="0" distL="114300" distR="114300" simplePos="0" relativeHeight="251658610" behindDoc="0" locked="0" layoutInCell="1" allowOverlap="1" wp14:anchorId="06063141" wp14:editId="039B50CF">
            <wp:simplePos x="0" y="0"/>
            <wp:positionH relativeFrom="column">
              <wp:posOffset>533188</wp:posOffset>
            </wp:positionH>
            <wp:positionV relativeFrom="paragraph">
              <wp:posOffset>24765</wp:posOffset>
            </wp:positionV>
            <wp:extent cx="5883150" cy="3254022"/>
            <wp:effectExtent l="0" t="0" r="3810" b="3810"/>
            <wp:wrapNone/>
            <wp:docPr id="813234525" name="Picture 813234525"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34525" name="図 1" descr="ダイアグラム&#10;&#10;自動的に生成された説明"/>
                    <pic:cNvPicPr/>
                  </pic:nvPicPr>
                  <pic:blipFill>
                    <a:blip r:embed="rId46">
                      <a:extLst>
                        <a:ext uri="{28A0092B-C50C-407E-A947-70E740481C1C}">
                          <a14:useLocalDpi xmlns:a14="http://schemas.microsoft.com/office/drawing/2010/main" val="0"/>
                        </a:ext>
                      </a:extLst>
                    </a:blip>
                    <a:stretch>
                      <a:fillRect/>
                    </a:stretch>
                  </pic:blipFill>
                  <pic:spPr>
                    <a:xfrm>
                      <a:off x="0" y="0"/>
                      <a:ext cx="5883150" cy="3254022"/>
                    </a:xfrm>
                    <a:prstGeom prst="rect">
                      <a:avLst/>
                    </a:prstGeom>
                  </pic:spPr>
                </pic:pic>
              </a:graphicData>
            </a:graphic>
          </wp:anchor>
        </w:drawing>
      </w:r>
    </w:p>
    <w:p w14:paraId="5AA61AC1" w14:textId="77777777" w:rsidR="006142E8" w:rsidRDefault="006142E8" w:rsidP="006142E8">
      <w:pPr>
        <w:ind w:firstLineChars="405" w:firstLine="850"/>
      </w:pPr>
    </w:p>
    <w:p w14:paraId="60D0B675" w14:textId="2AE3C164" w:rsidR="006142E8" w:rsidRDefault="006142E8" w:rsidP="006142E8">
      <w:pPr>
        <w:ind w:firstLineChars="405" w:firstLine="850"/>
      </w:pPr>
    </w:p>
    <w:p w14:paraId="5D9E8E1C" w14:textId="77777777" w:rsidR="006142E8" w:rsidRDefault="006142E8" w:rsidP="006142E8">
      <w:pPr>
        <w:ind w:firstLineChars="405" w:firstLine="850"/>
      </w:pPr>
    </w:p>
    <w:p w14:paraId="7EC3CBEF" w14:textId="6E552FE6" w:rsidR="006142E8" w:rsidRDefault="006142E8" w:rsidP="006142E8">
      <w:pPr>
        <w:ind w:firstLineChars="405" w:firstLine="850"/>
      </w:pPr>
    </w:p>
    <w:p w14:paraId="4318DD7F" w14:textId="77777777" w:rsidR="006142E8" w:rsidRDefault="006142E8" w:rsidP="006142E8">
      <w:pPr>
        <w:ind w:firstLineChars="405" w:firstLine="850"/>
      </w:pPr>
    </w:p>
    <w:p w14:paraId="1D65AFCC" w14:textId="77777777" w:rsidR="006142E8" w:rsidRDefault="006142E8" w:rsidP="006142E8">
      <w:pPr>
        <w:ind w:firstLineChars="405" w:firstLine="850"/>
      </w:pPr>
    </w:p>
    <w:p w14:paraId="20648A2C" w14:textId="1B0281C2" w:rsidR="006142E8" w:rsidRDefault="006142E8" w:rsidP="006142E8">
      <w:pPr>
        <w:ind w:firstLineChars="405" w:firstLine="850"/>
      </w:pPr>
    </w:p>
    <w:p w14:paraId="6F5C9F49" w14:textId="77777777" w:rsidR="006142E8" w:rsidRDefault="006142E8" w:rsidP="006142E8">
      <w:pPr>
        <w:ind w:firstLineChars="405" w:firstLine="850"/>
      </w:pPr>
    </w:p>
    <w:p w14:paraId="6DE22810" w14:textId="715B6D6D" w:rsidR="006142E8" w:rsidRDefault="006142E8" w:rsidP="006142E8">
      <w:pPr>
        <w:ind w:firstLineChars="405" w:firstLine="850"/>
      </w:pPr>
    </w:p>
    <w:p w14:paraId="4EE00167" w14:textId="77777777" w:rsidR="006142E8" w:rsidRDefault="006142E8" w:rsidP="006142E8">
      <w:pPr>
        <w:ind w:firstLineChars="405" w:firstLine="850"/>
      </w:pPr>
    </w:p>
    <w:p w14:paraId="37748542" w14:textId="77777777" w:rsidR="006142E8" w:rsidRDefault="006142E8" w:rsidP="006142E8">
      <w:pPr>
        <w:ind w:firstLineChars="405" w:firstLine="850"/>
      </w:pPr>
    </w:p>
    <w:p w14:paraId="1CB1C18B" w14:textId="3576EB04" w:rsidR="006142E8" w:rsidRDefault="006142E8" w:rsidP="006142E8">
      <w:pPr>
        <w:ind w:firstLineChars="405" w:firstLine="850"/>
      </w:pPr>
    </w:p>
    <w:p w14:paraId="3734BF8E" w14:textId="3EC1D0AB" w:rsidR="006142E8" w:rsidRPr="00F845CD" w:rsidRDefault="00F845CD" w:rsidP="004A032C">
      <w:pPr>
        <w:pStyle w:val="ListParagraph"/>
      </w:pPr>
      <w:r>
        <w:t xml:space="preserve">4.5 </w:t>
      </w:r>
      <w:r>
        <w:rPr>
          <w:rFonts w:hint="eastAsia"/>
        </w:rPr>
        <w:t>教室予約状況確認</w:t>
      </w:r>
    </w:p>
    <w:p w14:paraId="31323A81" w14:textId="4E32F472" w:rsidR="00FB135D" w:rsidRDefault="0049529C" w:rsidP="001A63A5">
      <w:pPr>
        <w:ind w:firstLineChars="405" w:firstLine="850"/>
      </w:pPr>
      <w:r>
        <w:rPr>
          <w:rFonts w:hint="eastAsia"/>
        </w:rPr>
        <w:t xml:space="preserve">　　</w:t>
      </w:r>
    </w:p>
    <w:p w14:paraId="2B319499" w14:textId="112317C8" w:rsidR="00FB135D" w:rsidRDefault="00FB135D" w:rsidP="004D1233">
      <w:r>
        <w:tab/>
      </w:r>
      <w:r>
        <w:rPr>
          <w:rFonts w:hint="eastAsia"/>
        </w:rPr>
        <w:t xml:space="preserve">　　</w:t>
      </w:r>
      <w:r w:rsidR="00740CE9">
        <w:rPr>
          <w:rFonts w:hint="eastAsia"/>
        </w:rPr>
        <w:t>4</w:t>
      </w:r>
      <w:r w:rsidR="00740CE9">
        <w:t>.5.</w:t>
      </w:r>
      <w:r w:rsidR="001A63A5">
        <w:t>1</w:t>
      </w:r>
      <w:r w:rsidR="00740CE9">
        <w:t xml:space="preserve"> </w:t>
      </w:r>
      <w:r w:rsidR="0048766B">
        <w:rPr>
          <w:rFonts w:hint="eastAsia"/>
        </w:rPr>
        <w:t>日付</w:t>
      </w:r>
      <w:r w:rsidR="003B7AC3">
        <w:rPr>
          <w:rFonts w:hint="eastAsia"/>
        </w:rPr>
        <w:t>情報入力</w:t>
      </w:r>
      <w:r w:rsidR="00D85185">
        <w:rPr>
          <w:rFonts w:hint="eastAsia"/>
        </w:rPr>
        <w:t>～</w:t>
      </w:r>
      <w:r w:rsidR="00D632BA">
        <w:rPr>
          <w:rFonts w:hint="eastAsia"/>
        </w:rPr>
        <w:t>日付情報</w:t>
      </w:r>
      <w:r w:rsidR="00066D51">
        <w:rPr>
          <w:rFonts w:hint="eastAsia"/>
        </w:rPr>
        <w:t>不一致</w:t>
      </w:r>
    </w:p>
    <w:p w14:paraId="0DCAC3A3" w14:textId="27477402" w:rsidR="0020659B" w:rsidRDefault="00CC150A" w:rsidP="004D1233">
      <w:r>
        <w:tab/>
      </w:r>
      <w:r>
        <w:tab/>
      </w:r>
      <w:r>
        <w:rPr>
          <w:noProof/>
        </w:rPr>
        <w:drawing>
          <wp:inline distT="0" distB="0" distL="0" distR="0" wp14:anchorId="3DBC24AB" wp14:editId="3B8060FC">
            <wp:extent cx="4168093" cy="1893972"/>
            <wp:effectExtent l="0" t="0" r="4445" b="0"/>
            <wp:docPr id="1590206808" name="Picture 1590206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77974" cy="1898462"/>
                    </a:xfrm>
                    <a:prstGeom prst="rect">
                      <a:avLst/>
                    </a:prstGeom>
                    <a:noFill/>
                    <a:ln>
                      <a:noFill/>
                    </a:ln>
                  </pic:spPr>
                </pic:pic>
              </a:graphicData>
            </a:graphic>
          </wp:inline>
        </w:drawing>
      </w:r>
    </w:p>
    <w:p w14:paraId="1F89245A" w14:textId="69E26DA6" w:rsidR="00CC150A" w:rsidRDefault="0020659B" w:rsidP="004D1233">
      <w:r>
        <w:tab/>
      </w:r>
      <w:r>
        <w:rPr>
          <w:rFonts w:hint="eastAsia"/>
        </w:rPr>
        <w:t xml:space="preserve">　　4</w:t>
      </w:r>
      <w:r>
        <w:t>.5.</w:t>
      </w:r>
      <w:r w:rsidR="001A63A5">
        <w:t>2</w:t>
      </w:r>
      <w:r>
        <w:t xml:space="preserve"> </w:t>
      </w:r>
      <w:r>
        <w:rPr>
          <w:rFonts w:hint="eastAsia"/>
        </w:rPr>
        <w:t>予約情報なし</w:t>
      </w:r>
    </w:p>
    <w:p w14:paraId="172C9D84" w14:textId="3FADE57F" w:rsidR="0020659B" w:rsidRDefault="00CC150A" w:rsidP="004D1233">
      <w:r>
        <w:tab/>
      </w:r>
      <w:r>
        <w:tab/>
      </w:r>
      <w:r>
        <w:rPr>
          <w:noProof/>
        </w:rPr>
        <w:drawing>
          <wp:inline distT="0" distB="0" distL="0" distR="0" wp14:anchorId="2963792E" wp14:editId="7CF7B7D3">
            <wp:extent cx="4218582" cy="1893538"/>
            <wp:effectExtent l="0" t="0" r="0" b="0"/>
            <wp:docPr id="801739856" name="Picture 801739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45769" cy="1905741"/>
                    </a:xfrm>
                    <a:prstGeom prst="rect">
                      <a:avLst/>
                    </a:prstGeom>
                    <a:noFill/>
                    <a:ln>
                      <a:noFill/>
                    </a:ln>
                  </pic:spPr>
                </pic:pic>
              </a:graphicData>
            </a:graphic>
          </wp:inline>
        </w:drawing>
      </w:r>
    </w:p>
    <w:p w14:paraId="0C198D47" w14:textId="4899A0B8" w:rsidR="0020659B" w:rsidRDefault="0020659B" w:rsidP="004D1233">
      <w:r>
        <w:tab/>
      </w:r>
      <w:r>
        <w:rPr>
          <w:rFonts w:hint="eastAsia"/>
        </w:rPr>
        <w:t xml:space="preserve">　　</w:t>
      </w:r>
      <w:r w:rsidR="008467EE">
        <w:t>4.5.</w:t>
      </w:r>
      <w:r w:rsidR="001A63A5">
        <w:t>3</w:t>
      </w:r>
      <w:r w:rsidR="008467EE">
        <w:t xml:space="preserve"> </w:t>
      </w:r>
      <w:r w:rsidR="007B38BF">
        <w:rPr>
          <w:rFonts w:hint="eastAsia"/>
        </w:rPr>
        <w:t>予約状況ボタン押下～</w:t>
      </w:r>
      <w:r w:rsidR="00CF57B1">
        <w:rPr>
          <w:rFonts w:hint="eastAsia"/>
        </w:rPr>
        <w:t>予約情報表示</w:t>
      </w:r>
    </w:p>
    <w:p w14:paraId="2089F16A" w14:textId="5EB574FC" w:rsidR="00412E28" w:rsidRDefault="00CC150A" w:rsidP="00CC150A">
      <w:pPr>
        <w:ind w:left="830" w:firstLineChars="405" w:firstLine="850"/>
      </w:pPr>
      <w:r>
        <w:rPr>
          <w:noProof/>
        </w:rPr>
        <w:drawing>
          <wp:inline distT="0" distB="0" distL="0" distR="0" wp14:anchorId="4D78CA51" wp14:editId="425EAB1F">
            <wp:extent cx="4271919" cy="1890508"/>
            <wp:effectExtent l="0" t="0" r="0" b="0"/>
            <wp:docPr id="966384260" name="Picture 966384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271919" cy="1890508"/>
                    </a:xfrm>
                    <a:prstGeom prst="rect">
                      <a:avLst/>
                    </a:prstGeom>
                  </pic:spPr>
                </pic:pic>
              </a:graphicData>
            </a:graphic>
          </wp:inline>
        </w:drawing>
      </w:r>
    </w:p>
    <w:p w14:paraId="597D3B4F" w14:textId="67B8B33A" w:rsidR="00F64CF6" w:rsidRDefault="00F64CF6" w:rsidP="704BFDD7">
      <w:pPr>
        <w:ind w:left="830" w:firstLineChars="405" w:firstLine="850"/>
      </w:pPr>
    </w:p>
    <w:p w14:paraId="71F2DF29" w14:textId="2F015731" w:rsidR="00831E05" w:rsidRPr="008E7C59" w:rsidRDefault="00831E05" w:rsidP="704BFDD7">
      <w:pPr>
        <w:ind w:left="830" w:firstLineChars="405" w:firstLine="850"/>
      </w:pPr>
    </w:p>
    <w:sectPr w:rsidR="00831E05" w:rsidRPr="008E7C59" w:rsidSect="001D6E0E">
      <w:footerReference w:type="default" r:id="rId50"/>
      <w:pgSz w:w="11906" w:h="16838"/>
      <w:pgMar w:top="720" w:right="720" w:bottom="720" w:left="720" w:header="851" w:footer="992" w:gutter="0"/>
      <w:pgNumType w:start="0"/>
      <w:cols w:space="425"/>
      <w:titlePg/>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3" w:author="TKS21 佐藤礼央奈" w:date="2023-06-15T10:04:00Z" w:initials="T佐">
    <w:p w14:paraId="2FE509CD" w14:textId="77777777" w:rsidR="00F742F4" w:rsidRDefault="00F742F4" w:rsidP="00F742F4">
      <w:pPr>
        <w:pStyle w:val="CommentText"/>
        <w:jc w:val="left"/>
      </w:pPr>
      <w:r>
        <w:rPr>
          <w:rStyle w:val="CommentReference"/>
        </w:rPr>
        <w:annotationRef/>
      </w:r>
      <w:r>
        <w:rPr>
          <w:b/>
          <w:bCs/>
          <w:color w:val="333333"/>
          <w:highlight w:val="blue"/>
        </w:rPr>
        <w:t>アクセス修飾子の確認を最後にする</w:t>
      </w:r>
    </w:p>
  </w:comment>
  <w:comment w:id="34" w:author="TKS21 佐藤礼央奈" w:date="2023-06-15T11:30:00Z" w:initials="T佐">
    <w:p w14:paraId="00B5D392" w14:textId="77777777" w:rsidR="00F742F4" w:rsidRDefault="00F742F4" w:rsidP="00F742F4">
      <w:pPr>
        <w:pStyle w:val="CommentText"/>
        <w:jc w:val="left"/>
      </w:pPr>
      <w:r>
        <w:rPr>
          <w:rStyle w:val="CommentReference"/>
        </w:rPr>
        <w:annotationRef/>
      </w:r>
      <w:r>
        <w:t>確認できました</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FE509CD" w15:done="1"/>
  <w15:commentEx w15:paraId="00B5D392" w15:paraIdParent="2FE509C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83560C7" w16cex:dateUtc="2023-06-15T01:04:00Z"/>
  <w16cex:commentExtensible w16cex:durableId="283574E4" w16cex:dateUtc="2023-06-15T0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FE509CD" w16cid:durableId="283560C7"/>
  <w16cid:commentId w16cid:paraId="00B5D392" w16cid:durableId="283574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EE6493" w14:textId="77777777" w:rsidR="001977D0" w:rsidRDefault="001977D0" w:rsidP="001D6E0E">
      <w:r>
        <w:separator/>
      </w:r>
    </w:p>
  </w:endnote>
  <w:endnote w:type="continuationSeparator" w:id="0">
    <w:p w14:paraId="5F2DF16D" w14:textId="77777777" w:rsidR="001977D0" w:rsidRDefault="001977D0" w:rsidP="001D6E0E">
      <w:r>
        <w:continuationSeparator/>
      </w:r>
    </w:p>
  </w:endnote>
  <w:endnote w:type="continuationNotice" w:id="1">
    <w:p w14:paraId="3FEA3843" w14:textId="77777777" w:rsidR="001977D0" w:rsidRDefault="001977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Yu Gothic"/>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1480724"/>
      <w:docPartObj>
        <w:docPartGallery w:val="Page Numbers (Bottom of Page)"/>
        <w:docPartUnique/>
      </w:docPartObj>
    </w:sdtPr>
    <w:sdtEndPr/>
    <w:sdtContent>
      <w:p w14:paraId="02936C29" w14:textId="2E9065E7" w:rsidR="001D6E0E" w:rsidRDefault="001D6E0E">
        <w:pPr>
          <w:pStyle w:val="Footer"/>
          <w:jc w:val="right"/>
        </w:pPr>
        <w:r>
          <w:fldChar w:fldCharType="begin"/>
        </w:r>
        <w:r>
          <w:instrText>PAGE   \* MERGEFORMAT</w:instrText>
        </w:r>
        <w:r>
          <w:fldChar w:fldCharType="separate"/>
        </w:r>
        <w:r>
          <w:rPr>
            <w:lang w:val="ja-JP"/>
          </w:rPr>
          <w:t>2</w:t>
        </w:r>
        <w:r>
          <w:fldChar w:fldCharType="end"/>
        </w:r>
      </w:p>
    </w:sdtContent>
  </w:sdt>
  <w:p w14:paraId="046228CF" w14:textId="77777777" w:rsidR="001D6E0E" w:rsidRDefault="001D6E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D35BFB" w14:textId="77777777" w:rsidR="001977D0" w:rsidRDefault="001977D0" w:rsidP="001D6E0E">
      <w:r>
        <w:separator/>
      </w:r>
    </w:p>
  </w:footnote>
  <w:footnote w:type="continuationSeparator" w:id="0">
    <w:p w14:paraId="06E09DD6" w14:textId="77777777" w:rsidR="001977D0" w:rsidRDefault="001977D0" w:rsidP="001D6E0E">
      <w:r>
        <w:continuationSeparator/>
      </w:r>
    </w:p>
  </w:footnote>
  <w:footnote w:type="continuationNotice" w:id="1">
    <w:p w14:paraId="7EBDF649" w14:textId="77777777" w:rsidR="001977D0" w:rsidRDefault="001977D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1pt;height:.75pt;visibility:visible" o:bullet="t">
        <v:imagedata r:id="rId1" o:title=""/>
      </v:shape>
    </w:pict>
  </w:numPicBullet>
  <w:abstractNum w:abstractNumId="0" w15:restartNumberingAfterBreak="0">
    <w:nsid w:val="009B57F7"/>
    <w:multiLevelType w:val="multilevel"/>
    <w:tmpl w:val="8180AE86"/>
    <w:lvl w:ilvl="0">
      <w:start w:val="3"/>
      <w:numFmt w:val="decimal"/>
      <w:lvlText w:val="%1"/>
      <w:lvlJc w:val="left"/>
      <w:pPr>
        <w:ind w:left="360" w:hanging="360"/>
      </w:pPr>
      <w:rPr>
        <w:rFonts w:hint="default"/>
      </w:rPr>
    </w:lvl>
    <w:lvl w:ilvl="1">
      <w:start w:val="8"/>
      <w:numFmt w:val="decimal"/>
      <w:lvlText w:val="%1.%2"/>
      <w:lvlJc w:val="left"/>
      <w:pPr>
        <w:ind w:left="785" w:hanging="360"/>
      </w:pPr>
      <w:rPr>
        <w:rFonts w:hint="default"/>
        <w:color w:val="000000" w:themeColor="text1"/>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 w15:restartNumberingAfterBreak="0">
    <w:nsid w:val="06DD70C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755060B"/>
    <w:multiLevelType w:val="multilevel"/>
    <w:tmpl w:val="F1445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5E0D52"/>
    <w:multiLevelType w:val="hybridMultilevel"/>
    <w:tmpl w:val="8A9CEBA8"/>
    <w:lvl w:ilvl="0" w:tplc="0409000F">
      <w:start w:val="1"/>
      <w:numFmt w:val="decimal"/>
      <w:lvlText w:val="%1."/>
      <w:lvlJc w:val="left"/>
      <w:pPr>
        <w:ind w:left="1050" w:hanging="420"/>
      </w:pPr>
    </w:lvl>
    <w:lvl w:ilvl="1" w:tplc="04090017" w:tentative="1">
      <w:start w:val="1"/>
      <w:numFmt w:val="aiueoFullWidth"/>
      <w:lvlText w:val="(%2)"/>
      <w:lvlJc w:val="left"/>
      <w:pPr>
        <w:ind w:left="1470" w:hanging="420"/>
      </w:p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4" w15:restartNumberingAfterBreak="0">
    <w:nsid w:val="12BF4BDC"/>
    <w:multiLevelType w:val="multilevel"/>
    <w:tmpl w:val="0409001F"/>
    <w:lvl w:ilvl="0">
      <w:start w:val="1"/>
      <w:numFmt w:val="decimal"/>
      <w:lvlText w:val="%1."/>
      <w:lvlJc w:val="left"/>
      <w:pPr>
        <w:ind w:left="1265" w:hanging="425"/>
      </w:pPr>
    </w:lvl>
    <w:lvl w:ilvl="1">
      <w:start w:val="1"/>
      <w:numFmt w:val="decimal"/>
      <w:lvlText w:val="%1.%2."/>
      <w:lvlJc w:val="left"/>
      <w:pPr>
        <w:ind w:left="1407" w:hanging="567"/>
      </w:pPr>
    </w:lvl>
    <w:lvl w:ilvl="2">
      <w:start w:val="1"/>
      <w:numFmt w:val="decimal"/>
      <w:lvlText w:val="%1.%2.%3."/>
      <w:lvlJc w:val="left"/>
      <w:pPr>
        <w:ind w:left="1549" w:hanging="709"/>
      </w:pPr>
    </w:lvl>
    <w:lvl w:ilvl="3">
      <w:start w:val="1"/>
      <w:numFmt w:val="decimal"/>
      <w:lvlText w:val="%1.%2.%3.%4."/>
      <w:lvlJc w:val="left"/>
      <w:pPr>
        <w:ind w:left="1691" w:hanging="851"/>
      </w:pPr>
    </w:lvl>
    <w:lvl w:ilvl="4">
      <w:start w:val="1"/>
      <w:numFmt w:val="decimal"/>
      <w:lvlText w:val="%1.%2.%3.%4.%5."/>
      <w:lvlJc w:val="left"/>
      <w:pPr>
        <w:ind w:left="1832" w:hanging="992"/>
      </w:pPr>
    </w:lvl>
    <w:lvl w:ilvl="5">
      <w:start w:val="1"/>
      <w:numFmt w:val="decimal"/>
      <w:lvlText w:val="%1.%2.%3.%4.%5.%6."/>
      <w:lvlJc w:val="left"/>
      <w:pPr>
        <w:ind w:left="1974" w:hanging="1134"/>
      </w:pPr>
    </w:lvl>
    <w:lvl w:ilvl="6">
      <w:start w:val="1"/>
      <w:numFmt w:val="decimal"/>
      <w:lvlText w:val="%1.%2.%3.%4.%5.%6.%7."/>
      <w:lvlJc w:val="left"/>
      <w:pPr>
        <w:ind w:left="2116" w:hanging="1276"/>
      </w:pPr>
    </w:lvl>
    <w:lvl w:ilvl="7">
      <w:start w:val="1"/>
      <w:numFmt w:val="decimal"/>
      <w:lvlText w:val="%1.%2.%3.%4.%5.%6.%7.%8."/>
      <w:lvlJc w:val="left"/>
      <w:pPr>
        <w:ind w:left="2258" w:hanging="1418"/>
      </w:pPr>
    </w:lvl>
    <w:lvl w:ilvl="8">
      <w:start w:val="1"/>
      <w:numFmt w:val="decimal"/>
      <w:lvlText w:val="%1.%2.%3.%4.%5.%6.%7.%8.%9."/>
      <w:lvlJc w:val="left"/>
      <w:pPr>
        <w:ind w:left="2399" w:hanging="1559"/>
      </w:pPr>
    </w:lvl>
  </w:abstractNum>
  <w:abstractNum w:abstractNumId="5" w15:restartNumberingAfterBreak="0">
    <w:nsid w:val="17CA5444"/>
    <w:multiLevelType w:val="hybridMultilevel"/>
    <w:tmpl w:val="EC5ACD4C"/>
    <w:lvl w:ilvl="0" w:tplc="0409000F">
      <w:start w:val="1"/>
      <w:numFmt w:val="decimal"/>
      <w:lvlText w:val="%1."/>
      <w:lvlJc w:val="left"/>
      <w:pPr>
        <w:ind w:left="1412" w:hanging="420"/>
      </w:pPr>
    </w:lvl>
    <w:lvl w:ilvl="1" w:tplc="04090017" w:tentative="1">
      <w:start w:val="1"/>
      <w:numFmt w:val="aiueoFullWidth"/>
      <w:lvlText w:val="(%2)"/>
      <w:lvlJc w:val="left"/>
      <w:pPr>
        <w:ind w:left="1832" w:hanging="420"/>
      </w:pPr>
    </w:lvl>
    <w:lvl w:ilvl="2" w:tplc="04090011" w:tentative="1">
      <w:start w:val="1"/>
      <w:numFmt w:val="decimalEnclosedCircle"/>
      <w:lvlText w:val="%3"/>
      <w:lvlJc w:val="left"/>
      <w:pPr>
        <w:ind w:left="2252" w:hanging="420"/>
      </w:pPr>
    </w:lvl>
    <w:lvl w:ilvl="3" w:tplc="0409000F" w:tentative="1">
      <w:start w:val="1"/>
      <w:numFmt w:val="decimal"/>
      <w:lvlText w:val="%4."/>
      <w:lvlJc w:val="left"/>
      <w:pPr>
        <w:ind w:left="2672" w:hanging="420"/>
      </w:pPr>
    </w:lvl>
    <w:lvl w:ilvl="4" w:tplc="04090017" w:tentative="1">
      <w:start w:val="1"/>
      <w:numFmt w:val="aiueoFullWidth"/>
      <w:lvlText w:val="(%5)"/>
      <w:lvlJc w:val="left"/>
      <w:pPr>
        <w:ind w:left="3092" w:hanging="420"/>
      </w:pPr>
    </w:lvl>
    <w:lvl w:ilvl="5" w:tplc="04090011" w:tentative="1">
      <w:start w:val="1"/>
      <w:numFmt w:val="decimalEnclosedCircle"/>
      <w:lvlText w:val="%6"/>
      <w:lvlJc w:val="left"/>
      <w:pPr>
        <w:ind w:left="3512" w:hanging="420"/>
      </w:pPr>
    </w:lvl>
    <w:lvl w:ilvl="6" w:tplc="0409000F" w:tentative="1">
      <w:start w:val="1"/>
      <w:numFmt w:val="decimal"/>
      <w:lvlText w:val="%7."/>
      <w:lvlJc w:val="left"/>
      <w:pPr>
        <w:ind w:left="3932" w:hanging="420"/>
      </w:pPr>
    </w:lvl>
    <w:lvl w:ilvl="7" w:tplc="04090017" w:tentative="1">
      <w:start w:val="1"/>
      <w:numFmt w:val="aiueoFullWidth"/>
      <w:lvlText w:val="(%8)"/>
      <w:lvlJc w:val="left"/>
      <w:pPr>
        <w:ind w:left="4352" w:hanging="420"/>
      </w:pPr>
    </w:lvl>
    <w:lvl w:ilvl="8" w:tplc="04090011" w:tentative="1">
      <w:start w:val="1"/>
      <w:numFmt w:val="decimalEnclosedCircle"/>
      <w:lvlText w:val="%9"/>
      <w:lvlJc w:val="left"/>
      <w:pPr>
        <w:ind w:left="4772" w:hanging="420"/>
      </w:pPr>
    </w:lvl>
  </w:abstractNum>
  <w:abstractNum w:abstractNumId="6" w15:restartNumberingAfterBreak="0">
    <w:nsid w:val="19A20D67"/>
    <w:multiLevelType w:val="multilevel"/>
    <w:tmpl w:val="0409001D"/>
    <w:lvl w:ilvl="0">
      <w:start w:val="1"/>
      <w:numFmt w:val="decimal"/>
      <w:lvlText w:val="%1"/>
      <w:lvlJc w:val="left"/>
      <w:pPr>
        <w:ind w:left="2105" w:hanging="425"/>
      </w:pPr>
    </w:lvl>
    <w:lvl w:ilvl="1">
      <w:start w:val="1"/>
      <w:numFmt w:val="decimal"/>
      <w:lvlText w:val="%1.%2"/>
      <w:lvlJc w:val="left"/>
      <w:pPr>
        <w:ind w:left="2672" w:hanging="567"/>
      </w:pPr>
    </w:lvl>
    <w:lvl w:ilvl="2">
      <w:start w:val="1"/>
      <w:numFmt w:val="decimal"/>
      <w:lvlText w:val="%1.%2.%3"/>
      <w:lvlJc w:val="left"/>
      <w:pPr>
        <w:ind w:left="3098" w:hanging="567"/>
      </w:pPr>
    </w:lvl>
    <w:lvl w:ilvl="3">
      <w:start w:val="1"/>
      <w:numFmt w:val="decimal"/>
      <w:lvlText w:val="%1.%2.%3.%4"/>
      <w:lvlJc w:val="left"/>
      <w:pPr>
        <w:ind w:left="3664" w:hanging="708"/>
      </w:pPr>
    </w:lvl>
    <w:lvl w:ilvl="4">
      <w:start w:val="1"/>
      <w:numFmt w:val="decimal"/>
      <w:lvlText w:val="%1.%2.%3.%4.%5"/>
      <w:lvlJc w:val="left"/>
      <w:pPr>
        <w:ind w:left="4231" w:hanging="850"/>
      </w:pPr>
    </w:lvl>
    <w:lvl w:ilvl="5">
      <w:start w:val="1"/>
      <w:numFmt w:val="decimal"/>
      <w:lvlText w:val="%1.%2.%3.%4.%5.%6"/>
      <w:lvlJc w:val="left"/>
      <w:pPr>
        <w:ind w:left="4940" w:hanging="1134"/>
      </w:pPr>
    </w:lvl>
    <w:lvl w:ilvl="6">
      <w:start w:val="1"/>
      <w:numFmt w:val="decimal"/>
      <w:lvlText w:val="%1.%2.%3.%4.%5.%6.%7"/>
      <w:lvlJc w:val="left"/>
      <w:pPr>
        <w:ind w:left="5507" w:hanging="1276"/>
      </w:pPr>
    </w:lvl>
    <w:lvl w:ilvl="7">
      <w:start w:val="1"/>
      <w:numFmt w:val="decimal"/>
      <w:lvlText w:val="%1.%2.%3.%4.%5.%6.%7.%8"/>
      <w:lvlJc w:val="left"/>
      <w:pPr>
        <w:ind w:left="6074" w:hanging="1418"/>
      </w:pPr>
    </w:lvl>
    <w:lvl w:ilvl="8">
      <w:start w:val="1"/>
      <w:numFmt w:val="decimal"/>
      <w:lvlText w:val="%1.%2.%3.%4.%5.%6.%7.%8.%9"/>
      <w:lvlJc w:val="left"/>
      <w:pPr>
        <w:ind w:left="6782" w:hanging="1700"/>
      </w:pPr>
    </w:lvl>
  </w:abstractNum>
  <w:abstractNum w:abstractNumId="7" w15:restartNumberingAfterBreak="0">
    <w:nsid w:val="29F42FC1"/>
    <w:multiLevelType w:val="multilevel"/>
    <w:tmpl w:val="51B62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B868D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41DB4148"/>
    <w:multiLevelType w:val="hybridMultilevel"/>
    <w:tmpl w:val="56A207E6"/>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0" w15:restartNumberingAfterBreak="0">
    <w:nsid w:val="422A05AC"/>
    <w:multiLevelType w:val="multilevel"/>
    <w:tmpl w:val="B2D07C56"/>
    <w:lvl w:ilvl="0">
      <w:start w:val="4"/>
      <w:numFmt w:val="decimal"/>
      <w:lvlText w:val="%1"/>
      <w:lvlJc w:val="left"/>
      <w:pPr>
        <w:ind w:left="480" w:hanging="480"/>
      </w:pPr>
      <w:rPr>
        <w:rFonts w:hint="default"/>
      </w:rPr>
    </w:lvl>
    <w:lvl w:ilvl="1">
      <w:start w:val="8"/>
      <w:numFmt w:val="decimal"/>
      <w:lvlText w:val="%1.%2"/>
      <w:lvlJc w:val="left"/>
      <w:pPr>
        <w:ind w:left="905" w:hanging="480"/>
      </w:pPr>
      <w:rPr>
        <w:rFonts w:hint="default"/>
      </w:rPr>
    </w:lvl>
    <w:lvl w:ilvl="2">
      <w:start w:val="2"/>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1" w15:restartNumberingAfterBreak="0">
    <w:nsid w:val="4494257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5ADE399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606A094D"/>
    <w:multiLevelType w:val="hybridMultilevel"/>
    <w:tmpl w:val="0C30CF60"/>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4" w15:restartNumberingAfterBreak="0">
    <w:nsid w:val="6B777998"/>
    <w:multiLevelType w:val="multilevel"/>
    <w:tmpl w:val="07803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2382D35"/>
    <w:multiLevelType w:val="multilevel"/>
    <w:tmpl w:val="1D269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9336FD1"/>
    <w:multiLevelType w:val="multilevel"/>
    <w:tmpl w:val="EF68F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CC441D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7DC55009"/>
    <w:multiLevelType w:val="multilevel"/>
    <w:tmpl w:val="7CB23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3395714">
    <w:abstractNumId w:val="11"/>
  </w:num>
  <w:num w:numId="2" w16cid:durableId="722677529">
    <w:abstractNumId w:val="5"/>
  </w:num>
  <w:num w:numId="3" w16cid:durableId="860358099">
    <w:abstractNumId w:val="3"/>
  </w:num>
  <w:num w:numId="4" w16cid:durableId="2049332481">
    <w:abstractNumId w:val="9"/>
  </w:num>
  <w:num w:numId="5" w16cid:durableId="1695839005">
    <w:abstractNumId w:val="13"/>
  </w:num>
  <w:num w:numId="6" w16cid:durableId="1045133450">
    <w:abstractNumId w:val="6"/>
  </w:num>
  <w:num w:numId="7" w16cid:durableId="853811570">
    <w:abstractNumId w:val="12"/>
  </w:num>
  <w:num w:numId="8" w16cid:durableId="1072892675">
    <w:abstractNumId w:val="8"/>
  </w:num>
  <w:num w:numId="9" w16cid:durableId="1263731211">
    <w:abstractNumId w:val="4"/>
  </w:num>
  <w:num w:numId="10" w16cid:durableId="1934587538">
    <w:abstractNumId w:val="1"/>
  </w:num>
  <w:num w:numId="11" w16cid:durableId="598802897">
    <w:abstractNumId w:val="7"/>
  </w:num>
  <w:num w:numId="12" w16cid:durableId="583807588">
    <w:abstractNumId w:val="18"/>
  </w:num>
  <w:num w:numId="13" w16cid:durableId="1626811651">
    <w:abstractNumId w:val="2"/>
  </w:num>
  <w:num w:numId="14" w16cid:durableId="1262836684">
    <w:abstractNumId w:val="16"/>
  </w:num>
  <w:num w:numId="15" w16cid:durableId="1799182466">
    <w:abstractNumId w:val="14"/>
  </w:num>
  <w:num w:numId="16" w16cid:durableId="992101032">
    <w:abstractNumId w:val="0"/>
  </w:num>
  <w:num w:numId="17" w16cid:durableId="1789158698">
    <w:abstractNumId w:val="15"/>
  </w:num>
  <w:num w:numId="18" w16cid:durableId="108402896">
    <w:abstractNumId w:val="17"/>
  </w:num>
  <w:num w:numId="19" w16cid:durableId="209801459">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KS21 佐藤礼央奈">
    <w15:presenceInfo w15:providerId="AD" w15:userId="S::tk210336@tks.iput.ac.jp::7e134fe0-7cfc-4150-a6a0-60f155421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48E"/>
    <w:rsid w:val="0000054C"/>
    <w:rsid w:val="00002232"/>
    <w:rsid w:val="00004942"/>
    <w:rsid w:val="000053E8"/>
    <w:rsid w:val="0000563F"/>
    <w:rsid w:val="00007EA5"/>
    <w:rsid w:val="000105C0"/>
    <w:rsid w:val="0001072F"/>
    <w:rsid w:val="00012EA6"/>
    <w:rsid w:val="000132C8"/>
    <w:rsid w:val="00013D63"/>
    <w:rsid w:val="00014FB2"/>
    <w:rsid w:val="000220AE"/>
    <w:rsid w:val="0002240A"/>
    <w:rsid w:val="00022A7C"/>
    <w:rsid w:val="000234E8"/>
    <w:rsid w:val="00023D92"/>
    <w:rsid w:val="000248D3"/>
    <w:rsid w:val="00024CF8"/>
    <w:rsid w:val="000271E1"/>
    <w:rsid w:val="00027D25"/>
    <w:rsid w:val="000300ED"/>
    <w:rsid w:val="00032FC3"/>
    <w:rsid w:val="00033164"/>
    <w:rsid w:val="00033A83"/>
    <w:rsid w:val="000347F8"/>
    <w:rsid w:val="00035156"/>
    <w:rsid w:val="00035499"/>
    <w:rsid w:val="00035A1F"/>
    <w:rsid w:val="00036882"/>
    <w:rsid w:val="0003762C"/>
    <w:rsid w:val="00037981"/>
    <w:rsid w:val="00042C41"/>
    <w:rsid w:val="00042FF0"/>
    <w:rsid w:val="0004411F"/>
    <w:rsid w:val="0004476A"/>
    <w:rsid w:val="0004711C"/>
    <w:rsid w:val="00047993"/>
    <w:rsid w:val="000479E9"/>
    <w:rsid w:val="000504D6"/>
    <w:rsid w:val="00050E9E"/>
    <w:rsid w:val="00052197"/>
    <w:rsid w:val="00053059"/>
    <w:rsid w:val="00053C5C"/>
    <w:rsid w:val="00054735"/>
    <w:rsid w:val="00054B99"/>
    <w:rsid w:val="000557F0"/>
    <w:rsid w:val="00055B6E"/>
    <w:rsid w:val="00056314"/>
    <w:rsid w:val="00056E84"/>
    <w:rsid w:val="00056F87"/>
    <w:rsid w:val="00057196"/>
    <w:rsid w:val="00057960"/>
    <w:rsid w:val="00062EEF"/>
    <w:rsid w:val="000630E6"/>
    <w:rsid w:val="0006385E"/>
    <w:rsid w:val="00063C55"/>
    <w:rsid w:val="0006581A"/>
    <w:rsid w:val="00066B85"/>
    <w:rsid w:val="00066D51"/>
    <w:rsid w:val="00070BC2"/>
    <w:rsid w:val="00070D8A"/>
    <w:rsid w:val="00071228"/>
    <w:rsid w:val="00071269"/>
    <w:rsid w:val="00071DE8"/>
    <w:rsid w:val="00075A1E"/>
    <w:rsid w:val="00076CA5"/>
    <w:rsid w:val="000770C9"/>
    <w:rsid w:val="00077ED3"/>
    <w:rsid w:val="000844B6"/>
    <w:rsid w:val="000844E2"/>
    <w:rsid w:val="0008485A"/>
    <w:rsid w:val="00084A28"/>
    <w:rsid w:val="000850B2"/>
    <w:rsid w:val="00085F26"/>
    <w:rsid w:val="00086410"/>
    <w:rsid w:val="00086CB1"/>
    <w:rsid w:val="00086E7F"/>
    <w:rsid w:val="000873DA"/>
    <w:rsid w:val="00091040"/>
    <w:rsid w:val="00091A7D"/>
    <w:rsid w:val="0009304A"/>
    <w:rsid w:val="000932C7"/>
    <w:rsid w:val="00093899"/>
    <w:rsid w:val="000938BD"/>
    <w:rsid w:val="00093A4D"/>
    <w:rsid w:val="00094961"/>
    <w:rsid w:val="0009514B"/>
    <w:rsid w:val="00096B8E"/>
    <w:rsid w:val="00096F41"/>
    <w:rsid w:val="00097645"/>
    <w:rsid w:val="000A034B"/>
    <w:rsid w:val="000A0358"/>
    <w:rsid w:val="000A0376"/>
    <w:rsid w:val="000A06DC"/>
    <w:rsid w:val="000A2BDF"/>
    <w:rsid w:val="000A349A"/>
    <w:rsid w:val="000A404B"/>
    <w:rsid w:val="000A51AF"/>
    <w:rsid w:val="000A5AE6"/>
    <w:rsid w:val="000A5BD4"/>
    <w:rsid w:val="000A6639"/>
    <w:rsid w:val="000A72E2"/>
    <w:rsid w:val="000B11B4"/>
    <w:rsid w:val="000B171F"/>
    <w:rsid w:val="000B7483"/>
    <w:rsid w:val="000C0168"/>
    <w:rsid w:val="000C287F"/>
    <w:rsid w:val="000C48B4"/>
    <w:rsid w:val="000C5345"/>
    <w:rsid w:val="000C60D4"/>
    <w:rsid w:val="000D019A"/>
    <w:rsid w:val="000D0CF4"/>
    <w:rsid w:val="000D0D5A"/>
    <w:rsid w:val="000D151F"/>
    <w:rsid w:val="000D1720"/>
    <w:rsid w:val="000D197F"/>
    <w:rsid w:val="000D24C8"/>
    <w:rsid w:val="000D2C8C"/>
    <w:rsid w:val="000D2DAA"/>
    <w:rsid w:val="000D34DE"/>
    <w:rsid w:val="000D47F5"/>
    <w:rsid w:val="000D487E"/>
    <w:rsid w:val="000D60FF"/>
    <w:rsid w:val="000D6347"/>
    <w:rsid w:val="000D6E2C"/>
    <w:rsid w:val="000D77B4"/>
    <w:rsid w:val="000E0553"/>
    <w:rsid w:val="000E0B81"/>
    <w:rsid w:val="000E0C31"/>
    <w:rsid w:val="000E0E10"/>
    <w:rsid w:val="000E1F3C"/>
    <w:rsid w:val="000E2908"/>
    <w:rsid w:val="000E71B9"/>
    <w:rsid w:val="000F1290"/>
    <w:rsid w:val="000F1434"/>
    <w:rsid w:val="000F20EC"/>
    <w:rsid w:val="000F47E8"/>
    <w:rsid w:val="000F5360"/>
    <w:rsid w:val="000F5706"/>
    <w:rsid w:val="000F6E93"/>
    <w:rsid w:val="000F73B2"/>
    <w:rsid w:val="00100072"/>
    <w:rsid w:val="00101137"/>
    <w:rsid w:val="00101A13"/>
    <w:rsid w:val="00101A71"/>
    <w:rsid w:val="00101FCE"/>
    <w:rsid w:val="00103B63"/>
    <w:rsid w:val="00103BBE"/>
    <w:rsid w:val="0010458C"/>
    <w:rsid w:val="001048EC"/>
    <w:rsid w:val="001054D8"/>
    <w:rsid w:val="00105DE8"/>
    <w:rsid w:val="0010665E"/>
    <w:rsid w:val="00106872"/>
    <w:rsid w:val="00107689"/>
    <w:rsid w:val="00111051"/>
    <w:rsid w:val="001112A8"/>
    <w:rsid w:val="0011177C"/>
    <w:rsid w:val="0011385E"/>
    <w:rsid w:val="00113C28"/>
    <w:rsid w:val="00114524"/>
    <w:rsid w:val="001151FC"/>
    <w:rsid w:val="001156B2"/>
    <w:rsid w:val="00117162"/>
    <w:rsid w:val="001216D6"/>
    <w:rsid w:val="00122BCA"/>
    <w:rsid w:val="00123B65"/>
    <w:rsid w:val="00124871"/>
    <w:rsid w:val="00126DF2"/>
    <w:rsid w:val="00126FFE"/>
    <w:rsid w:val="00130497"/>
    <w:rsid w:val="00131696"/>
    <w:rsid w:val="00131D2A"/>
    <w:rsid w:val="00132809"/>
    <w:rsid w:val="0013372F"/>
    <w:rsid w:val="00133A16"/>
    <w:rsid w:val="00134177"/>
    <w:rsid w:val="00134F9A"/>
    <w:rsid w:val="00136007"/>
    <w:rsid w:val="001371D9"/>
    <w:rsid w:val="00140348"/>
    <w:rsid w:val="00141246"/>
    <w:rsid w:val="00141AE8"/>
    <w:rsid w:val="00142E91"/>
    <w:rsid w:val="0014402F"/>
    <w:rsid w:val="00145674"/>
    <w:rsid w:val="0014791E"/>
    <w:rsid w:val="0015183F"/>
    <w:rsid w:val="00151BF9"/>
    <w:rsid w:val="00152D0B"/>
    <w:rsid w:val="001532C1"/>
    <w:rsid w:val="0015426A"/>
    <w:rsid w:val="00160270"/>
    <w:rsid w:val="00160457"/>
    <w:rsid w:val="0016073E"/>
    <w:rsid w:val="00160DCD"/>
    <w:rsid w:val="001615F2"/>
    <w:rsid w:val="00163228"/>
    <w:rsid w:val="00164CD8"/>
    <w:rsid w:val="001655A7"/>
    <w:rsid w:val="001672EE"/>
    <w:rsid w:val="00170026"/>
    <w:rsid w:val="001703CE"/>
    <w:rsid w:val="00170474"/>
    <w:rsid w:val="00170619"/>
    <w:rsid w:val="00173041"/>
    <w:rsid w:val="001737C2"/>
    <w:rsid w:val="00175508"/>
    <w:rsid w:val="00175D1B"/>
    <w:rsid w:val="00175D83"/>
    <w:rsid w:val="00176536"/>
    <w:rsid w:val="00177528"/>
    <w:rsid w:val="00180751"/>
    <w:rsid w:val="001809D1"/>
    <w:rsid w:val="00180AA4"/>
    <w:rsid w:val="0018138D"/>
    <w:rsid w:val="00184EC2"/>
    <w:rsid w:val="001877B0"/>
    <w:rsid w:val="001908E4"/>
    <w:rsid w:val="00191697"/>
    <w:rsid w:val="00191751"/>
    <w:rsid w:val="0019284F"/>
    <w:rsid w:val="00193004"/>
    <w:rsid w:val="0019306E"/>
    <w:rsid w:val="00193A65"/>
    <w:rsid w:val="00194419"/>
    <w:rsid w:val="00194814"/>
    <w:rsid w:val="001961F6"/>
    <w:rsid w:val="00196C7E"/>
    <w:rsid w:val="001977D0"/>
    <w:rsid w:val="001A030A"/>
    <w:rsid w:val="001A0552"/>
    <w:rsid w:val="001A07C9"/>
    <w:rsid w:val="001A0D0A"/>
    <w:rsid w:val="001A10F2"/>
    <w:rsid w:val="001A145B"/>
    <w:rsid w:val="001A1844"/>
    <w:rsid w:val="001A2A2E"/>
    <w:rsid w:val="001A2C74"/>
    <w:rsid w:val="001A3150"/>
    <w:rsid w:val="001A63A5"/>
    <w:rsid w:val="001B1B7C"/>
    <w:rsid w:val="001B1F69"/>
    <w:rsid w:val="001B26BF"/>
    <w:rsid w:val="001B40EB"/>
    <w:rsid w:val="001B520A"/>
    <w:rsid w:val="001B528B"/>
    <w:rsid w:val="001B6D64"/>
    <w:rsid w:val="001C230D"/>
    <w:rsid w:val="001C306A"/>
    <w:rsid w:val="001C3310"/>
    <w:rsid w:val="001C33F6"/>
    <w:rsid w:val="001C372F"/>
    <w:rsid w:val="001C42CC"/>
    <w:rsid w:val="001C448F"/>
    <w:rsid w:val="001C48FB"/>
    <w:rsid w:val="001C5965"/>
    <w:rsid w:val="001C68F5"/>
    <w:rsid w:val="001C6C00"/>
    <w:rsid w:val="001C6EE1"/>
    <w:rsid w:val="001C7149"/>
    <w:rsid w:val="001C720D"/>
    <w:rsid w:val="001C7D51"/>
    <w:rsid w:val="001D100E"/>
    <w:rsid w:val="001D1F76"/>
    <w:rsid w:val="001D2E8A"/>
    <w:rsid w:val="001D4A6D"/>
    <w:rsid w:val="001D51A9"/>
    <w:rsid w:val="001D69F2"/>
    <w:rsid w:val="001D6E0E"/>
    <w:rsid w:val="001D731E"/>
    <w:rsid w:val="001D7BFF"/>
    <w:rsid w:val="001E0ECA"/>
    <w:rsid w:val="001E16BE"/>
    <w:rsid w:val="001E3502"/>
    <w:rsid w:val="001E45FF"/>
    <w:rsid w:val="001E4957"/>
    <w:rsid w:val="001E5487"/>
    <w:rsid w:val="001E5B0D"/>
    <w:rsid w:val="001E68B4"/>
    <w:rsid w:val="001E7231"/>
    <w:rsid w:val="001F1A1D"/>
    <w:rsid w:val="001F27CF"/>
    <w:rsid w:val="001F3DD7"/>
    <w:rsid w:val="001F4A1E"/>
    <w:rsid w:val="001F5358"/>
    <w:rsid w:val="001F5DFC"/>
    <w:rsid w:val="001F7A85"/>
    <w:rsid w:val="00201227"/>
    <w:rsid w:val="00202E53"/>
    <w:rsid w:val="002052E7"/>
    <w:rsid w:val="002053DE"/>
    <w:rsid w:val="00205B95"/>
    <w:rsid w:val="0020659B"/>
    <w:rsid w:val="00206752"/>
    <w:rsid w:val="0020698B"/>
    <w:rsid w:val="0020712D"/>
    <w:rsid w:val="00207406"/>
    <w:rsid w:val="00211180"/>
    <w:rsid w:val="0021408E"/>
    <w:rsid w:val="00214404"/>
    <w:rsid w:val="00220CC5"/>
    <w:rsid w:val="00221985"/>
    <w:rsid w:val="00221AD7"/>
    <w:rsid w:val="00222322"/>
    <w:rsid w:val="00222759"/>
    <w:rsid w:val="00222BB9"/>
    <w:rsid w:val="00223D1E"/>
    <w:rsid w:val="00224C6B"/>
    <w:rsid w:val="0022592D"/>
    <w:rsid w:val="00227787"/>
    <w:rsid w:val="00230B38"/>
    <w:rsid w:val="002311E2"/>
    <w:rsid w:val="00233565"/>
    <w:rsid w:val="0023371E"/>
    <w:rsid w:val="00233830"/>
    <w:rsid w:val="002338ED"/>
    <w:rsid w:val="00233EF2"/>
    <w:rsid w:val="002357D6"/>
    <w:rsid w:val="0023792B"/>
    <w:rsid w:val="00237E15"/>
    <w:rsid w:val="0024068B"/>
    <w:rsid w:val="00240E6A"/>
    <w:rsid w:val="00240FF9"/>
    <w:rsid w:val="0024146B"/>
    <w:rsid w:val="002414C5"/>
    <w:rsid w:val="00241E04"/>
    <w:rsid w:val="0024257A"/>
    <w:rsid w:val="0024294D"/>
    <w:rsid w:val="00243294"/>
    <w:rsid w:val="00244E36"/>
    <w:rsid w:val="002451FF"/>
    <w:rsid w:val="00245224"/>
    <w:rsid w:val="00247385"/>
    <w:rsid w:val="00247FF1"/>
    <w:rsid w:val="00250073"/>
    <w:rsid w:val="00251A38"/>
    <w:rsid w:val="0025249A"/>
    <w:rsid w:val="00252745"/>
    <w:rsid w:val="002531D5"/>
    <w:rsid w:val="002538F4"/>
    <w:rsid w:val="00254175"/>
    <w:rsid w:val="00255C70"/>
    <w:rsid w:val="00255E94"/>
    <w:rsid w:val="002561F5"/>
    <w:rsid w:val="00256A69"/>
    <w:rsid w:val="00257BD8"/>
    <w:rsid w:val="00257CFB"/>
    <w:rsid w:val="002602A5"/>
    <w:rsid w:val="002612B1"/>
    <w:rsid w:val="00262626"/>
    <w:rsid w:val="00263795"/>
    <w:rsid w:val="00264588"/>
    <w:rsid w:val="0026492E"/>
    <w:rsid w:val="00264A68"/>
    <w:rsid w:val="00264F10"/>
    <w:rsid w:val="002654A5"/>
    <w:rsid w:val="002661F8"/>
    <w:rsid w:val="00266317"/>
    <w:rsid w:val="002667AC"/>
    <w:rsid w:val="00266B11"/>
    <w:rsid w:val="00267686"/>
    <w:rsid w:val="00267F2D"/>
    <w:rsid w:val="00270454"/>
    <w:rsid w:val="002705F9"/>
    <w:rsid w:val="00270767"/>
    <w:rsid w:val="0027200A"/>
    <w:rsid w:val="0027216A"/>
    <w:rsid w:val="00272447"/>
    <w:rsid w:val="00272EAE"/>
    <w:rsid w:val="00274075"/>
    <w:rsid w:val="002744F8"/>
    <w:rsid w:val="0027513A"/>
    <w:rsid w:val="00275384"/>
    <w:rsid w:val="002761A2"/>
    <w:rsid w:val="00276C14"/>
    <w:rsid w:val="002778AF"/>
    <w:rsid w:val="00280259"/>
    <w:rsid w:val="002819A5"/>
    <w:rsid w:val="002827D1"/>
    <w:rsid w:val="00283E94"/>
    <w:rsid w:val="002849A6"/>
    <w:rsid w:val="00284DC4"/>
    <w:rsid w:val="002856C5"/>
    <w:rsid w:val="002857EF"/>
    <w:rsid w:val="00285BDE"/>
    <w:rsid w:val="00285E1A"/>
    <w:rsid w:val="002868BF"/>
    <w:rsid w:val="00286A8D"/>
    <w:rsid w:val="002900E6"/>
    <w:rsid w:val="002902FA"/>
    <w:rsid w:val="00290377"/>
    <w:rsid w:val="0029302B"/>
    <w:rsid w:val="00294243"/>
    <w:rsid w:val="00295E88"/>
    <w:rsid w:val="00296C8C"/>
    <w:rsid w:val="00297532"/>
    <w:rsid w:val="00297632"/>
    <w:rsid w:val="00297768"/>
    <w:rsid w:val="002A02E7"/>
    <w:rsid w:val="002A0D72"/>
    <w:rsid w:val="002A361D"/>
    <w:rsid w:val="002A4193"/>
    <w:rsid w:val="002A4F31"/>
    <w:rsid w:val="002A668A"/>
    <w:rsid w:val="002A71A4"/>
    <w:rsid w:val="002A765E"/>
    <w:rsid w:val="002B0785"/>
    <w:rsid w:val="002B0E92"/>
    <w:rsid w:val="002B2871"/>
    <w:rsid w:val="002B2EC7"/>
    <w:rsid w:val="002B36AA"/>
    <w:rsid w:val="002B3CB6"/>
    <w:rsid w:val="002B4362"/>
    <w:rsid w:val="002B437E"/>
    <w:rsid w:val="002B470E"/>
    <w:rsid w:val="002B61B5"/>
    <w:rsid w:val="002B650C"/>
    <w:rsid w:val="002C0283"/>
    <w:rsid w:val="002C141B"/>
    <w:rsid w:val="002C307A"/>
    <w:rsid w:val="002C45CA"/>
    <w:rsid w:val="002C4A4F"/>
    <w:rsid w:val="002C6B2D"/>
    <w:rsid w:val="002D0865"/>
    <w:rsid w:val="002D0F49"/>
    <w:rsid w:val="002D1213"/>
    <w:rsid w:val="002D21D0"/>
    <w:rsid w:val="002D3B27"/>
    <w:rsid w:val="002D411B"/>
    <w:rsid w:val="002D4303"/>
    <w:rsid w:val="002D5DDC"/>
    <w:rsid w:val="002D5EFE"/>
    <w:rsid w:val="002E15A1"/>
    <w:rsid w:val="002E3CB3"/>
    <w:rsid w:val="002E41FB"/>
    <w:rsid w:val="002E6552"/>
    <w:rsid w:val="002E75BA"/>
    <w:rsid w:val="002E7662"/>
    <w:rsid w:val="002E7F7C"/>
    <w:rsid w:val="002F14D2"/>
    <w:rsid w:val="002F1672"/>
    <w:rsid w:val="002F2A05"/>
    <w:rsid w:val="002F7AAF"/>
    <w:rsid w:val="002F7AF6"/>
    <w:rsid w:val="00300712"/>
    <w:rsid w:val="00302E95"/>
    <w:rsid w:val="00303EAE"/>
    <w:rsid w:val="00304D06"/>
    <w:rsid w:val="003068E5"/>
    <w:rsid w:val="00306B4E"/>
    <w:rsid w:val="00306BF2"/>
    <w:rsid w:val="00307C9B"/>
    <w:rsid w:val="00307FD0"/>
    <w:rsid w:val="00313504"/>
    <w:rsid w:val="00313D5E"/>
    <w:rsid w:val="00314BCC"/>
    <w:rsid w:val="00314D12"/>
    <w:rsid w:val="00316792"/>
    <w:rsid w:val="00316F75"/>
    <w:rsid w:val="00317C3E"/>
    <w:rsid w:val="00320BCC"/>
    <w:rsid w:val="00320EBF"/>
    <w:rsid w:val="003215CA"/>
    <w:rsid w:val="003255CA"/>
    <w:rsid w:val="00325C73"/>
    <w:rsid w:val="0032733B"/>
    <w:rsid w:val="00327390"/>
    <w:rsid w:val="00327A86"/>
    <w:rsid w:val="00330027"/>
    <w:rsid w:val="003301CC"/>
    <w:rsid w:val="00331462"/>
    <w:rsid w:val="00332B97"/>
    <w:rsid w:val="00332C0E"/>
    <w:rsid w:val="00333044"/>
    <w:rsid w:val="00333ACB"/>
    <w:rsid w:val="00333ECD"/>
    <w:rsid w:val="00334079"/>
    <w:rsid w:val="00334844"/>
    <w:rsid w:val="00334B09"/>
    <w:rsid w:val="00334B1E"/>
    <w:rsid w:val="003362DE"/>
    <w:rsid w:val="0033653B"/>
    <w:rsid w:val="0033721E"/>
    <w:rsid w:val="00337968"/>
    <w:rsid w:val="00340025"/>
    <w:rsid w:val="003415EB"/>
    <w:rsid w:val="00341C0D"/>
    <w:rsid w:val="003421FB"/>
    <w:rsid w:val="00342A20"/>
    <w:rsid w:val="0034304F"/>
    <w:rsid w:val="0034307C"/>
    <w:rsid w:val="003430CA"/>
    <w:rsid w:val="00343667"/>
    <w:rsid w:val="00347FD5"/>
    <w:rsid w:val="003517B1"/>
    <w:rsid w:val="00352417"/>
    <w:rsid w:val="00354145"/>
    <w:rsid w:val="003560F1"/>
    <w:rsid w:val="003568DA"/>
    <w:rsid w:val="0036188D"/>
    <w:rsid w:val="003624E8"/>
    <w:rsid w:val="00363E79"/>
    <w:rsid w:val="00365007"/>
    <w:rsid w:val="0036580B"/>
    <w:rsid w:val="00365C46"/>
    <w:rsid w:val="00366BC5"/>
    <w:rsid w:val="003676D4"/>
    <w:rsid w:val="00367B1B"/>
    <w:rsid w:val="00374377"/>
    <w:rsid w:val="003757A0"/>
    <w:rsid w:val="00375F7E"/>
    <w:rsid w:val="003769A4"/>
    <w:rsid w:val="00377C1B"/>
    <w:rsid w:val="00381D1E"/>
    <w:rsid w:val="00382108"/>
    <w:rsid w:val="00382D08"/>
    <w:rsid w:val="003850CA"/>
    <w:rsid w:val="00385E39"/>
    <w:rsid w:val="003862FE"/>
    <w:rsid w:val="00390E83"/>
    <w:rsid w:val="00390F62"/>
    <w:rsid w:val="0039142D"/>
    <w:rsid w:val="00392863"/>
    <w:rsid w:val="0039337E"/>
    <w:rsid w:val="00393F1B"/>
    <w:rsid w:val="003943C8"/>
    <w:rsid w:val="003945F9"/>
    <w:rsid w:val="00394801"/>
    <w:rsid w:val="00394A85"/>
    <w:rsid w:val="003A09AE"/>
    <w:rsid w:val="003A0F83"/>
    <w:rsid w:val="003A3EAB"/>
    <w:rsid w:val="003A6C68"/>
    <w:rsid w:val="003A6EA5"/>
    <w:rsid w:val="003B16BC"/>
    <w:rsid w:val="003B4BDC"/>
    <w:rsid w:val="003B5986"/>
    <w:rsid w:val="003B60C0"/>
    <w:rsid w:val="003B6809"/>
    <w:rsid w:val="003B78D4"/>
    <w:rsid w:val="003B7AC3"/>
    <w:rsid w:val="003C0336"/>
    <w:rsid w:val="003C0F68"/>
    <w:rsid w:val="003C14A2"/>
    <w:rsid w:val="003C1894"/>
    <w:rsid w:val="003C1DA3"/>
    <w:rsid w:val="003C23A1"/>
    <w:rsid w:val="003C3B2E"/>
    <w:rsid w:val="003C3FB0"/>
    <w:rsid w:val="003C4485"/>
    <w:rsid w:val="003C4DC0"/>
    <w:rsid w:val="003C5898"/>
    <w:rsid w:val="003C68C6"/>
    <w:rsid w:val="003C6F1F"/>
    <w:rsid w:val="003C751E"/>
    <w:rsid w:val="003C7712"/>
    <w:rsid w:val="003D1BB4"/>
    <w:rsid w:val="003D2653"/>
    <w:rsid w:val="003D3F1F"/>
    <w:rsid w:val="003D4DCD"/>
    <w:rsid w:val="003D5128"/>
    <w:rsid w:val="003D6353"/>
    <w:rsid w:val="003D6CB4"/>
    <w:rsid w:val="003D6CC9"/>
    <w:rsid w:val="003D7D2D"/>
    <w:rsid w:val="003E0CC0"/>
    <w:rsid w:val="003E0F6C"/>
    <w:rsid w:val="003E133A"/>
    <w:rsid w:val="003E194F"/>
    <w:rsid w:val="003E20C1"/>
    <w:rsid w:val="003E2E17"/>
    <w:rsid w:val="003E45DD"/>
    <w:rsid w:val="003E4AFA"/>
    <w:rsid w:val="003E4FC1"/>
    <w:rsid w:val="003E53B8"/>
    <w:rsid w:val="003E6025"/>
    <w:rsid w:val="003E6ABF"/>
    <w:rsid w:val="003F04D6"/>
    <w:rsid w:val="003F0554"/>
    <w:rsid w:val="003F1D14"/>
    <w:rsid w:val="003F20BE"/>
    <w:rsid w:val="003F3E8A"/>
    <w:rsid w:val="003F4364"/>
    <w:rsid w:val="003F4A83"/>
    <w:rsid w:val="003F575B"/>
    <w:rsid w:val="003F5E27"/>
    <w:rsid w:val="003F7DCC"/>
    <w:rsid w:val="00400428"/>
    <w:rsid w:val="00400530"/>
    <w:rsid w:val="004009EE"/>
    <w:rsid w:val="00401E70"/>
    <w:rsid w:val="0040222B"/>
    <w:rsid w:val="00402356"/>
    <w:rsid w:val="0040392B"/>
    <w:rsid w:val="00405D2A"/>
    <w:rsid w:val="00407965"/>
    <w:rsid w:val="00410F92"/>
    <w:rsid w:val="00412E28"/>
    <w:rsid w:val="004131C7"/>
    <w:rsid w:val="0041441C"/>
    <w:rsid w:val="0041559D"/>
    <w:rsid w:val="0041574D"/>
    <w:rsid w:val="00415E7B"/>
    <w:rsid w:val="00417BD9"/>
    <w:rsid w:val="00417D6E"/>
    <w:rsid w:val="004203D0"/>
    <w:rsid w:val="004206FD"/>
    <w:rsid w:val="0042081E"/>
    <w:rsid w:val="00421429"/>
    <w:rsid w:val="00421C19"/>
    <w:rsid w:val="00422FBE"/>
    <w:rsid w:val="00423658"/>
    <w:rsid w:val="00423A5B"/>
    <w:rsid w:val="00424797"/>
    <w:rsid w:val="004249A2"/>
    <w:rsid w:val="00424C8F"/>
    <w:rsid w:val="00425A14"/>
    <w:rsid w:val="00425A5B"/>
    <w:rsid w:val="004263C8"/>
    <w:rsid w:val="00427767"/>
    <w:rsid w:val="004300F0"/>
    <w:rsid w:val="0043079E"/>
    <w:rsid w:val="00431BB5"/>
    <w:rsid w:val="00433F27"/>
    <w:rsid w:val="00434266"/>
    <w:rsid w:val="00434717"/>
    <w:rsid w:val="00434E40"/>
    <w:rsid w:val="004351D3"/>
    <w:rsid w:val="004372AA"/>
    <w:rsid w:val="00437300"/>
    <w:rsid w:val="004374E0"/>
    <w:rsid w:val="004376D0"/>
    <w:rsid w:val="00440EFD"/>
    <w:rsid w:val="00441472"/>
    <w:rsid w:val="0044165A"/>
    <w:rsid w:val="00441736"/>
    <w:rsid w:val="00441B5E"/>
    <w:rsid w:val="00441F71"/>
    <w:rsid w:val="0044249F"/>
    <w:rsid w:val="004428F4"/>
    <w:rsid w:val="00444D85"/>
    <w:rsid w:val="004451F4"/>
    <w:rsid w:val="004452DB"/>
    <w:rsid w:val="00445F9D"/>
    <w:rsid w:val="00446902"/>
    <w:rsid w:val="004518BF"/>
    <w:rsid w:val="00451E04"/>
    <w:rsid w:val="00452307"/>
    <w:rsid w:val="00453225"/>
    <w:rsid w:val="0045393A"/>
    <w:rsid w:val="0045547C"/>
    <w:rsid w:val="00456B66"/>
    <w:rsid w:val="004603F7"/>
    <w:rsid w:val="00460B2D"/>
    <w:rsid w:val="00461080"/>
    <w:rsid w:val="00461816"/>
    <w:rsid w:val="004639C8"/>
    <w:rsid w:val="00463CED"/>
    <w:rsid w:val="0046441C"/>
    <w:rsid w:val="004657B5"/>
    <w:rsid w:val="0046599C"/>
    <w:rsid w:val="00466658"/>
    <w:rsid w:val="004670F6"/>
    <w:rsid w:val="004672BB"/>
    <w:rsid w:val="00471AA3"/>
    <w:rsid w:val="00471D50"/>
    <w:rsid w:val="004739A2"/>
    <w:rsid w:val="00474135"/>
    <w:rsid w:val="0047441C"/>
    <w:rsid w:val="0047487C"/>
    <w:rsid w:val="00475EA9"/>
    <w:rsid w:val="00476403"/>
    <w:rsid w:val="00477C91"/>
    <w:rsid w:val="00480421"/>
    <w:rsid w:val="004809B3"/>
    <w:rsid w:val="00481C93"/>
    <w:rsid w:val="0048359E"/>
    <w:rsid w:val="004836C4"/>
    <w:rsid w:val="004865A4"/>
    <w:rsid w:val="00486BB4"/>
    <w:rsid w:val="00486D81"/>
    <w:rsid w:val="0048749C"/>
    <w:rsid w:val="0048766B"/>
    <w:rsid w:val="00487A18"/>
    <w:rsid w:val="004902DB"/>
    <w:rsid w:val="0049117E"/>
    <w:rsid w:val="00492F8D"/>
    <w:rsid w:val="0049377F"/>
    <w:rsid w:val="00493AC2"/>
    <w:rsid w:val="00493AE8"/>
    <w:rsid w:val="0049522F"/>
    <w:rsid w:val="0049529C"/>
    <w:rsid w:val="0049690C"/>
    <w:rsid w:val="004A014A"/>
    <w:rsid w:val="004A032C"/>
    <w:rsid w:val="004A0404"/>
    <w:rsid w:val="004A0E48"/>
    <w:rsid w:val="004A22CC"/>
    <w:rsid w:val="004A256D"/>
    <w:rsid w:val="004A3D3B"/>
    <w:rsid w:val="004A3E5E"/>
    <w:rsid w:val="004A4A1A"/>
    <w:rsid w:val="004A5F2C"/>
    <w:rsid w:val="004A762A"/>
    <w:rsid w:val="004A778D"/>
    <w:rsid w:val="004A7ABE"/>
    <w:rsid w:val="004A7D4E"/>
    <w:rsid w:val="004A7DD8"/>
    <w:rsid w:val="004B2BF7"/>
    <w:rsid w:val="004B3A9E"/>
    <w:rsid w:val="004B430C"/>
    <w:rsid w:val="004B581D"/>
    <w:rsid w:val="004B682A"/>
    <w:rsid w:val="004B6906"/>
    <w:rsid w:val="004B7235"/>
    <w:rsid w:val="004B7BD5"/>
    <w:rsid w:val="004B7E01"/>
    <w:rsid w:val="004C331E"/>
    <w:rsid w:val="004C3E3C"/>
    <w:rsid w:val="004C44AE"/>
    <w:rsid w:val="004C495E"/>
    <w:rsid w:val="004C4BD8"/>
    <w:rsid w:val="004C581F"/>
    <w:rsid w:val="004C5856"/>
    <w:rsid w:val="004C767B"/>
    <w:rsid w:val="004C76F4"/>
    <w:rsid w:val="004D1233"/>
    <w:rsid w:val="004D1274"/>
    <w:rsid w:val="004D211A"/>
    <w:rsid w:val="004D257D"/>
    <w:rsid w:val="004D2FC8"/>
    <w:rsid w:val="004D303B"/>
    <w:rsid w:val="004D3B34"/>
    <w:rsid w:val="004D710F"/>
    <w:rsid w:val="004E1F2A"/>
    <w:rsid w:val="004E1F4D"/>
    <w:rsid w:val="004E2A3C"/>
    <w:rsid w:val="004E3208"/>
    <w:rsid w:val="004E4A86"/>
    <w:rsid w:val="004E4EF6"/>
    <w:rsid w:val="004E7620"/>
    <w:rsid w:val="004E7721"/>
    <w:rsid w:val="004F0CC5"/>
    <w:rsid w:val="004F1561"/>
    <w:rsid w:val="004F1AB6"/>
    <w:rsid w:val="004F21AA"/>
    <w:rsid w:val="004F2BB1"/>
    <w:rsid w:val="004F2D6B"/>
    <w:rsid w:val="004F2F8A"/>
    <w:rsid w:val="004F3654"/>
    <w:rsid w:val="004F6D1F"/>
    <w:rsid w:val="00500322"/>
    <w:rsid w:val="00501145"/>
    <w:rsid w:val="0050124E"/>
    <w:rsid w:val="00501303"/>
    <w:rsid w:val="005016AF"/>
    <w:rsid w:val="005023FB"/>
    <w:rsid w:val="00502EE9"/>
    <w:rsid w:val="00503256"/>
    <w:rsid w:val="00503AA1"/>
    <w:rsid w:val="00503DBF"/>
    <w:rsid w:val="0050476E"/>
    <w:rsid w:val="005057FF"/>
    <w:rsid w:val="00505B50"/>
    <w:rsid w:val="00506379"/>
    <w:rsid w:val="0050655A"/>
    <w:rsid w:val="00506A8A"/>
    <w:rsid w:val="00506FE6"/>
    <w:rsid w:val="005073A0"/>
    <w:rsid w:val="00510F28"/>
    <w:rsid w:val="00512F01"/>
    <w:rsid w:val="0051325E"/>
    <w:rsid w:val="00513387"/>
    <w:rsid w:val="00513F60"/>
    <w:rsid w:val="0051431D"/>
    <w:rsid w:val="0051501C"/>
    <w:rsid w:val="00515283"/>
    <w:rsid w:val="0051567F"/>
    <w:rsid w:val="00516BB9"/>
    <w:rsid w:val="005173D5"/>
    <w:rsid w:val="005179DC"/>
    <w:rsid w:val="005207FB"/>
    <w:rsid w:val="005207FF"/>
    <w:rsid w:val="0052096F"/>
    <w:rsid w:val="00521C62"/>
    <w:rsid w:val="00522260"/>
    <w:rsid w:val="00522467"/>
    <w:rsid w:val="005229D3"/>
    <w:rsid w:val="005234F5"/>
    <w:rsid w:val="00523E41"/>
    <w:rsid w:val="005251C2"/>
    <w:rsid w:val="00525910"/>
    <w:rsid w:val="00525ECB"/>
    <w:rsid w:val="00525FA8"/>
    <w:rsid w:val="005268AD"/>
    <w:rsid w:val="005268AF"/>
    <w:rsid w:val="00527D04"/>
    <w:rsid w:val="00530966"/>
    <w:rsid w:val="005311AC"/>
    <w:rsid w:val="00532EE6"/>
    <w:rsid w:val="00534884"/>
    <w:rsid w:val="005357E3"/>
    <w:rsid w:val="0054011C"/>
    <w:rsid w:val="005403A8"/>
    <w:rsid w:val="00540E39"/>
    <w:rsid w:val="0054174B"/>
    <w:rsid w:val="0054175B"/>
    <w:rsid w:val="00542233"/>
    <w:rsid w:val="005431C4"/>
    <w:rsid w:val="00543784"/>
    <w:rsid w:val="00544F4D"/>
    <w:rsid w:val="00545166"/>
    <w:rsid w:val="00547C14"/>
    <w:rsid w:val="00550371"/>
    <w:rsid w:val="00550AAD"/>
    <w:rsid w:val="00550CD8"/>
    <w:rsid w:val="00551479"/>
    <w:rsid w:val="00551954"/>
    <w:rsid w:val="00551C76"/>
    <w:rsid w:val="00552C43"/>
    <w:rsid w:val="00553073"/>
    <w:rsid w:val="00553AD3"/>
    <w:rsid w:val="0055697B"/>
    <w:rsid w:val="00556B6C"/>
    <w:rsid w:val="00557BB3"/>
    <w:rsid w:val="005611CA"/>
    <w:rsid w:val="00563B0E"/>
    <w:rsid w:val="005654F8"/>
    <w:rsid w:val="00565846"/>
    <w:rsid w:val="0056731F"/>
    <w:rsid w:val="00567EE8"/>
    <w:rsid w:val="00571293"/>
    <w:rsid w:val="005724F3"/>
    <w:rsid w:val="005732CD"/>
    <w:rsid w:val="005736C7"/>
    <w:rsid w:val="0057605A"/>
    <w:rsid w:val="00576B77"/>
    <w:rsid w:val="00577B64"/>
    <w:rsid w:val="00580A79"/>
    <w:rsid w:val="005810B9"/>
    <w:rsid w:val="00582037"/>
    <w:rsid w:val="0058274D"/>
    <w:rsid w:val="00582D4A"/>
    <w:rsid w:val="00583355"/>
    <w:rsid w:val="005838D5"/>
    <w:rsid w:val="00583D38"/>
    <w:rsid w:val="00584192"/>
    <w:rsid w:val="00584ECB"/>
    <w:rsid w:val="00585E76"/>
    <w:rsid w:val="00587B7D"/>
    <w:rsid w:val="00594E3A"/>
    <w:rsid w:val="00595017"/>
    <w:rsid w:val="005973AA"/>
    <w:rsid w:val="005A1029"/>
    <w:rsid w:val="005A201E"/>
    <w:rsid w:val="005A2DFF"/>
    <w:rsid w:val="005A31A4"/>
    <w:rsid w:val="005A3307"/>
    <w:rsid w:val="005A3C3A"/>
    <w:rsid w:val="005A5A8A"/>
    <w:rsid w:val="005B0275"/>
    <w:rsid w:val="005B0753"/>
    <w:rsid w:val="005B1997"/>
    <w:rsid w:val="005B2952"/>
    <w:rsid w:val="005B2E83"/>
    <w:rsid w:val="005B38F7"/>
    <w:rsid w:val="005B3BA4"/>
    <w:rsid w:val="005B46B8"/>
    <w:rsid w:val="005B70A3"/>
    <w:rsid w:val="005B79BB"/>
    <w:rsid w:val="005B7F14"/>
    <w:rsid w:val="005C01E2"/>
    <w:rsid w:val="005C35B6"/>
    <w:rsid w:val="005C5559"/>
    <w:rsid w:val="005C70A1"/>
    <w:rsid w:val="005C7FE3"/>
    <w:rsid w:val="005D0A06"/>
    <w:rsid w:val="005D13E4"/>
    <w:rsid w:val="005D1662"/>
    <w:rsid w:val="005D1F2E"/>
    <w:rsid w:val="005D2645"/>
    <w:rsid w:val="005D59F3"/>
    <w:rsid w:val="005D63FD"/>
    <w:rsid w:val="005D7FD6"/>
    <w:rsid w:val="005E1933"/>
    <w:rsid w:val="005E21F0"/>
    <w:rsid w:val="005E277A"/>
    <w:rsid w:val="005E3E5B"/>
    <w:rsid w:val="005E4D9B"/>
    <w:rsid w:val="005E591F"/>
    <w:rsid w:val="005E73C6"/>
    <w:rsid w:val="005E7EC2"/>
    <w:rsid w:val="005F07B7"/>
    <w:rsid w:val="005F153D"/>
    <w:rsid w:val="005F1996"/>
    <w:rsid w:val="005F25EB"/>
    <w:rsid w:val="005F2682"/>
    <w:rsid w:val="005F26AC"/>
    <w:rsid w:val="005F3190"/>
    <w:rsid w:val="005F4192"/>
    <w:rsid w:val="005F4CFF"/>
    <w:rsid w:val="005F53DB"/>
    <w:rsid w:val="005F71DA"/>
    <w:rsid w:val="005F7D39"/>
    <w:rsid w:val="00600B1B"/>
    <w:rsid w:val="006013E6"/>
    <w:rsid w:val="00602DD0"/>
    <w:rsid w:val="00604684"/>
    <w:rsid w:val="00604A0A"/>
    <w:rsid w:val="00605405"/>
    <w:rsid w:val="00606F30"/>
    <w:rsid w:val="00607FBF"/>
    <w:rsid w:val="0061007B"/>
    <w:rsid w:val="0061064D"/>
    <w:rsid w:val="006126E8"/>
    <w:rsid w:val="0061290E"/>
    <w:rsid w:val="00613919"/>
    <w:rsid w:val="00613B08"/>
    <w:rsid w:val="006142E8"/>
    <w:rsid w:val="006155A8"/>
    <w:rsid w:val="00615ECB"/>
    <w:rsid w:val="006165C8"/>
    <w:rsid w:val="0061786F"/>
    <w:rsid w:val="006205EE"/>
    <w:rsid w:val="006206EE"/>
    <w:rsid w:val="006209F7"/>
    <w:rsid w:val="0062100E"/>
    <w:rsid w:val="00621531"/>
    <w:rsid w:val="0062358F"/>
    <w:rsid w:val="00624607"/>
    <w:rsid w:val="00624B91"/>
    <w:rsid w:val="00625B52"/>
    <w:rsid w:val="00625CFC"/>
    <w:rsid w:val="006261EE"/>
    <w:rsid w:val="006263E8"/>
    <w:rsid w:val="00626C4B"/>
    <w:rsid w:val="00627D86"/>
    <w:rsid w:val="0063001B"/>
    <w:rsid w:val="00632FF6"/>
    <w:rsid w:val="00634DE0"/>
    <w:rsid w:val="00636395"/>
    <w:rsid w:val="006367CE"/>
    <w:rsid w:val="006407D8"/>
    <w:rsid w:val="00640EA1"/>
    <w:rsid w:val="00643190"/>
    <w:rsid w:val="00643404"/>
    <w:rsid w:val="00643ACA"/>
    <w:rsid w:val="00644A9C"/>
    <w:rsid w:val="00644B9E"/>
    <w:rsid w:val="006457D5"/>
    <w:rsid w:val="00645EE0"/>
    <w:rsid w:val="0064651A"/>
    <w:rsid w:val="00646CAF"/>
    <w:rsid w:val="00646DFB"/>
    <w:rsid w:val="006475CD"/>
    <w:rsid w:val="00650B18"/>
    <w:rsid w:val="0065136B"/>
    <w:rsid w:val="006522A2"/>
    <w:rsid w:val="006537C9"/>
    <w:rsid w:val="006546C2"/>
    <w:rsid w:val="006555DD"/>
    <w:rsid w:val="00655D2E"/>
    <w:rsid w:val="00655D8F"/>
    <w:rsid w:val="00657C32"/>
    <w:rsid w:val="006617DB"/>
    <w:rsid w:val="00661F74"/>
    <w:rsid w:val="00662534"/>
    <w:rsid w:val="00663EB7"/>
    <w:rsid w:val="006640AF"/>
    <w:rsid w:val="0066517D"/>
    <w:rsid w:val="00665480"/>
    <w:rsid w:val="00665A15"/>
    <w:rsid w:val="00665D39"/>
    <w:rsid w:val="006668AB"/>
    <w:rsid w:val="00666FE5"/>
    <w:rsid w:val="0066757F"/>
    <w:rsid w:val="006675A8"/>
    <w:rsid w:val="00667C76"/>
    <w:rsid w:val="00667F1A"/>
    <w:rsid w:val="006702F4"/>
    <w:rsid w:val="006708BA"/>
    <w:rsid w:val="00670916"/>
    <w:rsid w:val="00670B36"/>
    <w:rsid w:val="00670B9D"/>
    <w:rsid w:val="00672765"/>
    <w:rsid w:val="00672DA7"/>
    <w:rsid w:val="00673D1E"/>
    <w:rsid w:val="00675B0E"/>
    <w:rsid w:val="00676B9B"/>
    <w:rsid w:val="00676C1C"/>
    <w:rsid w:val="0067790F"/>
    <w:rsid w:val="00683BBF"/>
    <w:rsid w:val="00683D60"/>
    <w:rsid w:val="00684062"/>
    <w:rsid w:val="0068413B"/>
    <w:rsid w:val="00685633"/>
    <w:rsid w:val="00685ABF"/>
    <w:rsid w:val="00686470"/>
    <w:rsid w:val="00687E58"/>
    <w:rsid w:val="00690047"/>
    <w:rsid w:val="00691221"/>
    <w:rsid w:val="006914F3"/>
    <w:rsid w:val="00691FCF"/>
    <w:rsid w:val="00693122"/>
    <w:rsid w:val="006955F5"/>
    <w:rsid w:val="006A0C73"/>
    <w:rsid w:val="006A210E"/>
    <w:rsid w:val="006A3538"/>
    <w:rsid w:val="006A3C92"/>
    <w:rsid w:val="006A713F"/>
    <w:rsid w:val="006A7170"/>
    <w:rsid w:val="006A7E09"/>
    <w:rsid w:val="006B03F2"/>
    <w:rsid w:val="006B11B3"/>
    <w:rsid w:val="006B3486"/>
    <w:rsid w:val="006B6043"/>
    <w:rsid w:val="006B6C66"/>
    <w:rsid w:val="006B76A1"/>
    <w:rsid w:val="006C03C5"/>
    <w:rsid w:val="006C0710"/>
    <w:rsid w:val="006C07E0"/>
    <w:rsid w:val="006C11FD"/>
    <w:rsid w:val="006C15CF"/>
    <w:rsid w:val="006C1D6A"/>
    <w:rsid w:val="006C470A"/>
    <w:rsid w:val="006C6454"/>
    <w:rsid w:val="006C6805"/>
    <w:rsid w:val="006C79CC"/>
    <w:rsid w:val="006C7E51"/>
    <w:rsid w:val="006D2D08"/>
    <w:rsid w:val="006D339B"/>
    <w:rsid w:val="006D37D5"/>
    <w:rsid w:val="006D3D89"/>
    <w:rsid w:val="006D7511"/>
    <w:rsid w:val="006E3483"/>
    <w:rsid w:val="006E46B3"/>
    <w:rsid w:val="006E4B6F"/>
    <w:rsid w:val="006E63F5"/>
    <w:rsid w:val="006E7295"/>
    <w:rsid w:val="006E7802"/>
    <w:rsid w:val="006E7A8F"/>
    <w:rsid w:val="006F0426"/>
    <w:rsid w:val="006F07A9"/>
    <w:rsid w:val="006F5505"/>
    <w:rsid w:val="006F58DC"/>
    <w:rsid w:val="006F650A"/>
    <w:rsid w:val="006F6EEB"/>
    <w:rsid w:val="006F75BA"/>
    <w:rsid w:val="0070003F"/>
    <w:rsid w:val="0070111B"/>
    <w:rsid w:val="00701315"/>
    <w:rsid w:val="00705AF5"/>
    <w:rsid w:val="00706202"/>
    <w:rsid w:val="007070BE"/>
    <w:rsid w:val="007075B0"/>
    <w:rsid w:val="00710359"/>
    <w:rsid w:val="00711AD3"/>
    <w:rsid w:val="00716695"/>
    <w:rsid w:val="00717533"/>
    <w:rsid w:val="00717C76"/>
    <w:rsid w:val="00717DB0"/>
    <w:rsid w:val="007207BD"/>
    <w:rsid w:val="00720C00"/>
    <w:rsid w:val="007214EF"/>
    <w:rsid w:val="00721ADD"/>
    <w:rsid w:val="00722CE4"/>
    <w:rsid w:val="0072369D"/>
    <w:rsid w:val="007258C8"/>
    <w:rsid w:val="00731BF5"/>
    <w:rsid w:val="00732005"/>
    <w:rsid w:val="007321EB"/>
    <w:rsid w:val="00732322"/>
    <w:rsid w:val="00732EF2"/>
    <w:rsid w:val="007346E8"/>
    <w:rsid w:val="007370A4"/>
    <w:rsid w:val="00737211"/>
    <w:rsid w:val="00737845"/>
    <w:rsid w:val="00740688"/>
    <w:rsid w:val="007406B1"/>
    <w:rsid w:val="00740BF6"/>
    <w:rsid w:val="00740C81"/>
    <w:rsid w:val="00740CE9"/>
    <w:rsid w:val="00740CFD"/>
    <w:rsid w:val="0074148A"/>
    <w:rsid w:val="007424BA"/>
    <w:rsid w:val="00742D41"/>
    <w:rsid w:val="0074302D"/>
    <w:rsid w:val="00743546"/>
    <w:rsid w:val="007440BC"/>
    <w:rsid w:val="00744939"/>
    <w:rsid w:val="00745274"/>
    <w:rsid w:val="00745BE4"/>
    <w:rsid w:val="00750460"/>
    <w:rsid w:val="007512EA"/>
    <w:rsid w:val="00752F01"/>
    <w:rsid w:val="00754095"/>
    <w:rsid w:val="00754839"/>
    <w:rsid w:val="0075764E"/>
    <w:rsid w:val="00757D58"/>
    <w:rsid w:val="00763DC4"/>
    <w:rsid w:val="0076459B"/>
    <w:rsid w:val="0076525A"/>
    <w:rsid w:val="007657B6"/>
    <w:rsid w:val="00766A03"/>
    <w:rsid w:val="0076719D"/>
    <w:rsid w:val="00767F91"/>
    <w:rsid w:val="007711A0"/>
    <w:rsid w:val="00771D52"/>
    <w:rsid w:val="00774E3D"/>
    <w:rsid w:val="00775586"/>
    <w:rsid w:val="00775FE5"/>
    <w:rsid w:val="007772D7"/>
    <w:rsid w:val="00781FA7"/>
    <w:rsid w:val="007825AF"/>
    <w:rsid w:val="00782879"/>
    <w:rsid w:val="00782E93"/>
    <w:rsid w:val="007832F5"/>
    <w:rsid w:val="007834BE"/>
    <w:rsid w:val="007837DF"/>
    <w:rsid w:val="00783E0D"/>
    <w:rsid w:val="007842BF"/>
    <w:rsid w:val="00784AB7"/>
    <w:rsid w:val="00785A57"/>
    <w:rsid w:val="007863F9"/>
    <w:rsid w:val="0078716A"/>
    <w:rsid w:val="00787429"/>
    <w:rsid w:val="0079002D"/>
    <w:rsid w:val="0079118E"/>
    <w:rsid w:val="00791BA7"/>
    <w:rsid w:val="007925CC"/>
    <w:rsid w:val="00792A71"/>
    <w:rsid w:val="00793A76"/>
    <w:rsid w:val="00794142"/>
    <w:rsid w:val="007942B6"/>
    <w:rsid w:val="00794A44"/>
    <w:rsid w:val="00794F90"/>
    <w:rsid w:val="00795453"/>
    <w:rsid w:val="00796FC7"/>
    <w:rsid w:val="007A1CF2"/>
    <w:rsid w:val="007A2054"/>
    <w:rsid w:val="007A3570"/>
    <w:rsid w:val="007A4617"/>
    <w:rsid w:val="007A66CB"/>
    <w:rsid w:val="007A6B93"/>
    <w:rsid w:val="007B160F"/>
    <w:rsid w:val="007B262E"/>
    <w:rsid w:val="007B2747"/>
    <w:rsid w:val="007B38BF"/>
    <w:rsid w:val="007B3A13"/>
    <w:rsid w:val="007B3FB2"/>
    <w:rsid w:val="007B546E"/>
    <w:rsid w:val="007B65B8"/>
    <w:rsid w:val="007C19EF"/>
    <w:rsid w:val="007C2692"/>
    <w:rsid w:val="007C3390"/>
    <w:rsid w:val="007C5AED"/>
    <w:rsid w:val="007C77C7"/>
    <w:rsid w:val="007C7C12"/>
    <w:rsid w:val="007D1044"/>
    <w:rsid w:val="007D157E"/>
    <w:rsid w:val="007D1710"/>
    <w:rsid w:val="007D2B5C"/>
    <w:rsid w:val="007D32D2"/>
    <w:rsid w:val="007D3C2A"/>
    <w:rsid w:val="007D44F5"/>
    <w:rsid w:val="007D4545"/>
    <w:rsid w:val="007D630A"/>
    <w:rsid w:val="007D7DD1"/>
    <w:rsid w:val="007E2DFC"/>
    <w:rsid w:val="007E411B"/>
    <w:rsid w:val="007E41F6"/>
    <w:rsid w:val="007E46D8"/>
    <w:rsid w:val="007E55B4"/>
    <w:rsid w:val="007E66F6"/>
    <w:rsid w:val="007F02F9"/>
    <w:rsid w:val="007F0D58"/>
    <w:rsid w:val="007F11C4"/>
    <w:rsid w:val="007F16E7"/>
    <w:rsid w:val="007F178C"/>
    <w:rsid w:val="007F2CD5"/>
    <w:rsid w:val="007F31D5"/>
    <w:rsid w:val="007F4185"/>
    <w:rsid w:val="007F459C"/>
    <w:rsid w:val="007F548B"/>
    <w:rsid w:val="007F5710"/>
    <w:rsid w:val="007F5E4A"/>
    <w:rsid w:val="007F6340"/>
    <w:rsid w:val="007F64AB"/>
    <w:rsid w:val="00800196"/>
    <w:rsid w:val="0080077D"/>
    <w:rsid w:val="00800DCE"/>
    <w:rsid w:val="00802E93"/>
    <w:rsid w:val="00803B90"/>
    <w:rsid w:val="00803F40"/>
    <w:rsid w:val="00804468"/>
    <w:rsid w:val="008047CD"/>
    <w:rsid w:val="008047D9"/>
    <w:rsid w:val="00807C17"/>
    <w:rsid w:val="00811149"/>
    <w:rsid w:val="00811C41"/>
    <w:rsid w:val="008128B1"/>
    <w:rsid w:val="008139FA"/>
    <w:rsid w:val="00815D92"/>
    <w:rsid w:val="00816FF1"/>
    <w:rsid w:val="008172DB"/>
    <w:rsid w:val="0081791E"/>
    <w:rsid w:val="00817C4B"/>
    <w:rsid w:val="00820683"/>
    <w:rsid w:val="00820D8A"/>
    <w:rsid w:val="008244B7"/>
    <w:rsid w:val="00826655"/>
    <w:rsid w:val="00830C32"/>
    <w:rsid w:val="00831E05"/>
    <w:rsid w:val="00832439"/>
    <w:rsid w:val="00832570"/>
    <w:rsid w:val="00832EE3"/>
    <w:rsid w:val="00832EF7"/>
    <w:rsid w:val="00833964"/>
    <w:rsid w:val="00833A1E"/>
    <w:rsid w:val="00833E45"/>
    <w:rsid w:val="00835A21"/>
    <w:rsid w:val="0083719E"/>
    <w:rsid w:val="00837EB0"/>
    <w:rsid w:val="0084143A"/>
    <w:rsid w:val="00842A44"/>
    <w:rsid w:val="008431D2"/>
    <w:rsid w:val="00844A6E"/>
    <w:rsid w:val="00845E0D"/>
    <w:rsid w:val="008462CC"/>
    <w:rsid w:val="008467EE"/>
    <w:rsid w:val="00847CEA"/>
    <w:rsid w:val="00850CF3"/>
    <w:rsid w:val="008523B4"/>
    <w:rsid w:val="00852783"/>
    <w:rsid w:val="008544F0"/>
    <w:rsid w:val="008569DD"/>
    <w:rsid w:val="00856BF6"/>
    <w:rsid w:val="008579FD"/>
    <w:rsid w:val="00861B54"/>
    <w:rsid w:val="00862643"/>
    <w:rsid w:val="00862DA2"/>
    <w:rsid w:val="0086380C"/>
    <w:rsid w:val="00863CE9"/>
    <w:rsid w:val="00865512"/>
    <w:rsid w:val="00865959"/>
    <w:rsid w:val="00866D35"/>
    <w:rsid w:val="00866DDA"/>
    <w:rsid w:val="0086746A"/>
    <w:rsid w:val="0086748B"/>
    <w:rsid w:val="0087039D"/>
    <w:rsid w:val="008707FC"/>
    <w:rsid w:val="00871176"/>
    <w:rsid w:val="008712D0"/>
    <w:rsid w:val="00871B2E"/>
    <w:rsid w:val="0087210F"/>
    <w:rsid w:val="00872945"/>
    <w:rsid w:val="0087328E"/>
    <w:rsid w:val="00873DED"/>
    <w:rsid w:val="00874BF6"/>
    <w:rsid w:val="00877046"/>
    <w:rsid w:val="00877344"/>
    <w:rsid w:val="00880E6D"/>
    <w:rsid w:val="00881A3B"/>
    <w:rsid w:val="00882B4B"/>
    <w:rsid w:val="00882F72"/>
    <w:rsid w:val="00884C17"/>
    <w:rsid w:val="008853F0"/>
    <w:rsid w:val="008855E1"/>
    <w:rsid w:val="008867DA"/>
    <w:rsid w:val="00887CAD"/>
    <w:rsid w:val="00891611"/>
    <w:rsid w:val="0089267B"/>
    <w:rsid w:val="00894209"/>
    <w:rsid w:val="00894488"/>
    <w:rsid w:val="00896CA7"/>
    <w:rsid w:val="00896F29"/>
    <w:rsid w:val="00897F30"/>
    <w:rsid w:val="008A30BA"/>
    <w:rsid w:val="008A538D"/>
    <w:rsid w:val="008A53E5"/>
    <w:rsid w:val="008A5658"/>
    <w:rsid w:val="008A5A67"/>
    <w:rsid w:val="008A6375"/>
    <w:rsid w:val="008A64A3"/>
    <w:rsid w:val="008A79E2"/>
    <w:rsid w:val="008A7ACB"/>
    <w:rsid w:val="008A7BA9"/>
    <w:rsid w:val="008B022D"/>
    <w:rsid w:val="008B121D"/>
    <w:rsid w:val="008B3C9B"/>
    <w:rsid w:val="008B52EA"/>
    <w:rsid w:val="008B5EC8"/>
    <w:rsid w:val="008B62C5"/>
    <w:rsid w:val="008B6AD8"/>
    <w:rsid w:val="008B713B"/>
    <w:rsid w:val="008B79D1"/>
    <w:rsid w:val="008C141D"/>
    <w:rsid w:val="008C1771"/>
    <w:rsid w:val="008C1D73"/>
    <w:rsid w:val="008C2001"/>
    <w:rsid w:val="008C4F45"/>
    <w:rsid w:val="008C6BBC"/>
    <w:rsid w:val="008C6E43"/>
    <w:rsid w:val="008C6FE4"/>
    <w:rsid w:val="008C7F34"/>
    <w:rsid w:val="008D003A"/>
    <w:rsid w:val="008D03D1"/>
    <w:rsid w:val="008D283E"/>
    <w:rsid w:val="008D2B82"/>
    <w:rsid w:val="008D31E7"/>
    <w:rsid w:val="008D37A6"/>
    <w:rsid w:val="008D3CC2"/>
    <w:rsid w:val="008D3E6F"/>
    <w:rsid w:val="008D41BD"/>
    <w:rsid w:val="008D72F9"/>
    <w:rsid w:val="008E0112"/>
    <w:rsid w:val="008E0366"/>
    <w:rsid w:val="008E0D0D"/>
    <w:rsid w:val="008E36D6"/>
    <w:rsid w:val="008E4035"/>
    <w:rsid w:val="008E4CD0"/>
    <w:rsid w:val="008E57BD"/>
    <w:rsid w:val="008E5CF3"/>
    <w:rsid w:val="008E5E56"/>
    <w:rsid w:val="008E7C59"/>
    <w:rsid w:val="008F2241"/>
    <w:rsid w:val="008F2CD6"/>
    <w:rsid w:val="008F4836"/>
    <w:rsid w:val="008F4DFD"/>
    <w:rsid w:val="008F6D7E"/>
    <w:rsid w:val="00900AA3"/>
    <w:rsid w:val="0090106A"/>
    <w:rsid w:val="00901C1A"/>
    <w:rsid w:val="00904072"/>
    <w:rsid w:val="00904219"/>
    <w:rsid w:val="00905137"/>
    <w:rsid w:val="00906F1E"/>
    <w:rsid w:val="00907733"/>
    <w:rsid w:val="00910F69"/>
    <w:rsid w:val="00913401"/>
    <w:rsid w:val="0091413A"/>
    <w:rsid w:val="009149A4"/>
    <w:rsid w:val="00916DB2"/>
    <w:rsid w:val="00917201"/>
    <w:rsid w:val="00917821"/>
    <w:rsid w:val="0092133F"/>
    <w:rsid w:val="00921AAB"/>
    <w:rsid w:val="00921D33"/>
    <w:rsid w:val="00921FD0"/>
    <w:rsid w:val="009222DD"/>
    <w:rsid w:val="00923C5E"/>
    <w:rsid w:val="00923E33"/>
    <w:rsid w:val="009255EB"/>
    <w:rsid w:val="009274F6"/>
    <w:rsid w:val="0093087F"/>
    <w:rsid w:val="00931416"/>
    <w:rsid w:val="00931E32"/>
    <w:rsid w:val="00932164"/>
    <w:rsid w:val="00932BB6"/>
    <w:rsid w:val="009349CE"/>
    <w:rsid w:val="00934F02"/>
    <w:rsid w:val="00934FDC"/>
    <w:rsid w:val="00935A58"/>
    <w:rsid w:val="00936532"/>
    <w:rsid w:val="00936CFD"/>
    <w:rsid w:val="00940F2D"/>
    <w:rsid w:val="00940FB6"/>
    <w:rsid w:val="00941A50"/>
    <w:rsid w:val="00941B13"/>
    <w:rsid w:val="00942136"/>
    <w:rsid w:val="009421A9"/>
    <w:rsid w:val="009421AA"/>
    <w:rsid w:val="0094268B"/>
    <w:rsid w:val="0094399F"/>
    <w:rsid w:val="009439A2"/>
    <w:rsid w:val="0094411C"/>
    <w:rsid w:val="00945225"/>
    <w:rsid w:val="00945A5C"/>
    <w:rsid w:val="00945CB6"/>
    <w:rsid w:val="00946C60"/>
    <w:rsid w:val="009505BC"/>
    <w:rsid w:val="00950719"/>
    <w:rsid w:val="00950E8A"/>
    <w:rsid w:val="0095138E"/>
    <w:rsid w:val="00951822"/>
    <w:rsid w:val="00952AAC"/>
    <w:rsid w:val="00952AD9"/>
    <w:rsid w:val="0095333A"/>
    <w:rsid w:val="00953762"/>
    <w:rsid w:val="009538E3"/>
    <w:rsid w:val="009547A9"/>
    <w:rsid w:val="009556BD"/>
    <w:rsid w:val="009556D2"/>
    <w:rsid w:val="00956317"/>
    <w:rsid w:val="00957089"/>
    <w:rsid w:val="00960A52"/>
    <w:rsid w:val="00962997"/>
    <w:rsid w:val="00962E40"/>
    <w:rsid w:val="009642A1"/>
    <w:rsid w:val="009661D5"/>
    <w:rsid w:val="009668CE"/>
    <w:rsid w:val="00971AE2"/>
    <w:rsid w:val="00971FB6"/>
    <w:rsid w:val="00972BC3"/>
    <w:rsid w:val="0097453D"/>
    <w:rsid w:val="00976042"/>
    <w:rsid w:val="00977456"/>
    <w:rsid w:val="00981FC9"/>
    <w:rsid w:val="00982738"/>
    <w:rsid w:val="00982C35"/>
    <w:rsid w:val="00982F14"/>
    <w:rsid w:val="0098425B"/>
    <w:rsid w:val="009847CE"/>
    <w:rsid w:val="00985B62"/>
    <w:rsid w:val="00986F19"/>
    <w:rsid w:val="00990452"/>
    <w:rsid w:val="0099072F"/>
    <w:rsid w:val="00990890"/>
    <w:rsid w:val="00991666"/>
    <w:rsid w:val="00991B82"/>
    <w:rsid w:val="00992B3C"/>
    <w:rsid w:val="0099617F"/>
    <w:rsid w:val="00996213"/>
    <w:rsid w:val="00996A31"/>
    <w:rsid w:val="009975DD"/>
    <w:rsid w:val="00997A16"/>
    <w:rsid w:val="00997CE7"/>
    <w:rsid w:val="009A227A"/>
    <w:rsid w:val="009A529E"/>
    <w:rsid w:val="009A5427"/>
    <w:rsid w:val="009A6431"/>
    <w:rsid w:val="009A69E6"/>
    <w:rsid w:val="009A6A6A"/>
    <w:rsid w:val="009A6FBC"/>
    <w:rsid w:val="009A7428"/>
    <w:rsid w:val="009A7A79"/>
    <w:rsid w:val="009A7C7A"/>
    <w:rsid w:val="009B001A"/>
    <w:rsid w:val="009B0975"/>
    <w:rsid w:val="009B1422"/>
    <w:rsid w:val="009B7720"/>
    <w:rsid w:val="009C111F"/>
    <w:rsid w:val="009C24EC"/>
    <w:rsid w:val="009C29A3"/>
    <w:rsid w:val="009C2F2B"/>
    <w:rsid w:val="009C31BA"/>
    <w:rsid w:val="009C3FAF"/>
    <w:rsid w:val="009C4467"/>
    <w:rsid w:val="009C454B"/>
    <w:rsid w:val="009C490B"/>
    <w:rsid w:val="009C4F6D"/>
    <w:rsid w:val="009C6110"/>
    <w:rsid w:val="009C76C7"/>
    <w:rsid w:val="009C7E55"/>
    <w:rsid w:val="009D1939"/>
    <w:rsid w:val="009D2624"/>
    <w:rsid w:val="009D348E"/>
    <w:rsid w:val="009D3E83"/>
    <w:rsid w:val="009D5B70"/>
    <w:rsid w:val="009D5C09"/>
    <w:rsid w:val="009E07AC"/>
    <w:rsid w:val="009E1DE5"/>
    <w:rsid w:val="009E211D"/>
    <w:rsid w:val="009E2CE1"/>
    <w:rsid w:val="009E2D3F"/>
    <w:rsid w:val="009E321E"/>
    <w:rsid w:val="009E3450"/>
    <w:rsid w:val="009E4E7C"/>
    <w:rsid w:val="009E78B9"/>
    <w:rsid w:val="009E7A87"/>
    <w:rsid w:val="009F0D18"/>
    <w:rsid w:val="009F32AA"/>
    <w:rsid w:val="009F33BC"/>
    <w:rsid w:val="009F3A29"/>
    <w:rsid w:val="009F3BDF"/>
    <w:rsid w:val="009F565F"/>
    <w:rsid w:val="009F5963"/>
    <w:rsid w:val="009F6328"/>
    <w:rsid w:val="009F6A9B"/>
    <w:rsid w:val="009F730E"/>
    <w:rsid w:val="00A00BDA"/>
    <w:rsid w:val="00A049EA"/>
    <w:rsid w:val="00A05E7A"/>
    <w:rsid w:val="00A10376"/>
    <w:rsid w:val="00A13047"/>
    <w:rsid w:val="00A13ADA"/>
    <w:rsid w:val="00A13C9B"/>
    <w:rsid w:val="00A13FB0"/>
    <w:rsid w:val="00A158EC"/>
    <w:rsid w:val="00A16B4A"/>
    <w:rsid w:val="00A21101"/>
    <w:rsid w:val="00A22051"/>
    <w:rsid w:val="00A22106"/>
    <w:rsid w:val="00A22A4E"/>
    <w:rsid w:val="00A23021"/>
    <w:rsid w:val="00A25F2D"/>
    <w:rsid w:val="00A265A2"/>
    <w:rsid w:val="00A30888"/>
    <w:rsid w:val="00A30C24"/>
    <w:rsid w:val="00A33A25"/>
    <w:rsid w:val="00A34A04"/>
    <w:rsid w:val="00A358F9"/>
    <w:rsid w:val="00A36189"/>
    <w:rsid w:val="00A363FD"/>
    <w:rsid w:val="00A36A29"/>
    <w:rsid w:val="00A36EA6"/>
    <w:rsid w:val="00A41A82"/>
    <w:rsid w:val="00A41BF0"/>
    <w:rsid w:val="00A42364"/>
    <w:rsid w:val="00A42BDA"/>
    <w:rsid w:val="00A42F48"/>
    <w:rsid w:val="00A43A3B"/>
    <w:rsid w:val="00A4629E"/>
    <w:rsid w:val="00A50640"/>
    <w:rsid w:val="00A509ED"/>
    <w:rsid w:val="00A53F92"/>
    <w:rsid w:val="00A552C9"/>
    <w:rsid w:val="00A5569C"/>
    <w:rsid w:val="00A56450"/>
    <w:rsid w:val="00A56800"/>
    <w:rsid w:val="00A56B67"/>
    <w:rsid w:val="00A56E6E"/>
    <w:rsid w:val="00A578A4"/>
    <w:rsid w:val="00A57EEC"/>
    <w:rsid w:val="00A61211"/>
    <w:rsid w:val="00A61CD7"/>
    <w:rsid w:val="00A62B8D"/>
    <w:rsid w:val="00A63EE7"/>
    <w:rsid w:val="00A642EC"/>
    <w:rsid w:val="00A64CF1"/>
    <w:rsid w:val="00A6510E"/>
    <w:rsid w:val="00A652F8"/>
    <w:rsid w:val="00A65A46"/>
    <w:rsid w:val="00A66180"/>
    <w:rsid w:val="00A679AE"/>
    <w:rsid w:val="00A70AB9"/>
    <w:rsid w:val="00A70D18"/>
    <w:rsid w:val="00A70D2C"/>
    <w:rsid w:val="00A7115F"/>
    <w:rsid w:val="00A711C6"/>
    <w:rsid w:val="00A71F6C"/>
    <w:rsid w:val="00A7211E"/>
    <w:rsid w:val="00A73582"/>
    <w:rsid w:val="00A7431B"/>
    <w:rsid w:val="00A74FCD"/>
    <w:rsid w:val="00A75684"/>
    <w:rsid w:val="00A75857"/>
    <w:rsid w:val="00A763EE"/>
    <w:rsid w:val="00A77E04"/>
    <w:rsid w:val="00A8034C"/>
    <w:rsid w:val="00A80964"/>
    <w:rsid w:val="00A80F02"/>
    <w:rsid w:val="00A81169"/>
    <w:rsid w:val="00A81D44"/>
    <w:rsid w:val="00A86759"/>
    <w:rsid w:val="00A87596"/>
    <w:rsid w:val="00A879DA"/>
    <w:rsid w:val="00A9014C"/>
    <w:rsid w:val="00A90B1C"/>
    <w:rsid w:val="00A90B7E"/>
    <w:rsid w:val="00A91D34"/>
    <w:rsid w:val="00A91E4F"/>
    <w:rsid w:val="00A921E5"/>
    <w:rsid w:val="00A92647"/>
    <w:rsid w:val="00A92C4C"/>
    <w:rsid w:val="00A930D0"/>
    <w:rsid w:val="00A93390"/>
    <w:rsid w:val="00A93EE6"/>
    <w:rsid w:val="00A94822"/>
    <w:rsid w:val="00A94D11"/>
    <w:rsid w:val="00A95777"/>
    <w:rsid w:val="00A96744"/>
    <w:rsid w:val="00A97101"/>
    <w:rsid w:val="00A97B99"/>
    <w:rsid w:val="00A97D38"/>
    <w:rsid w:val="00AA0D30"/>
    <w:rsid w:val="00AA1160"/>
    <w:rsid w:val="00AA12E2"/>
    <w:rsid w:val="00AA4ADB"/>
    <w:rsid w:val="00AB24FE"/>
    <w:rsid w:val="00AB2DA1"/>
    <w:rsid w:val="00AB3590"/>
    <w:rsid w:val="00AB400B"/>
    <w:rsid w:val="00AB505F"/>
    <w:rsid w:val="00AB59AD"/>
    <w:rsid w:val="00AB5AC6"/>
    <w:rsid w:val="00AB64EE"/>
    <w:rsid w:val="00AB654C"/>
    <w:rsid w:val="00AC13C9"/>
    <w:rsid w:val="00AC2132"/>
    <w:rsid w:val="00AC2466"/>
    <w:rsid w:val="00AC2F85"/>
    <w:rsid w:val="00AC4B83"/>
    <w:rsid w:val="00AC6D1E"/>
    <w:rsid w:val="00AC7BD4"/>
    <w:rsid w:val="00AC7E7F"/>
    <w:rsid w:val="00AD0068"/>
    <w:rsid w:val="00AD0521"/>
    <w:rsid w:val="00AD1658"/>
    <w:rsid w:val="00AD2642"/>
    <w:rsid w:val="00AD34F6"/>
    <w:rsid w:val="00AD35F8"/>
    <w:rsid w:val="00AD375A"/>
    <w:rsid w:val="00AD3C20"/>
    <w:rsid w:val="00AD408C"/>
    <w:rsid w:val="00AD40C0"/>
    <w:rsid w:val="00AD4964"/>
    <w:rsid w:val="00AD4EE3"/>
    <w:rsid w:val="00AD5A0D"/>
    <w:rsid w:val="00AD5A53"/>
    <w:rsid w:val="00AD5B47"/>
    <w:rsid w:val="00AD6429"/>
    <w:rsid w:val="00AD659C"/>
    <w:rsid w:val="00AE00DD"/>
    <w:rsid w:val="00AE1A1A"/>
    <w:rsid w:val="00AE1FA0"/>
    <w:rsid w:val="00AE2132"/>
    <w:rsid w:val="00AE3C17"/>
    <w:rsid w:val="00AE4026"/>
    <w:rsid w:val="00AE59FB"/>
    <w:rsid w:val="00AE7065"/>
    <w:rsid w:val="00AF0247"/>
    <w:rsid w:val="00AF0542"/>
    <w:rsid w:val="00AF065B"/>
    <w:rsid w:val="00AF0AB0"/>
    <w:rsid w:val="00AF23E5"/>
    <w:rsid w:val="00AF2BB7"/>
    <w:rsid w:val="00AF328A"/>
    <w:rsid w:val="00AF406B"/>
    <w:rsid w:val="00AF4555"/>
    <w:rsid w:val="00B00460"/>
    <w:rsid w:val="00B019EB"/>
    <w:rsid w:val="00B01AC4"/>
    <w:rsid w:val="00B01CAA"/>
    <w:rsid w:val="00B01E9C"/>
    <w:rsid w:val="00B01FA1"/>
    <w:rsid w:val="00B032CC"/>
    <w:rsid w:val="00B03D9B"/>
    <w:rsid w:val="00B03E9C"/>
    <w:rsid w:val="00B03F9E"/>
    <w:rsid w:val="00B05658"/>
    <w:rsid w:val="00B061C4"/>
    <w:rsid w:val="00B0642D"/>
    <w:rsid w:val="00B10AC2"/>
    <w:rsid w:val="00B10E47"/>
    <w:rsid w:val="00B1288B"/>
    <w:rsid w:val="00B12B6C"/>
    <w:rsid w:val="00B1662D"/>
    <w:rsid w:val="00B17DA5"/>
    <w:rsid w:val="00B21E67"/>
    <w:rsid w:val="00B22418"/>
    <w:rsid w:val="00B22530"/>
    <w:rsid w:val="00B228FE"/>
    <w:rsid w:val="00B22D82"/>
    <w:rsid w:val="00B24C24"/>
    <w:rsid w:val="00B26277"/>
    <w:rsid w:val="00B2645F"/>
    <w:rsid w:val="00B3070C"/>
    <w:rsid w:val="00B335EF"/>
    <w:rsid w:val="00B35B0F"/>
    <w:rsid w:val="00B374C9"/>
    <w:rsid w:val="00B37E85"/>
    <w:rsid w:val="00B40993"/>
    <w:rsid w:val="00B41275"/>
    <w:rsid w:val="00B416E3"/>
    <w:rsid w:val="00B43036"/>
    <w:rsid w:val="00B4304B"/>
    <w:rsid w:val="00B4428E"/>
    <w:rsid w:val="00B44A18"/>
    <w:rsid w:val="00B45705"/>
    <w:rsid w:val="00B469E1"/>
    <w:rsid w:val="00B47566"/>
    <w:rsid w:val="00B5117F"/>
    <w:rsid w:val="00B5185F"/>
    <w:rsid w:val="00B5288D"/>
    <w:rsid w:val="00B556D1"/>
    <w:rsid w:val="00B557DB"/>
    <w:rsid w:val="00B6078C"/>
    <w:rsid w:val="00B614DA"/>
    <w:rsid w:val="00B616BC"/>
    <w:rsid w:val="00B61E03"/>
    <w:rsid w:val="00B62EC4"/>
    <w:rsid w:val="00B6392B"/>
    <w:rsid w:val="00B63E03"/>
    <w:rsid w:val="00B63F19"/>
    <w:rsid w:val="00B64237"/>
    <w:rsid w:val="00B644D2"/>
    <w:rsid w:val="00B66DB7"/>
    <w:rsid w:val="00B70235"/>
    <w:rsid w:val="00B70EA7"/>
    <w:rsid w:val="00B7281E"/>
    <w:rsid w:val="00B736F4"/>
    <w:rsid w:val="00B74584"/>
    <w:rsid w:val="00B74B9B"/>
    <w:rsid w:val="00B76582"/>
    <w:rsid w:val="00B8018A"/>
    <w:rsid w:val="00B8050E"/>
    <w:rsid w:val="00B806B2"/>
    <w:rsid w:val="00B819D7"/>
    <w:rsid w:val="00B829DF"/>
    <w:rsid w:val="00B82D8C"/>
    <w:rsid w:val="00B835DC"/>
    <w:rsid w:val="00B858F2"/>
    <w:rsid w:val="00B86408"/>
    <w:rsid w:val="00B87CC6"/>
    <w:rsid w:val="00B90FCE"/>
    <w:rsid w:val="00B91502"/>
    <w:rsid w:val="00B93AA5"/>
    <w:rsid w:val="00B93F8F"/>
    <w:rsid w:val="00B9451F"/>
    <w:rsid w:val="00B946F6"/>
    <w:rsid w:val="00B96378"/>
    <w:rsid w:val="00B970D7"/>
    <w:rsid w:val="00B97355"/>
    <w:rsid w:val="00B97C19"/>
    <w:rsid w:val="00BA221A"/>
    <w:rsid w:val="00BA42B3"/>
    <w:rsid w:val="00BA42E6"/>
    <w:rsid w:val="00BA450D"/>
    <w:rsid w:val="00BA4F07"/>
    <w:rsid w:val="00BA5217"/>
    <w:rsid w:val="00BA63D2"/>
    <w:rsid w:val="00BB0B55"/>
    <w:rsid w:val="00BB0D5C"/>
    <w:rsid w:val="00BB3D58"/>
    <w:rsid w:val="00BB4217"/>
    <w:rsid w:val="00BB53E3"/>
    <w:rsid w:val="00BB6113"/>
    <w:rsid w:val="00BB635C"/>
    <w:rsid w:val="00BB6E44"/>
    <w:rsid w:val="00BC0FF8"/>
    <w:rsid w:val="00BC36F4"/>
    <w:rsid w:val="00BC4091"/>
    <w:rsid w:val="00BC412A"/>
    <w:rsid w:val="00BC4296"/>
    <w:rsid w:val="00BC437E"/>
    <w:rsid w:val="00BC44DF"/>
    <w:rsid w:val="00BC5721"/>
    <w:rsid w:val="00BC58E2"/>
    <w:rsid w:val="00BC6C77"/>
    <w:rsid w:val="00BC7EE3"/>
    <w:rsid w:val="00BD0FD2"/>
    <w:rsid w:val="00BD29C7"/>
    <w:rsid w:val="00BD409C"/>
    <w:rsid w:val="00BD43AE"/>
    <w:rsid w:val="00BD47F7"/>
    <w:rsid w:val="00BD5A70"/>
    <w:rsid w:val="00BD6064"/>
    <w:rsid w:val="00BD69D0"/>
    <w:rsid w:val="00BD7B1D"/>
    <w:rsid w:val="00BE0E2E"/>
    <w:rsid w:val="00BE2584"/>
    <w:rsid w:val="00BE28F6"/>
    <w:rsid w:val="00BE2ED1"/>
    <w:rsid w:val="00BE33E4"/>
    <w:rsid w:val="00BE3A68"/>
    <w:rsid w:val="00BE3D47"/>
    <w:rsid w:val="00BE4D52"/>
    <w:rsid w:val="00BE5850"/>
    <w:rsid w:val="00BE6186"/>
    <w:rsid w:val="00BE6BF5"/>
    <w:rsid w:val="00BF004A"/>
    <w:rsid w:val="00BF0056"/>
    <w:rsid w:val="00BF31B9"/>
    <w:rsid w:val="00BF369E"/>
    <w:rsid w:val="00BF3A18"/>
    <w:rsid w:val="00BF6007"/>
    <w:rsid w:val="00BF60BF"/>
    <w:rsid w:val="00BF7444"/>
    <w:rsid w:val="00BF7D41"/>
    <w:rsid w:val="00C0010A"/>
    <w:rsid w:val="00C00BA7"/>
    <w:rsid w:val="00C00CD3"/>
    <w:rsid w:val="00C01471"/>
    <w:rsid w:val="00C01F78"/>
    <w:rsid w:val="00C034C0"/>
    <w:rsid w:val="00C05114"/>
    <w:rsid w:val="00C0735D"/>
    <w:rsid w:val="00C07720"/>
    <w:rsid w:val="00C0774D"/>
    <w:rsid w:val="00C07D98"/>
    <w:rsid w:val="00C108D3"/>
    <w:rsid w:val="00C10B2D"/>
    <w:rsid w:val="00C10B57"/>
    <w:rsid w:val="00C10B82"/>
    <w:rsid w:val="00C11D8E"/>
    <w:rsid w:val="00C1286A"/>
    <w:rsid w:val="00C130B1"/>
    <w:rsid w:val="00C1366E"/>
    <w:rsid w:val="00C1397E"/>
    <w:rsid w:val="00C1457B"/>
    <w:rsid w:val="00C14C0F"/>
    <w:rsid w:val="00C1685C"/>
    <w:rsid w:val="00C20064"/>
    <w:rsid w:val="00C2060A"/>
    <w:rsid w:val="00C20746"/>
    <w:rsid w:val="00C21125"/>
    <w:rsid w:val="00C21FC0"/>
    <w:rsid w:val="00C220A5"/>
    <w:rsid w:val="00C23503"/>
    <w:rsid w:val="00C25014"/>
    <w:rsid w:val="00C2634F"/>
    <w:rsid w:val="00C26E4F"/>
    <w:rsid w:val="00C270D4"/>
    <w:rsid w:val="00C270E8"/>
    <w:rsid w:val="00C27BEA"/>
    <w:rsid w:val="00C32182"/>
    <w:rsid w:val="00C327EA"/>
    <w:rsid w:val="00C339FF"/>
    <w:rsid w:val="00C33DA9"/>
    <w:rsid w:val="00C34095"/>
    <w:rsid w:val="00C3532B"/>
    <w:rsid w:val="00C3556D"/>
    <w:rsid w:val="00C3599D"/>
    <w:rsid w:val="00C37126"/>
    <w:rsid w:val="00C41A24"/>
    <w:rsid w:val="00C427BD"/>
    <w:rsid w:val="00C42BF8"/>
    <w:rsid w:val="00C433DD"/>
    <w:rsid w:val="00C43976"/>
    <w:rsid w:val="00C450FF"/>
    <w:rsid w:val="00C45B20"/>
    <w:rsid w:val="00C47CD5"/>
    <w:rsid w:val="00C50CB8"/>
    <w:rsid w:val="00C50D2B"/>
    <w:rsid w:val="00C511D6"/>
    <w:rsid w:val="00C52BA1"/>
    <w:rsid w:val="00C532A0"/>
    <w:rsid w:val="00C53388"/>
    <w:rsid w:val="00C53612"/>
    <w:rsid w:val="00C546F9"/>
    <w:rsid w:val="00C5489F"/>
    <w:rsid w:val="00C579B3"/>
    <w:rsid w:val="00C607A0"/>
    <w:rsid w:val="00C6115E"/>
    <w:rsid w:val="00C61588"/>
    <w:rsid w:val="00C63182"/>
    <w:rsid w:val="00C6478E"/>
    <w:rsid w:val="00C64BBF"/>
    <w:rsid w:val="00C659DB"/>
    <w:rsid w:val="00C65C00"/>
    <w:rsid w:val="00C66229"/>
    <w:rsid w:val="00C67142"/>
    <w:rsid w:val="00C6760A"/>
    <w:rsid w:val="00C67BE4"/>
    <w:rsid w:val="00C67F53"/>
    <w:rsid w:val="00C70472"/>
    <w:rsid w:val="00C71872"/>
    <w:rsid w:val="00C7207A"/>
    <w:rsid w:val="00C73458"/>
    <w:rsid w:val="00C73715"/>
    <w:rsid w:val="00C75709"/>
    <w:rsid w:val="00C76BA8"/>
    <w:rsid w:val="00C76C17"/>
    <w:rsid w:val="00C76E12"/>
    <w:rsid w:val="00C80F5E"/>
    <w:rsid w:val="00C80FD1"/>
    <w:rsid w:val="00C827AB"/>
    <w:rsid w:val="00C82B62"/>
    <w:rsid w:val="00C8359A"/>
    <w:rsid w:val="00C8578B"/>
    <w:rsid w:val="00C8683D"/>
    <w:rsid w:val="00C9086A"/>
    <w:rsid w:val="00C914FE"/>
    <w:rsid w:val="00C927A2"/>
    <w:rsid w:val="00C92876"/>
    <w:rsid w:val="00C92C2D"/>
    <w:rsid w:val="00C94362"/>
    <w:rsid w:val="00C944DA"/>
    <w:rsid w:val="00C94D90"/>
    <w:rsid w:val="00C95D25"/>
    <w:rsid w:val="00C95E11"/>
    <w:rsid w:val="00C962DA"/>
    <w:rsid w:val="00C97B9F"/>
    <w:rsid w:val="00CA019B"/>
    <w:rsid w:val="00CA1172"/>
    <w:rsid w:val="00CA2DFE"/>
    <w:rsid w:val="00CA2FC5"/>
    <w:rsid w:val="00CA30C7"/>
    <w:rsid w:val="00CA423B"/>
    <w:rsid w:val="00CA54D6"/>
    <w:rsid w:val="00CA6891"/>
    <w:rsid w:val="00CA785A"/>
    <w:rsid w:val="00CB0147"/>
    <w:rsid w:val="00CB037A"/>
    <w:rsid w:val="00CB1B71"/>
    <w:rsid w:val="00CB29D8"/>
    <w:rsid w:val="00CB42DD"/>
    <w:rsid w:val="00CB4676"/>
    <w:rsid w:val="00CB4887"/>
    <w:rsid w:val="00CB49ED"/>
    <w:rsid w:val="00CB4C6C"/>
    <w:rsid w:val="00CB50E9"/>
    <w:rsid w:val="00CB5C3F"/>
    <w:rsid w:val="00CB65F8"/>
    <w:rsid w:val="00CB7306"/>
    <w:rsid w:val="00CB77AB"/>
    <w:rsid w:val="00CC148D"/>
    <w:rsid w:val="00CC150A"/>
    <w:rsid w:val="00CC3C7A"/>
    <w:rsid w:val="00CC51E5"/>
    <w:rsid w:val="00CC6688"/>
    <w:rsid w:val="00CC74E6"/>
    <w:rsid w:val="00CC7DAE"/>
    <w:rsid w:val="00CD047D"/>
    <w:rsid w:val="00CD24CA"/>
    <w:rsid w:val="00CD28E3"/>
    <w:rsid w:val="00CD3085"/>
    <w:rsid w:val="00CD3F51"/>
    <w:rsid w:val="00CD3F5F"/>
    <w:rsid w:val="00CD40AA"/>
    <w:rsid w:val="00CD56F3"/>
    <w:rsid w:val="00CD5D1C"/>
    <w:rsid w:val="00CD6DEF"/>
    <w:rsid w:val="00CE0E45"/>
    <w:rsid w:val="00CE13F6"/>
    <w:rsid w:val="00CE146E"/>
    <w:rsid w:val="00CE2016"/>
    <w:rsid w:val="00CE2653"/>
    <w:rsid w:val="00CE3AA3"/>
    <w:rsid w:val="00CE49D0"/>
    <w:rsid w:val="00CE4E2A"/>
    <w:rsid w:val="00CE5520"/>
    <w:rsid w:val="00CE6590"/>
    <w:rsid w:val="00CE6610"/>
    <w:rsid w:val="00CE6810"/>
    <w:rsid w:val="00CE75B5"/>
    <w:rsid w:val="00CE7874"/>
    <w:rsid w:val="00CF0431"/>
    <w:rsid w:val="00CF2B6E"/>
    <w:rsid w:val="00CF3CB6"/>
    <w:rsid w:val="00CF414E"/>
    <w:rsid w:val="00CF57B1"/>
    <w:rsid w:val="00CF5F23"/>
    <w:rsid w:val="00CF6912"/>
    <w:rsid w:val="00CF759D"/>
    <w:rsid w:val="00CF7DD4"/>
    <w:rsid w:val="00D012BA"/>
    <w:rsid w:val="00D01C2D"/>
    <w:rsid w:val="00D01D46"/>
    <w:rsid w:val="00D027AF"/>
    <w:rsid w:val="00D02989"/>
    <w:rsid w:val="00D03535"/>
    <w:rsid w:val="00D039FE"/>
    <w:rsid w:val="00D03B1E"/>
    <w:rsid w:val="00D04EE3"/>
    <w:rsid w:val="00D057B4"/>
    <w:rsid w:val="00D05CFF"/>
    <w:rsid w:val="00D06C7E"/>
    <w:rsid w:val="00D07221"/>
    <w:rsid w:val="00D1139F"/>
    <w:rsid w:val="00D11830"/>
    <w:rsid w:val="00D11869"/>
    <w:rsid w:val="00D12F56"/>
    <w:rsid w:val="00D145EF"/>
    <w:rsid w:val="00D152B9"/>
    <w:rsid w:val="00D16FEF"/>
    <w:rsid w:val="00D2048E"/>
    <w:rsid w:val="00D220A4"/>
    <w:rsid w:val="00D22646"/>
    <w:rsid w:val="00D22D7A"/>
    <w:rsid w:val="00D23CE5"/>
    <w:rsid w:val="00D271DC"/>
    <w:rsid w:val="00D27540"/>
    <w:rsid w:val="00D2754A"/>
    <w:rsid w:val="00D30256"/>
    <w:rsid w:val="00D32802"/>
    <w:rsid w:val="00D3497E"/>
    <w:rsid w:val="00D34F9F"/>
    <w:rsid w:val="00D35B18"/>
    <w:rsid w:val="00D368D8"/>
    <w:rsid w:val="00D37BF1"/>
    <w:rsid w:val="00D40F94"/>
    <w:rsid w:val="00D4472E"/>
    <w:rsid w:val="00D4599A"/>
    <w:rsid w:val="00D47E0F"/>
    <w:rsid w:val="00D47EDC"/>
    <w:rsid w:val="00D50B32"/>
    <w:rsid w:val="00D5237D"/>
    <w:rsid w:val="00D52E04"/>
    <w:rsid w:val="00D52F74"/>
    <w:rsid w:val="00D5309C"/>
    <w:rsid w:val="00D53B1D"/>
    <w:rsid w:val="00D549DC"/>
    <w:rsid w:val="00D54D25"/>
    <w:rsid w:val="00D55B99"/>
    <w:rsid w:val="00D60111"/>
    <w:rsid w:val="00D61D6F"/>
    <w:rsid w:val="00D62B98"/>
    <w:rsid w:val="00D632BA"/>
    <w:rsid w:val="00D63C7E"/>
    <w:rsid w:val="00D644DD"/>
    <w:rsid w:val="00D6514F"/>
    <w:rsid w:val="00D6529B"/>
    <w:rsid w:val="00D66B93"/>
    <w:rsid w:val="00D71930"/>
    <w:rsid w:val="00D73C51"/>
    <w:rsid w:val="00D74471"/>
    <w:rsid w:val="00D7447A"/>
    <w:rsid w:val="00D745BA"/>
    <w:rsid w:val="00D74869"/>
    <w:rsid w:val="00D75B21"/>
    <w:rsid w:val="00D75FF7"/>
    <w:rsid w:val="00D76A46"/>
    <w:rsid w:val="00D76C77"/>
    <w:rsid w:val="00D777BE"/>
    <w:rsid w:val="00D77B87"/>
    <w:rsid w:val="00D8112E"/>
    <w:rsid w:val="00D81176"/>
    <w:rsid w:val="00D81200"/>
    <w:rsid w:val="00D816B0"/>
    <w:rsid w:val="00D81F81"/>
    <w:rsid w:val="00D824BD"/>
    <w:rsid w:val="00D82586"/>
    <w:rsid w:val="00D83605"/>
    <w:rsid w:val="00D85185"/>
    <w:rsid w:val="00D85F06"/>
    <w:rsid w:val="00D85F08"/>
    <w:rsid w:val="00D862BE"/>
    <w:rsid w:val="00D8678A"/>
    <w:rsid w:val="00D87331"/>
    <w:rsid w:val="00D902C7"/>
    <w:rsid w:val="00D9072F"/>
    <w:rsid w:val="00D9076E"/>
    <w:rsid w:val="00D90ECA"/>
    <w:rsid w:val="00D91208"/>
    <w:rsid w:val="00D91FE7"/>
    <w:rsid w:val="00D92FB3"/>
    <w:rsid w:val="00D948C3"/>
    <w:rsid w:val="00D94DBC"/>
    <w:rsid w:val="00D95321"/>
    <w:rsid w:val="00D96948"/>
    <w:rsid w:val="00D9775B"/>
    <w:rsid w:val="00DA0096"/>
    <w:rsid w:val="00DA070D"/>
    <w:rsid w:val="00DA0A3F"/>
    <w:rsid w:val="00DA323C"/>
    <w:rsid w:val="00DA3CD4"/>
    <w:rsid w:val="00DA4EA5"/>
    <w:rsid w:val="00DA54CF"/>
    <w:rsid w:val="00DA5763"/>
    <w:rsid w:val="00DA598A"/>
    <w:rsid w:val="00DA6C9F"/>
    <w:rsid w:val="00DA7D8A"/>
    <w:rsid w:val="00DB1C00"/>
    <w:rsid w:val="00DB207A"/>
    <w:rsid w:val="00DB5281"/>
    <w:rsid w:val="00DB6C78"/>
    <w:rsid w:val="00DB71EC"/>
    <w:rsid w:val="00DB769D"/>
    <w:rsid w:val="00DB7EB2"/>
    <w:rsid w:val="00DC048F"/>
    <w:rsid w:val="00DC077A"/>
    <w:rsid w:val="00DC206B"/>
    <w:rsid w:val="00DC2B8D"/>
    <w:rsid w:val="00DC5591"/>
    <w:rsid w:val="00DD0DBA"/>
    <w:rsid w:val="00DD18DB"/>
    <w:rsid w:val="00DD1DC2"/>
    <w:rsid w:val="00DD3768"/>
    <w:rsid w:val="00DD4124"/>
    <w:rsid w:val="00DD5E50"/>
    <w:rsid w:val="00DD6198"/>
    <w:rsid w:val="00DD74E5"/>
    <w:rsid w:val="00DD76AB"/>
    <w:rsid w:val="00DE01B6"/>
    <w:rsid w:val="00DE1A8C"/>
    <w:rsid w:val="00DE41D5"/>
    <w:rsid w:val="00DE43E2"/>
    <w:rsid w:val="00DE4530"/>
    <w:rsid w:val="00DE51CA"/>
    <w:rsid w:val="00DE7109"/>
    <w:rsid w:val="00DE7BBE"/>
    <w:rsid w:val="00DF1035"/>
    <w:rsid w:val="00DF11E7"/>
    <w:rsid w:val="00DF120C"/>
    <w:rsid w:val="00DF2051"/>
    <w:rsid w:val="00DF22CF"/>
    <w:rsid w:val="00DF2D0C"/>
    <w:rsid w:val="00DF340D"/>
    <w:rsid w:val="00DF3637"/>
    <w:rsid w:val="00DF40EE"/>
    <w:rsid w:val="00DF429F"/>
    <w:rsid w:val="00DF560E"/>
    <w:rsid w:val="00DF5610"/>
    <w:rsid w:val="00E01E1D"/>
    <w:rsid w:val="00E022C4"/>
    <w:rsid w:val="00E023C1"/>
    <w:rsid w:val="00E02A65"/>
    <w:rsid w:val="00E02B95"/>
    <w:rsid w:val="00E04A26"/>
    <w:rsid w:val="00E07E92"/>
    <w:rsid w:val="00E114CF"/>
    <w:rsid w:val="00E11A74"/>
    <w:rsid w:val="00E121C3"/>
    <w:rsid w:val="00E138DB"/>
    <w:rsid w:val="00E13B63"/>
    <w:rsid w:val="00E13D30"/>
    <w:rsid w:val="00E145E4"/>
    <w:rsid w:val="00E14B6E"/>
    <w:rsid w:val="00E15A28"/>
    <w:rsid w:val="00E16766"/>
    <w:rsid w:val="00E1779E"/>
    <w:rsid w:val="00E207C8"/>
    <w:rsid w:val="00E20AB6"/>
    <w:rsid w:val="00E215A2"/>
    <w:rsid w:val="00E22377"/>
    <w:rsid w:val="00E22BF2"/>
    <w:rsid w:val="00E23357"/>
    <w:rsid w:val="00E269B2"/>
    <w:rsid w:val="00E27E5A"/>
    <w:rsid w:val="00E301B9"/>
    <w:rsid w:val="00E302F4"/>
    <w:rsid w:val="00E30661"/>
    <w:rsid w:val="00E31209"/>
    <w:rsid w:val="00E3145B"/>
    <w:rsid w:val="00E315D9"/>
    <w:rsid w:val="00E3162D"/>
    <w:rsid w:val="00E31CCC"/>
    <w:rsid w:val="00E334A6"/>
    <w:rsid w:val="00E338EC"/>
    <w:rsid w:val="00E34132"/>
    <w:rsid w:val="00E3419E"/>
    <w:rsid w:val="00E35A65"/>
    <w:rsid w:val="00E4174B"/>
    <w:rsid w:val="00E4272A"/>
    <w:rsid w:val="00E43CB3"/>
    <w:rsid w:val="00E43FD7"/>
    <w:rsid w:val="00E45A06"/>
    <w:rsid w:val="00E45DD5"/>
    <w:rsid w:val="00E51684"/>
    <w:rsid w:val="00E51B16"/>
    <w:rsid w:val="00E526CD"/>
    <w:rsid w:val="00E52A4F"/>
    <w:rsid w:val="00E52C49"/>
    <w:rsid w:val="00E5355C"/>
    <w:rsid w:val="00E550C5"/>
    <w:rsid w:val="00E55A6D"/>
    <w:rsid w:val="00E56466"/>
    <w:rsid w:val="00E5707D"/>
    <w:rsid w:val="00E600DC"/>
    <w:rsid w:val="00E62F13"/>
    <w:rsid w:val="00E63C07"/>
    <w:rsid w:val="00E64EB1"/>
    <w:rsid w:val="00E66D89"/>
    <w:rsid w:val="00E676C6"/>
    <w:rsid w:val="00E7138D"/>
    <w:rsid w:val="00E727AF"/>
    <w:rsid w:val="00E73843"/>
    <w:rsid w:val="00E77172"/>
    <w:rsid w:val="00E7799F"/>
    <w:rsid w:val="00E8010F"/>
    <w:rsid w:val="00E81835"/>
    <w:rsid w:val="00E8289B"/>
    <w:rsid w:val="00E83FA2"/>
    <w:rsid w:val="00E851B5"/>
    <w:rsid w:val="00E85463"/>
    <w:rsid w:val="00E860BE"/>
    <w:rsid w:val="00E9022E"/>
    <w:rsid w:val="00E90BFB"/>
    <w:rsid w:val="00E90C6C"/>
    <w:rsid w:val="00E922A9"/>
    <w:rsid w:val="00E924F7"/>
    <w:rsid w:val="00E92ED0"/>
    <w:rsid w:val="00E942F2"/>
    <w:rsid w:val="00E946A3"/>
    <w:rsid w:val="00E954C4"/>
    <w:rsid w:val="00E959D1"/>
    <w:rsid w:val="00E970C5"/>
    <w:rsid w:val="00EA0040"/>
    <w:rsid w:val="00EA0698"/>
    <w:rsid w:val="00EA11ED"/>
    <w:rsid w:val="00EA1D82"/>
    <w:rsid w:val="00EA29F1"/>
    <w:rsid w:val="00EA3877"/>
    <w:rsid w:val="00EA3A51"/>
    <w:rsid w:val="00EA4841"/>
    <w:rsid w:val="00EA492E"/>
    <w:rsid w:val="00EA49BD"/>
    <w:rsid w:val="00EA60F2"/>
    <w:rsid w:val="00EA6644"/>
    <w:rsid w:val="00EA68CE"/>
    <w:rsid w:val="00EA6BBE"/>
    <w:rsid w:val="00EB04FD"/>
    <w:rsid w:val="00EB05A4"/>
    <w:rsid w:val="00EB0607"/>
    <w:rsid w:val="00EB0F90"/>
    <w:rsid w:val="00EB10AC"/>
    <w:rsid w:val="00EB1303"/>
    <w:rsid w:val="00EB1B16"/>
    <w:rsid w:val="00EB25A7"/>
    <w:rsid w:val="00EB3D20"/>
    <w:rsid w:val="00EB5D09"/>
    <w:rsid w:val="00EB6033"/>
    <w:rsid w:val="00EB62D2"/>
    <w:rsid w:val="00EB684C"/>
    <w:rsid w:val="00EB78DD"/>
    <w:rsid w:val="00EC04A4"/>
    <w:rsid w:val="00EC28A4"/>
    <w:rsid w:val="00EC31D3"/>
    <w:rsid w:val="00EC533B"/>
    <w:rsid w:val="00EC53C9"/>
    <w:rsid w:val="00EC6F82"/>
    <w:rsid w:val="00ED255F"/>
    <w:rsid w:val="00ED3E60"/>
    <w:rsid w:val="00ED4FA4"/>
    <w:rsid w:val="00ED582B"/>
    <w:rsid w:val="00ED660A"/>
    <w:rsid w:val="00EE06C4"/>
    <w:rsid w:val="00EE0F20"/>
    <w:rsid w:val="00EE31E2"/>
    <w:rsid w:val="00EE3514"/>
    <w:rsid w:val="00EE3FEB"/>
    <w:rsid w:val="00EE4BEB"/>
    <w:rsid w:val="00EE5904"/>
    <w:rsid w:val="00EE63A8"/>
    <w:rsid w:val="00EF0235"/>
    <w:rsid w:val="00EF17D5"/>
    <w:rsid w:val="00EF1BEC"/>
    <w:rsid w:val="00EF5263"/>
    <w:rsid w:val="00EF5E05"/>
    <w:rsid w:val="00EF6D6D"/>
    <w:rsid w:val="00EF7DA5"/>
    <w:rsid w:val="00F008E4"/>
    <w:rsid w:val="00F0161C"/>
    <w:rsid w:val="00F045A7"/>
    <w:rsid w:val="00F077C9"/>
    <w:rsid w:val="00F07979"/>
    <w:rsid w:val="00F07CEA"/>
    <w:rsid w:val="00F11285"/>
    <w:rsid w:val="00F12ADC"/>
    <w:rsid w:val="00F1334C"/>
    <w:rsid w:val="00F14030"/>
    <w:rsid w:val="00F14B53"/>
    <w:rsid w:val="00F15A90"/>
    <w:rsid w:val="00F1656A"/>
    <w:rsid w:val="00F17B35"/>
    <w:rsid w:val="00F17C43"/>
    <w:rsid w:val="00F21CFD"/>
    <w:rsid w:val="00F235A3"/>
    <w:rsid w:val="00F24A5E"/>
    <w:rsid w:val="00F259E6"/>
    <w:rsid w:val="00F26514"/>
    <w:rsid w:val="00F26D26"/>
    <w:rsid w:val="00F30859"/>
    <w:rsid w:val="00F3284E"/>
    <w:rsid w:val="00F331CE"/>
    <w:rsid w:val="00F33599"/>
    <w:rsid w:val="00F33E22"/>
    <w:rsid w:val="00F342DB"/>
    <w:rsid w:val="00F345E8"/>
    <w:rsid w:val="00F35F74"/>
    <w:rsid w:val="00F40207"/>
    <w:rsid w:val="00F40927"/>
    <w:rsid w:val="00F40EE2"/>
    <w:rsid w:val="00F4140F"/>
    <w:rsid w:val="00F427A6"/>
    <w:rsid w:val="00F43394"/>
    <w:rsid w:val="00F45414"/>
    <w:rsid w:val="00F45B9B"/>
    <w:rsid w:val="00F50231"/>
    <w:rsid w:val="00F50C3B"/>
    <w:rsid w:val="00F513EA"/>
    <w:rsid w:val="00F53C03"/>
    <w:rsid w:val="00F55758"/>
    <w:rsid w:val="00F55FFC"/>
    <w:rsid w:val="00F56448"/>
    <w:rsid w:val="00F57766"/>
    <w:rsid w:val="00F5796B"/>
    <w:rsid w:val="00F60A4A"/>
    <w:rsid w:val="00F6188B"/>
    <w:rsid w:val="00F61FA1"/>
    <w:rsid w:val="00F62E93"/>
    <w:rsid w:val="00F63A0F"/>
    <w:rsid w:val="00F63C4C"/>
    <w:rsid w:val="00F64853"/>
    <w:rsid w:val="00F648E0"/>
    <w:rsid w:val="00F64CF6"/>
    <w:rsid w:val="00F6589A"/>
    <w:rsid w:val="00F67157"/>
    <w:rsid w:val="00F706DD"/>
    <w:rsid w:val="00F7185F"/>
    <w:rsid w:val="00F71E19"/>
    <w:rsid w:val="00F7424C"/>
    <w:rsid w:val="00F742F4"/>
    <w:rsid w:val="00F754B3"/>
    <w:rsid w:val="00F768A1"/>
    <w:rsid w:val="00F81799"/>
    <w:rsid w:val="00F81B2C"/>
    <w:rsid w:val="00F82662"/>
    <w:rsid w:val="00F83705"/>
    <w:rsid w:val="00F845CD"/>
    <w:rsid w:val="00F84DDD"/>
    <w:rsid w:val="00F85550"/>
    <w:rsid w:val="00F86282"/>
    <w:rsid w:val="00F9062D"/>
    <w:rsid w:val="00F915CA"/>
    <w:rsid w:val="00F93304"/>
    <w:rsid w:val="00F93C10"/>
    <w:rsid w:val="00F96407"/>
    <w:rsid w:val="00F96B3C"/>
    <w:rsid w:val="00F96DB0"/>
    <w:rsid w:val="00F9742D"/>
    <w:rsid w:val="00FA0058"/>
    <w:rsid w:val="00FA04B1"/>
    <w:rsid w:val="00FA165A"/>
    <w:rsid w:val="00FA1B93"/>
    <w:rsid w:val="00FA1FFF"/>
    <w:rsid w:val="00FA5108"/>
    <w:rsid w:val="00FA6E76"/>
    <w:rsid w:val="00FA732C"/>
    <w:rsid w:val="00FB0CFC"/>
    <w:rsid w:val="00FB135D"/>
    <w:rsid w:val="00FB182D"/>
    <w:rsid w:val="00FB1B17"/>
    <w:rsid w:val="00FB3749"/>
    <w:rsid w:val="00FB37FC"/>
    <w:rsid w:val="00FB3E45"/>
    <w:rsid w:val="00FB406F"/>
    <w:rsid w:val="00FB4787"/>
    <w:rsid w:val="00FB57D6"/>
    <w:rsid w:val="00FB5D1C"/>
    <w:rsid w:val="00FC0D7F"/>
    <w:rsid w:val="00FC1774"/>
    <w:rsid w:val="00FC3120"/>
    <w:rsid w:val="00FC3E80"/>
    <w:rsid w:val="00FC6EE3"/>
    <w:rsid w:val="00FC7ACA"/>
    <w:rsid w:val="00FD06FA"/>
    <w:rsid w:val="00FD128D"/>
    <w:rsid w:val="00FD12F3"/>
    <w:rsid w:val="00FD2566"/>
    <w:rsid w:val="00FD3DE6"/>
    <w:rsid w:val="00FD4CE0"/>
    <w:rsid w:val="00FD4E47"/>
    <w:rsid w:val="00FD5953"/>
    <w:rsid w:val="00FD6F00"/>
    <w:rsid w:val="00FE0166"/>
    <w:rsid w:val="00FE1143"/>
    <w:rsid w:val="00FE1DC3"/>
    <w:rsid w:val="00FE2058"/>
    <w:rsid w:val="00FE3F76"/>
    <w:rsid w:val="00FE540F"/>
    <w:rsid w:val="00FE628F"/>
    <w:rsid w:val="00FE76A4"/>
    <w:rsid w:val="00FF0B47"/>
    <w:rsid w:val="00FF2BD9"/>
    <w:rsid w:val="00FF5571"/>
    <w:rsid w:val="00FF590A"/>
    <w:rsid w:val="00FF5D67"/>
    <w:rsid w:val="00FF666A"/>
    <w:rsid w:val="049F5357"/>
    <w:rsid w:val="0A43641C"/>
    <w:rsid w:val="0A660C9B"/>
    <w:rsid w:val="0E9303E7"/>
    <w:rsid w:val="10EA2388"/>
    <w:rsid w:val="1248C4E5"/>
    <w:rsid w:val="135E22DD"/>
    <w:rsid w:val="15698DF4"/>
    <w:rsid w:val="159698AC"/>
    <w:rsid w:val="162BA00E"/>
    <w:rsid w:val="1C615B95"/>
    <w:rsid w:val="1ECBD1A3"/>
    <w:rsid w:val="20BD4577"/>
    <w:rsid w:val="22A10CB7"/>
    <w:rsid w:val="22C3A808"/>
    <w:rsid w:val="22D10FF1"/>
    <w:rsid w:val="2594D812"/>
    <w:rsid w:val="2975A021"/>
    <w:rsid w:val="2E3F912A"/>
    <w:rsid w:val="3649741F"/>
    <w:rsid w:val="380C407F"/>
    <w:rsid w:val="403A520E"/>
    <w:rsid w:val="4170868C"/>
    <w:rsid w:val="47E10C30"/>
    <w:rsid w:val="4881EBC9"/>
    <w:rsid w:val="4AA05724"/>
    <w:rsid w:val="4DF57DCF"/>
    <w:rsid w:val="4ED471AD"/>
    <w:rsid w:val="4F814CE1"/>
    <w:rsid w:val="534AC80C"/>
    <w:rsid w:val="53E023B2"/>
    <w:rsid w:val="59E268F3"/>
    <w:rsid w:val="60C1D97B"/>
    <w:rsid w:val="63BE73AA"/>
    <w:rsid w:val="6A012718"/>
    <w:rsid w:val="6A3CCF8E"/>
    <w:rsid w:val="6B3D3263"/>
    <w:rsid w:val="6E854C1C"/>
    <w:rsid w:val="704BFDD7"/>
    <w:rsid w:val="71FD8DAF"/>
    <w:rsid w:val="7458CB3C"/>
    <w:rsid w:val="74ACA254"/>
    <w:rsid w:val="765621B7"/>
    <w:rsid w:val="7AC148F3"/>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2D69C3A"/>
  <w15:chartTrackingRefBased/>
  <w15:docId w15:val="{C9E47FE2-CED4-4EB5-9C3C-72C3A39E2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F2D"/>
    <w:pPr>
      <w:widowControl w:val="0"/>
      <w:jc w:val="both"/>
    </w:pPr>
  </w:style>
  <w:style w:type="paragraph" w:styleId="Heading1">
    <w:name w:val="heading 1"/>
    <w:basedOn w:val="Normal"/>
    <w:next w:val="Normal"/>
    <w:link w:val="Heading1Char"/>
    <w:uiPriority w:val="9"/>
    <w:qFormat/>
    <w:rsid w:val="00632FF6"/>
    <w:pPr>
      <w:keepNext/>
      <w:outlineLvl w:val="0"/>
    </w:pPr>
    <w:rPr>
      <w:rFonts w:asciiTheme="majorHAnsi" w:eastAsiaTheme="majorEastAsia" w:hAnsiTheme="majorHAnsi" w:cstheme="majorBidi"/>
      <w:sz w:val="24"/>
      <w:szCs w:val="24"/>
    </w:rPr>
  </w:style>
  <w:style w:type="paragraph" w:styleId="Heading2">
    <w:name w:val="heading 2"/>
    <w:basedOn w:val="Normal"/>
    <w:next w:val="Normal"/>
    <w:link w:val="Heading2Char"/>
    <w:uiPriority w:val="9"/>
    <w:unhideWhenUsed/>
    <w:qFormat/>
    <w:rsid w:val="007A2054"/>
    <w:pPr>
      <w:keepNext/>
      <w:outlineLvl w:val="1"/>
    </w:pPr>
    <w:rPr>
      <w:rFonts w:asciiTheme="majorHAnsi" w:eastAsiaTheme="majorEastAsia" w:hAnsiTheme="majorHAnsi"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D6E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D6E0E"/>
    <w:pPr>
      <w:tabs>
        <w:tab w:val="center" w:pos="4252"/>
        <w:tab w:val="right" w:pos="8504"/>
      </w:tabs>
      <w:snapToGrid w:val="0"/>
    </w:pPr>
  </w:style>
  <w:style w:type="character" w:customStyle="1" w:styleId="HeaderChar">
    <w:name w:val="Header Char"/>
    <w:basedOn w:val="DefaultParagraphFont"/>
    <w:link w:val="Header"/>
    <w:uiPriority w:val="99"/>
    <w:rsid w:val="001D6E0E"/>
  </w:style>
  <w:style w:type="paragraph" w:styleId="Footer">
    <w:name w:val="footer"/>
    <w:basedOn w:val="Normal"/>
    <w:link w:val="FooterChar"/>
    <w:uiPriority w:val="99"/>
    <w:unhideWhenUsed/>
    <w:rsid w:val="001D6E0E"/>
    <w:pPr>
      <w:tabs>
        <w:tab w:val="center" w:pos="4252"/>
        <w:tab w:val="right" w:pos="8504"/>
      </w:tabs>
      <w:snapToGrid w:val="0"/>
    </w:pPr>
  </w:style>
  <w:style w:type="character" w:customStyle="1" w:styleId="FooterChar">
    <w:name w:val="Footer Char"/>
    <w:basedOn w:val="DefaultParagraphFont"/>
    <w:link w:val="Footer"/>
    <w:uiPriority w:val="99"/>
    <w:rsid w:val="001D6E0E"/>
  </w:style>
  <w:style w:type="paragraph" w:styleId="ListParagraph">
    <w:name w:val="List Paragraph"/>
    <w:basedOn w:val="Normal"/>
    <w:uiPriority w:val="34"/>
    <w:qFormat/>
    <w:rsid w:val="00D777BE"/>
    <w:pPr>
      <w:ind w:leftChars="400" w:left="840"/>
    </w:pPr>
  </w:style>
  <w:style w:type="character" w:customStyle="1" w:styleId="Heading1Char">
    <w:name w:val="Heading 1 Char"/>
    <w:basedOn w:val="DefaultParagraphFont"/>
    <w:link w:val="Heading1"/>
    <w:uiPriority w:val="9"/>
    <w:rsid w:val="00632FF6"/>
    <w:rPr>
      <w:rFonts w:asciiTheme="majorHAnsi" w:eastAsiaTheme="majorEastAsia" w:hAnsiTheme="majorHAnsi" w:cstheme="majorBidi"/>
      <w:sz w:val="24"/>
      <w:szCs w:val="24"/>
    </w:rPr>
  </w:style>
  <w:style w:type="paragraph" w:styleId="TOCHeading">
    <w:name w:val="TOC Heading"/>
    <w:basedOn w:val="Heading1"/>
    <w:next w:val="Normal"/>
    <w:uiPriority w:val="39"/>
    <w:unhideWhenUsed/>
    <w:qFormat/>
    <w:rsid w:val="00632FF6"/>
    <w:pPr>
      <w:keepLines/>
      <w:widowControl/>
      <w:spacing w:before="240" w:line="259" w:lineRule="auto"/>
      <w:jc w:val="left"/>
      <w:outlineLvl w:val="9"/>
    </w:pPr>
    <w:rPr>
      <w:color w:val="2F5496" w:themeColor="accent1" w:themeShade="BF"/>
      <w:kern w:val="0"/>
      <w:sz w:val="32"/>
      <w:szCs w:val="32"/>
    </w:rPr>
  </w:style>
  <w:style w:type="paragraph" w:styleId="TOC1">
    <w:name w:val="toc 1"/>
    <w:basedOn w:val="Normal"/>
    <w:next w:val="Normal"/>
    <w:autoRedefine/>
    <w:uiPriority w:val="39"/>
    <w:unhideWhenUsed/>
    <w:rsid w:val="00632FF6"/>
  </w:style>
  <w:style w:type="paragraph" w:styleId="TOC2">
    <w:name w:val="toc 2"/>
    <w:basedOn w:val="Normal"/>
    <w:next w:val="Normal"/>
    <w:autoRedefine/>
    <w:uiPriority w:val="39"/>
    <w:unhideWhenUsed/>
    <w:rsid w:val="00632FF6"/>
    <w:pPr>
      <w:ind w:leftChars="100" w:left="210"/>
    </w:pPr>
  </w:style>
  <w:style w:type="paragraph" w:styleId="TOC3">
    <w:name w:val="toc 3"/>
    <w:basedOn w:val="Normal"/>
    <w:next w:val="Normal"/>
    <w:autoRedefine/>
    <w:uiPriority w:val="39"/>
    <w:unhideWhenUsed/>
    <w:rsid w:val="00632FF6"/>
    <w:pPr>
      <w:ind w:leftChars="200" w:left="420"/>
    </w:pPr>
  </w:style>
  <w:style w:type="character" w:styleId="Hyperlink">
    <w:name w:val="Hyperlink"/>
    <w:basedOn w:val="DefaultParagraphFont"/>
    <w:uiPriority w:val="99"/>
    <w:unhideWhenUsed/>
    <w:rsid w:val="00632FF6"/>
    <w:rPr>
      <w:color w:val="0563C1" w:themeColor="hyperlink"/>
      <w:u w:val="single"/>
    </w:rPr>
  </w:style>
  <w:style w:type="paragraph" w:styleId="Date">
    <w:name w:val="Date"/>
    <w:basedOn w:val="Normal"/>
    <w:next w:val="Normal"/>
    <w:link w:val="DateChar"/>
    <w:uiPriority w:val="99"/>
    <w:semiHidden/>
    <w:unhideWhenUsed/>
    <w:rsid w:val="00F513EA"/>
  </w:style>
  <w:style w:type="character" w:customStyle="1" w:styleId="DateChar">
    <w:name w:val="Date Char"/>
    <w:basedOn w:val="DefaultParagraphFont"/>
    <w:link w:val="Date"/>
    <w:uiPriority w:val="99"/>
    <w:semiHidden/>
    <w:rsid w:val="00F513EA"/>
  </w:style>
  <w:style w:type="paragraph" w:styleId="Revision">
    <w:name w:val="Revision"/>
    <w:hidden/>
    <w:uiPriority w:val="99"/>
    <w:semiHidden/>
    <w:rsid w:val="00942136"/>
  </w:style>
  <w:style w:type="paragraph" w:styleId="NoSpacing">
    <w:name w:val="No Spacing"/>
    <w:uiPriority w:val="1"/>
    <w:qFormat/>
    <w:rsid w:val="00223D1E"/>
    <w:pPr>
      <w:widowControl w:val="0"/>
      <w:jc w:val="both"/>
    </w:pPr>
  </w:style>
  <w:style w:type="character" w:styleId="CommentReference">
    <w:name w:val="annotation reference"/>
    <w:basedOn w:val="DefaultParagraphFont"/>
    <w:uiPriority w:val="99"/>
    <w:semiHidden/>
    <w:unhideWhenUsed/>
    <w:rsid w:val="00233565"/>
    <w:rPr>
      <w:sz w:val="16"/>
      <w:szCs w:val="16"/>
    </w:rPr>
  </w:style>
  <w:style w:type="paragraph" w:styleId="CommentText">
    <w:name w:val="annotation text"/>
    <w:basedOn w:val="Normal"/>
    <w:link w:val="CommentTextChar"/>
    <w:uiPriority w:val="99"/>
    <w:unhideWhenUsed/>
    <w:rsid w:val="00233565"/>
    <w:rPr>
      <w:sz w:val="20"/>
      <w:szCs w:val="20"/>
    </w:rPr>
  </w:style>
  <w:style w:type="character" w:customStyle="1" w:styleId="CommentTextChar">
    <w:name w:val="Comment Text Char"/>
    <w:basedOn w:val="DefaultParagraphFont"/>
    <w:link w:val="CommentText"/>
    <w:uiPriority w:val="99"/>
    <w:rsid w:val="00233565"/>
    <w:rPr>
      <w:sz w:val="20"/>
      <w:szCs w:val="20"/>
    </w:rPr>
  </w:style>
  <w:style w:type="paragraph" w:styleId="CommentSubject">
    <w:name w:val="annotation subject"/>
    <w:basedOn w:val="CommentText"/>
    <w:next w:val="CommentText"/>
    <w:link w:val="CommentSubjectChar"/>
    <w:uiPriority w:val="99"/>
    <w:semiHidden/>
    <w:unhideWhenUsed/>
    <w:rsid w:val="00233565"/>
    <w:rPr>
      <w:b/>
      <w:bCs/>
    </w:rPr>
  </w:style>
  <w:style w:type="character" w:customStyle="1" w:styleId="CommentSubjectChar">
    <w:name w:val="Comment Subject Char"/>
    <w:basedOn w:val="CommentTextChar"/>
    <w:link w:val="CommentSubject"/>
    <w:uiPriority w:val="99"/>
    <w:semiHidden/>
    <w:rsid w:val="00233565"/>
    <w:rPr>
      <w:b/>
      <w:bCs/>
      <w:sz w:val="20"/>
      <w:szCs w:val="20"/>
    </w:rPr>
  </w:style>
  <w:style w:type="character" w:styleId="UnresolvedMention">
    <w:name w:val="Unresolved Mention"/>
    <w:basedOn w:val="DefaultParagraphFont"/>
    <w:uiPriority w:val="99"/>
    <w:semiHidden/>
    <w:unhideWhenUsed/>
    <w:rsid w:val="00233565"/>
    <w:rPr>
      <w:color w:val="605E5C"/>
      <w:shd w:val="clear" w:color="auto" w:fill="E1DFDD"/>
    </w:rPr>
  </w:style>
  <w:style w:type="paragraph" w:styleId="HTMLPreformatted">
    <w:name w:val="HTML Preformatted"/>
    <w:basedOn w:val="Normal"/>
    <w:link w:val="HTMLPreformattedChar"/>
    <w:uiPriority w:val="99"/>
    <w:semiHidden/>
    <w:unhideWhenUsed/>
    <w:rsid w:val="00BC412A"/>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C412A"/>
    <w:rPr>
      <w:rFonts w:ascii="Consolas" w:hAnsi="Consolas"/>
      <w:sz w:val="20"/>
      <w:szCs w:val="20"/>
    </w:rPr>
  </w:style>
  <w:style w:type="paragraph" w:styleId="NormalWeb">
    <w:name w:val="Normal (Web)"/>
    <w:basedOn w:val="Normal"/>
    <w:uiPriority w:val="99"/>
    <w:semiHidden/>
    <w:unhideWhenUsed/>
    <w:rsid w:val="00BC412A"/>
    <w:pPr>
      <w:widowControl/>
      <w:spacing w:before="100" w:beforeAutospacing="1" w:after="100" w:afterAutospacing="1"/>
      <w:jc w:val="left"/>
    </w:pPr>
    <w:rPr>
      <w:rFonts w:ascii="Times New Roman" w:eastAsia="Times New Roman" w:hAnsi="Times New Roman" w:cs="Times New Roman"/>
      <w:kern w:val="0"/>
      <w:sz w:val="24"/>
      <w:szCs w:val="24"/>
    </w:rPr>
  </w:style>
  <w:style w:type="character" w:styleId="HTMLCode">
    <w:name w:val="HTML Code"/>
    <w:basedOn w:val="DefaultParagraphFont"/>
    <w:uiPriority w:val="99"/>
    <w:semiHidden/>
    <w:unhideWhenUsed/>
    <w:rsid w:val="00BC412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A2054"/>
    <w:rPr>
      <w:rFonts w:asciiTheme="majorHAnsi" w:eastAsiaTheme="majorEastAsia" w:hAnsiTheme="majorHAnsi" w:cstheme="majorBidi"/>
    </w:rPr>
  </w:style>
  <w:style w:type="character" w:customStyle="1" w:styleId="normaltextrun">
    <w:name w:val="normaltextrun"/>
    <w:basedOn w:val="DefaultParagraphFont"/>
    <w:rsid w:val="000F1290"/>
  </w:style>
  <w:style w:type="character" w:customStyle="1" w:styleId="eop">
    <w:name w:val="eop"/>
    <w:basedOn w:val="DefaultParagraphFont"/>
    <w:rsid w:val="000F12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175991">
      <w:bodyDiv w:val="1"/>
      <w:marLeft w:val="0"/>
      <w:marRight w:val="0"/>
      <w:marTop w:val="0"/>
      <w:marBottom w:val="0"/>
      <w:divBdr>
        <w:top w:val="none" w:sz="0" w:space="0" w:color="auto"/>
        <w:left w:val="none" w:sz="0" w:space="0" w:color="auto"/>
        <w:bottom w:val="none" w:sz="0" w:space="0" w:color="auto"/>
        <w:right w:val="none" w:sz="0" w:space="0" w:color="auto"/>
      </w:divBdr>
    </w:div>
    <w:div w:id="346057206">
      <w:bodyDiv w:val="1"/>
      <w:marLeft w:val="0"/>
      <w:marRight w:val="0"/>
      <w:marTop w:val="0"/>
      <w:marBottom w:val="0"/>
      <w:divBdr>
        <w:top w:val="none" w:sz="0" w:space="0" w:color="auto"/>
        <w:left w:val="none" w:sz="0" w:space="0" w:color="auto"/>
        <w:bottom w:val="none" w:sz="0" w:space="0" w:color="auto"/>
        <w:right w:val="none" w:sz="0" w:space="0" w:color="auto"/>
      </w:divBdr>
    </w:div>
    <w:div w:id="361824940">
      <w:bodyDiv w:val="1"/>
      <w:marLeft w:val="0"/>
      <w:marRight w:val="0"/>
      <w:marTop w:val="0"/>
      <w:marBottom w:val="0"/>
      <w:divBdr>
        <w:top w:val="none" w:sz="0" w:space="0" w:color="auto"/>
        <w:left w:val="none" w:sz="0" w:space="0" w:color="auto"/>
        <w:bottom w:val="none" w:sz="0" w:space="0" w:color="auto"/>
        <w:right w:val="none" w:sz="0" w:space="0" w:color="auto"/>
      </w:divBdr>
    </w:div>
    <w:div w:id="407919472">
      <w:bodyDiv w:val="1"/>
      <w:marLeft w:val="0"/>
      <w:marRight w:val="0"/>
      <w:marTop w:val="0"/>
      <w:marBottom w:val="0"/>
      <w:divBdr>
        <w:top w:val="none" w:sz="0" w:space="0" w:color="auto"/>
        <w:left w:val="none" w:sz="0" w:space="0" w:color="auto"/>
        <w:bottom w:val="none" w:sz="0" w:space="0" w:color="auto"/>
        <w:right w:val="none" w:sz="0" w:space="0" w:color="auto"/>
      </w:divBdr>
    </w:div>
    <w:div w:id="477500712">
      <w:bodyDiv w:val="1"/>
      <w:marLeft w:val="0"/>
      <w:marRight w:val="0"/>
      <w:marTop w:val="0"/>
      <w:marBottom w:val="0"/>
      <w:divBdr>
        <w:top w:val="none" w:sz="0" w:space="0" w:color="auto"/>
        <w:left w:val="none" w:sz="0" w:space="0" w:color="auto"/>
        <w:bottom w:val="none" w:sz="0" w:space="0" w:color="auto"/>
        <w:right w:val="none" w:sz="0" w:space="0" w:color="auto"/>
      </w:divBdr>
    </w:div>
    <w:div w:id="487022053">
      <w:bodyDiv w:val="1"/>
      <w:marLeft w:val="0"/>
      <w:marRight w:val="0"/>
      <w:marTop w:val="0"/>
      <w:marBottom w:val="0"/>
      <w:divBdr>
        <w:top w:val="none" w:sz="0" w:space="0" w:color="auto"/>
        <w:left w:val="none" w:sz="0" w:space="0" w:color="auto"/>
        <w:bottom w:val="none" w:sz="0" w:space="0" w:color="auto"/>
        <w:right w:val="none" w:sz="0" w:space="0" w:color="auto"/>
      </w:divBdr>
    </w:div>
    <w:div w:id="550462797">
      <w:bodyDiv w:val="1"/>
      <w:marLeft w:val="0"/>
      <w:marRight w:val="0"/>
      <w:marTop w:val="0"/>
      <w:marBottom w:val="0"/>
      <w:divBdr>
        <w:top w:val="none" w:sz="0" w:space="0" w:color="auto"/>
        <w:left w:val="none" w:sz="0" w:space="0" w:color="auto"/>
        <w:bottom w:val="none" w:sz="0" w:space="0" w:color="auto"/>
        <w:right w:val="none" w:sz="0" w:space="0" w:color="auto"/>
      </w:divBdr>
    </w:div>
    <w:div w:id="614604665">
      <w:bodyDiv w:val="1"/>
      <w:marLeft w:val="0"/>
      <w:marRight w:val="0"/>
      <w:marTop w:val="0"/>
      <w:marBottom w:val="0"/>
      <w:divBdr>
        <w:top w:val="none" w:sz="0" w:space="0" w:color="auto"/>
        <w:left w:val="none" w:sz="0" w:space="0" w:color="auto"/>
        <w:bottom w:val="none" w:sz="0" w:space="0" w:color="auto"/>
        <w:right w:val="none" w:sz="0" w:space="0" w:color="auto"/>
      </w:divBdr>
    </w:div>
    <w:div w:id="630477081">
      <w:bodyDiv w:val="1"/>
      <w:marLeft w:val="0"/>
      <w:marRight w:val="0"/>
      <w:marTop w:val="0"/>
      <w:marBottom w:val="0"/>
      <w:divBdr>
        <w:top w:val="none" w:sz="0" w:space="0" w:color="auto"/>
        <w:left w:val="none" w:sz="0" w:space="0" w:color="auto"/>
        <w:bottom w:val="none" w:sz="0" w:space="0" w:color="auto"/>
        <w:right w:val="none" w:sz="0" w:space="0" w:color="auto"/>
      </w:divBdr>
    </w:div>
    <w:div w:id="740176878">
      <w:bodyDiv w:val="1"/>
      <w:marLeft w:val="0"/>
      <w:marRight w:val="0"/>
      <w:marTop w:val="0"/>
      <w:marBottom w:val="0"/>
      <w:divBdr>
        <w:top w:val="none" w:sz="0" w:space="0" w:color="auto"/>
        <w:left w:val="none" w:sz="0" w:space="0" w:color="auto"/>
        <w:bottom w:val="none" w:sz="0" w:space="0" w:color="auto"/>
        <w:right w:val="none" w:sz="0" w:space="0" w:color="auto"/>
      </w:divBdr>
    </w:div>
    <w:div w:id="766073573">
      <w:bodyDiv w:val="1"/>
      <w:marLeft w:val="0"/>
      <w:marRight w:val="0"/>
      <w:marTop w:val="0"/>
      <w:marBottom w:val="0"/>
      <w:divBdr>
        <w:top w:val="none" w:sz="0" w:space="0" w:color="auto"/>
        <w:left w:val="none" w:sz="0" w:space="0" w:color="auto"/>
        <w:bottom w:val="none" w:sz="0" w:space="0" w:color="auto"/>
        <w:right w:val="none" w:sz="0" w:space="0" w:color="auto"/>
      </w:divBdr>
      <w:divsChild>
        <w:div w:id="419984746">
          <w:marLeft w:val="0"/>
          <w:marRight w:val="0"/>
          <w:marTop w:val="0"/>
          <w:marBottom w:val="0"/>
          <w:divBdr>
            <w:top w:val="none" w:sz="0" w:space="0" w:color="auto"/>
            <w:left w:val="none" w:sz="0" w:space="0" w:color="auto"/>
            <w:bottom w:val="none" w:sz="0" w:space="0" w:color="auto"/>
            <w:right w:val="none" w:sz="0" w:space="0" w:color="auto"/>
          </w:divBdr>
        </w:div>
        <w:div w:id="538860666">
          <w:marLeft w:val="0"/>
          <w:marRight w:val="0"/>
          <w:marTop w:val="0"/>
          <w:marBottom w:val="0"/>
          <w:divBdr>
            <w:top w:val="none" w:sz="0" w:space="0" w:color="auto"/>
            <w:left w:val="none" w:sz="0" w:space="0" w:color="auto"/>
            <w:bottom w:val="none" w:sz="0" w:space="0" w:color="auto"/>
            <w:right w:val="none" w:sz="0" w:space="0" w:color="auto"/>
          </w:divBdr>
        </w:div>
        <w:div w:id="837117230">
          <w:marLeft w:val="0"/>
          <w:marRight w:val="0"/>
          <w:marTop w:val="0"/>
          <w:marBottom w:val="0"/>
          <w:divBdr>
            <w:top w:val="none" w:sz="0" w:space="0" w:color="auto"/>
            <w:left w:val="none" w:sz="0" w:space="0" w:color="auto"/>
            <w:bottom w:val="none" w:sz="0" w:space="0" w:color="auto"/>
            <w:right w:val="none" w:sz="0" w:space="0" w:color="auto"/>
          </w:divBdr>
        </w:div>
        <w:div w:id="1500582371">
          <w:marLeft w:val="0"/>
          <w:marRight w:val="0"/>
          <w:marTop w:val="0"/>
          <w:marBottom w:val="0"/>
          <w:divBdr>
            <w:top w:val="none" w:sz="0" w:space="0" w:color="auto"/>
            <w:left w:val="none" w:sz="0" w:space="0" w:color="auto"/>
            <w:bottom w:val="none" w:sz="0" w:space="0" w:color="auto"/>
            <w:right w:val="none" w:sz="0" w:space="0" w:color="auto"/>
          </w:divBdr>
        </w:div>
        <w:div w:id="1514370582">
          <w:marLeft w:val="0"/>
          <w:marRight w:val="0"/>
          <w:marTop w:val="0"/>
          <w:marBottom w:val="0"/>
          <w:divBdr>
            <w:top w:val="none" w:sz="0" w:space="0" w:color="auto"/>
            <w:left w:val="none" w:sz="0" w:space="0" w:color="auto"/>
            <w:bottom w:val="none" w:sz="0" w:space="0" w:color="auto"/>
            <w:right w:val="none" w:sz="0" w:space="0" w:color="auto"/>
          </w:divBdr>
        </w:div>
        <w:div w:id="1961182693">
          <w:marLeft w:val="0"/>
          <w:marRight w:val="0"/>
          <w:marTop w:val="0"/>
          <w:marBottom w:val="0"/>
          <w:divBdr>
            <w:top w:val="none" w:sz="0" w:space="0" w:color="auto"/>
            <w:left w:val="none" w:sz="0" w:space="0" w:color="auto"/>
            <w:bottom w:val="none" w:sz="0" w:space="0" w:color="auto"/>
            <w:right w:val="none" w:sz="0" w:space="0" w:color="auto"/>
          </w:divBdr>
        </w:div>
        <w:div w:id="1982999635">
          <w:marLeft w:val="0"/>
          <w:marRight w:val="0"/>
          <w:marTop w:val="0"/>
          <w:marBottom w:val="0"/>
          <w:divBdr>
            <w:top w:val="none" w:sz="0" w:space="0" w:color="auto"/>
            <w:left w:val="none" w:sz="0" w:space="0" w:color="auto"/>
            <w:bottom w:val="none" w:sz="0" w:space="0" w:color="auto"/>
            <w:right w:val="none" w:sz="0" w:space="0" w:color="auto"/>
          </w:divBdr>
        </w:div>
      </w:divsChild>
    </w:div>
    <w:div w:id="777258024">
      <w:bodyDiv w:val="1"/>
      <w:marLeft w:val="0"/>
      <w:marRight w:val="0"/>
      <w:marTop w:val="0"/>
      <w:marBottom w:val="0"/>
      <w:divBdr>
        <w:top w:val="none" w:sz="0" w:space="0" w:color="auto"/>
        <w:left w:val="none" w:sz="0" w:space="0" w:color="auto"/>
        <w:bottom w:val="none" w:sz="0" w:space="0" w:color="auto"/>
        <w:right w:val="none" w:sz="0" w:space="0" w:color="auto"/>
      </w:divBdr>
    </w:div>
    <w:div w:id="1104181134">
      <w:bodyDiv w:val="1"/>
      <w:marLeft w:val="0"/>
      <w:marRight w:val="0"/>
      <w:marTop w:val="0"/>
      <w:marBottom w:val="0"/>
      <w:divBdr>
        <w:top w:val="none" w:sz="0" w:space="0" w:color="auto"/>
        <w:left w:val="none" w:sz="0" w:space="0" w:color="auto"/>
        <w:bottom w:val="none" w:sz="0" w:space="0" w:color="auto"/>
        <w:right w:val="none" w:sz="0" w:space="0" w:color="auto"/>
      </w:divBdr>
    </w:div>
    <w:div w:id="1282420715">
      <w:bodyDiv w:val="1"/>
      <w:marLeft w:val="0"/>
      <w:marRight w:val="0"/>
      <w:marTop w:val="0"/>
      <w:marBottom w:val="0"/>
      <w:divBdr>
        <w:top w:val="none" w:sz="0" w:space="0" w:color="auto"/>
        <w:left w:val="none" w:sz="0" w:space="0" w:color="auto"/>
        <w:bottom w:val="none" w:sz="0" w:space="0" w:color="auto"/>
        <w:right w:val="none" w:sz="0" w:space="0" w:color="auto"/>
      </w:divBdr>
    </w:div>
    <w:div w:id="1391348574">
      <w:bodyDiv w:val="1"/>
      <w:marLeft w:val="0"/>
      <w:marRight w:val="0"/>
      <w:marTop w:val="0"/>
      <w:marBottom w:val="0"/>
      <w:divBdr>
        <w:top w:val="none" w:sz="0" w:space="0" w:color="auto"/>
        <w:left w:val="none" w:sz="0" w:space="0" w:color="auto"/>
        <w:bottom w:val="none" w:sz="0" w:space="0" w:color="auto"/>
        <w:right w:val="none" w:sz="0" w:space="0" w:color="auto"/>
      </w:divBdr>
    </w:div>
    <w:div w:id="1569195374">
      <w:bodyDiv w:val="1"/>
      <w:marLeft w:val="0"/>
      <w:marRight w:val="0"/>
      <w:marTop w:val="0"/>
      <w:marBottom w:val="0"/>
      <w:divBdr>
        <w:top w:val="none" w:sz="0" w:space="0" w:color="auto"/>
        <w:left w:val="none" w:sz="0" w:space="0" w:color="auto"/>
        <w:bottom w:val="none" w:sz="0" w:space="0" w:color="auto"/>
        <w:right w:val="none" w:sz="0" w:space="0" w:color="auto"/>
      </w:divBdr>
    </w:div>
    <w:div w:id="1697854191">
      <w:bodyDiv w:val="1"/>
      <w:marLeft w:val="0"/>
      <w:marRight w:val="0"/>
      <w:marTop w:val="0"/>
      <w:marBottom w:val="0"/>
      <w:divBdr>
        <w:top w:val="none" w:sz="0" w:space="0" w:color="auto"/>
        <w:left w:val="none" w:sz="0" w:space="0" w:color="auto"/>
        <w:bottom w:val="none" w:sz="0" w:space="0" w:color="auto"/>
        <w:right w:val="none" w:sz="0" w:space="0" w:color="auto"/>
      </w:divBdr>
    </w:div>
    <w:div w:id="1764102599">
      <w:bodyDiv w:val="1"/>
      <w:marLeft w:val="0"/>
      <w:marRight w:val="0"/>
      <w:marTop w:val="0"/>
      <w:marBottom w:val="0"/>
      <w:divBdr>
        <w:top w:val="none" w:sz="0" w:space="0" w:color="auto"/>
        <w:left w:val="none" w:sz="0" w:space="0" w:color="auto"/>
        <w:bottom w:val="none" w:sz="0" w:space="0" w:color="auto"/>
        <w:right w:val="none" w:sz="0" w:space="0" w:color="auto"/>
      </w:divBdr>
    </w:div>
    <w:div w:id="1889026835">
      <w:bodyDiv w:val="1"/>
      <w:marLeft w:val="0"/>
      <w:marRight w:val="0"/>
      <w:marTop w:val="0"/>
      <w:marBottom w:val="0"/>
      <w:divBdr>
        <w:top w:val="none" w:sz="0" w:space="0" w:color="auto"/>
        <w:left w:val="none" w:sz="0" w:space="0" w:color="auto"/>
        <w:bottom w:val="none" w:sz="0" w:space="0" w:color="auto"/>
        <w:right w:val="none" w:sz="0" w:space="0" w:color="auto"/>
      </w:divBdr>
    </w:div>
    <w:div w:id="1963922126">
      <w:bodyDiv w:val="1"/>
      <w:marLeft w:val="0"/>
      <w:marRight w:val="0"/>
      <w:marTop w:val="0"/>
      <w:marBottom w:val="0"/>
      <w:divBdr>
        <w:top w:val="none" w:sz="0" w:space="0" w:color="auto"/>
        <w:left w:val="none" w:sz="0" w:space="0" w:color="auto"/>
        <w:bottom w:val="none" w:sz="0" w:space="0" w:color="auto"/>
        <w:right w:val="none" w:sz="0" w:space="0" w:color="auto"/>
      </w:divBdr>
    </w:div>
    <w:div w:id="1987854662">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0.png"/><Relationship Id="rId39" Type="http://schemas.openxmlformats.org/officeDocument/2006/relationships/image" Target="media/image22.png"/><Relationship Id="rId21" Type="http://schemas.openxmlformats.org/officeDocument/2006/relationships/image" Target="media/image12.png"/><Relationship Id="rId34" Type="http://schemas.openxmlformats.org/officeDocument/2006/relationships/hyperlink" Target="https://nkzacjp-my.sharepoint.com/:w:/g/personal/tk210376_tks_iput_ac_jp/ETjI-yZGkuZMoBf3AnI-No8BK75t72fqzImGD4t959b9Sg?e=MdNjSH" TargetMode="Externa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png"/><Relationship Id="rId37" Type="http://schemas.microsoft.com/office/2016/09/relationships/commentsIds" Target="commentsIds.xm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27.png"/><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0.png"/><Relationship Id="rId30" Type="http://schemas.openxmlformats.org/officeDocument/2006/relationships/image" Target="media/image18.png"/><Relationship Id="rId35" Type="http://schemas.openxmlformats.org/officeDocument/2006/relationships/comments" Target="comments.xml"/><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microsoft.com/office/2018/08/relationships/commentsExtensible" Target="commentsExtensible.xml"/><Relationship Id="rId46"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0.png"/><Relationship Id="rId36" Type="http://schemas.microsoft.com/office/2011/relationships/commentsExtended" Target="commentsExtended.xml"/><Relationship Id="rId49"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ドキュメント" ma:contentTypeID="0x0101004302F2D77EE64E478C60EF5F0F5269A4" ma:contentTypeVersion="8" ma:contentTypeDescription="新しいドキュメントを作成します。" ma:contentTypeScope="" ma:versionID="18f703d1e65f73d5ab2ead517069fb26">
  <xsd:schema xmlns:xsd="http://www.w3.org/2001/XMLSchema" xmlns:xs="http://www.w3.org/2001/XMLSchema" xmlns:p="http://schemas.microsoft.com/office/2006/metadata/properties" xmlns:ns3="71640177-36f4-4fe3-8ab8-fd1fb7d60170" xmlns:ns4="0aca6378-d5d1-4b0f-a649-4dc8fa63fa8a" targetNamespace="http://schemas.microsoft.com/office/2006/metadata/properties" ma:root="true" ma:fieldsID="0362d8e60fece80a7a241acf2b67aa85" ns3:_="" ns4:_="">
    <xsd:import namespace="71640177-36f4-4fe3-8ab8-fd1fb7d60170"/>
    <xsd:import namespace="0aca6378-d5d1-4b0f-a649-4dc8fa63fa8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640177-36f4-4fe3-8ab8-fd1fb7d601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aca6378-d5d1-4b0f-a649-4dc8fa63fa8a" elementFormDefault="qualified">
    <xsd:import namespace="http://schemas.microsoft.com/office/2006/documentManagement/types"/>
    <xsd:import namespace="http://schemas.microsoft.com/office/infopath/2007/PartnerControls"/>
    <xsd:element name="SharedWithUsers" ma:index="12"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共有相手の詳細情報" ma:internalName="SharedWithDetails" ma:readOnly="true">
      <xsd:simpleType>
        <xsd:restriction base="dms:Note">
          <xsd:maxLength value="255"/>
        </xsd:restriction>
      </xsd:simpleType>
    </xsd:element>
    <xsd:element name="SharingHintHash" ma:index="14" nillable="true" ma:displayName="共有のヒントのハッシュ"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71640177-36f4-4fe3-8ab8-fd1fb7d60170"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B35E78-C2F8-486D-8934-CC84A8C0F011}">
  <ds:schemaRefs>
    <ds:schemaRef ds:uri="http://schemas.microsoft.com/sharepoint/v3/contenttype/forms"/>
  </ds:schemaRefs>
</ds:datastoreItem>
</file>

<file path=customXml/itemProps2.xml><?xml version="1.0" encoding="utf-8"?>
<ds:datastoreItem xmlns:ds="http://schemas.openxmlformats.org/officeDocument/2006/customXml" ds:itemID="{637F742F-22CA-424F-9F47-1C8B646A9C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640177-36f4-4fe3-8ab8-fd1fb7d60170"/>
    <ds:schemaRef ds:uri="0aca6378-d5d1-4b0f-a649-4dc8fa63f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0FFFE80-9DCA-4CFE-96F2-BFF530513AD7}">
  <ds:schemaRefs>
    <ds:schemaRef ds:uri="http://schemas.microsoft.com/office/2006/metadata/properties"/>
    <ds:schemaRef ds:uri="http://schemas.microsoft.com/office/infopath/2007/PartnerControls"/>
    <ds:schemaRef ds:uri="71640177-36f4-4fe3-8ab8-fd1fb7d60170"/>
  </ds:schemaRefs>
</ds:datastoreItem>
</file>

<file path=customXml/itemProps4.xml><?xml version="1.0" encoding="utf-8"?>
<ds:datastoreItem xmlns:ds="http://schemas.openxmlformats.org/officeDocument/2006/customXml" ds:itemID="{1CBA05F9-8563-49A3-80BF-AB714E70A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1</Pages>
  <Words>2867</Words>
  <Characters>16344</Characters>
  <Application>Microsoft Office Word</Application>
  <DocSecurity>4</DocSecurity>
  <Lines>136</Lines>
  <Paragraphs>38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19173</CharactersWithSpaces>
  <SharedDoc>false</SharedDoc>
  <HLinks>
    <vt:vector size="354" baseType="variant">
      <vt:variant>
        <vt:i4>6815857</vt:i4>
      </vt:variant>
      <vt:variant>
        <vt:i4>351</vt:i4>
      </vt:variant>
      <vt:variant>
        <vt:i4>0</vt:i4>
      </vt:variant>
      <vt:variant>
        <vt:i4>5</vt:i4>
      </vt:variant>
      <vt:variant>
        <vt:lpwstr>https://nkzacjp-my.sharepoint.com/:w:/g/personal/tk210376_tks_iput_ac_jp/ETjI-yZGkuZMoBf3AnI-No8BK75t72fqzImGD4t959b9Sg?e=MdNjSH</vt:lpwstr>
      </vt:variant>
      <vt:variant>
        <vt:lpwstr/>
      </vt:variant>
      <vt:variant>
        <vt:i4>1376312</vt:i4>
      </vt:variant>
      <vt:variant>
        <vt:i4>344</vt:i4>
      </vt:variant>
      <vt:variant>
        <vt:i4>0</vt:i4>
      </vt:variant>
      <vt:variant>
        <vt:i4>5</vt:i4>
      </vt:variant>
      <vt:variant>
        <vt:lpwstr/>
      </vt:variant>
      <vt:variant>
        <vt:lpwstr>_Toc138931295</vt:lpwstr>
      </vt:variant>
      <vt:variant>
        <vt:i4>1376312</vt:i4>
      </vt:variant>
      <vt:variant>
        <vt:i4>338</vt:i4>
      </vt:variant>
      <vt:variant>
        <vt:i4>0</vt:i4>
      </vt:variant>
      <vt:variant>
        <vt:i4>5</vt:i4>
      </vt:variant>
      <vt:variant>
        <vt:lpwstr/>
      </vt:variant>
      <vt:variant>
        <vt:lpwstr>_Toc138931294</vt:lpwstr>
      </vt:variant>
      <vt:variant>
        <vt:i4>1376312</vt:i4>
      </vt:variant>
      <vt:variant>
        <vt:i4>332</vt:i4>
      </vt:variant>
      <vt:variant>
        <vt:i4>0</vt:i4>
      </vt:variant>
      <vt:variant>
        <vt:i4>5</vt:i4>
      </vt:variant>
      <vt:variant>
        <vt:lpwstr/>
      </vt:variant>
      <vt:variant>
        <vt:lpwstr>_Toc138931293</vt:lpwstr>
      </vt:variant>
      <vt:variant>
        <vt:i4>1376312</vt:i4>
      </vt:variant>
      <vt:variant>
        <vt:i4>326</vt:i4>
      </vt:variant>
      <vt:variant>
        <vt:i4>0</vt:i4>
      </vt:variant>
      <vt:variant>
        <vt:i4>5</vt:i4>
      </vt:variant>
      <vt:variant>
        <vt:lpwstr/>
      </vt:variant>
      <vt:variant>
        <vt:lpwstr>_Toc138931292</vt:lpwstr>
      </vt:variant>
      <vt:variant>
        <vt:i4>1376312</vt:i4>
      </vt:variant>
      <vt:variant>
        <vt:i4>320</vt:i4>
      </vt:variant>
      <vt:variant>
        <vt:i4>0</vt:i4>
      </vt:variant>
      <vt:variant>
        <vt:i4>5</vt:i4>
      </vt:variant>
      <vt:variant>
        <vt:lpwstr/>
      </vt:variant>
      <vt:variant>
        <vt:lpwstr>_Toc138931291</vt:lpwstr>
      </vt:variant>
      <vt:variant>
        <vt:i4>1376312</vt:i4>
      </vt:variant>
      <vt:variant>
        <vt:i4>314</vt:i4>
      </vt:variant>
      <vt:variant>
        <vt:i4>0</vt:i4>
      </vt:variant>
      <vt:variant>
        <vt:i4>5</vt:i4>
      </vt:variant>
      <vt:variant>
        <vt:lpwstr/>
      </vt:variant>
      <vt:variant>
        <vt:lpwstr>_Toc138931290</vt:lpwstr>
      </vt:variant>
      <vt:variant>
        <vt:i4>1310776</vt:i4>
      </vt:variant>
      <vt:variant>
        <vt:i4>308</vt:i4>
      </vt:variant>
      <vt:variant>
        <vt:i4>0</vt:i4>
      </vt:variant>
      <vt:variant>
        <vt:i4>5</vt:i4>
      </vt:variant>
      <vt:variant>
        <vt:lpwstr/>
      </vt:variant>
      <vt:variant>
        <vt:lpwstr>_Toc138931289</vt:lpwstr>
      </vt:variant>
      <vt:variant>
        <vt:i4>1310776</vt:i4>
      </vt:variant>
      <vt:variant>
        <vt:i4>302</vt:i4>
      </vt:variant>
      <vt:variant>
        <vt:i4>0</vt:i4>
      </vt:variant>
      <vt:variant>
        <vt:i4>5</vt:i4>
      </vt:variant>
      <vt:variant>
        <vt:lpwstr/>
      </vt:variant>
      <vt:variant>
        <vt:lpwstr>_Toc138931288</vt:lpwstr>
      </vt:variant>
      <vt:variant>
        <vt:i4>1310776</vt:i4>
      </vt:variant>
      <vt:variant>
        <vt:i4>296</vt:i4>
      </vt:variant>
      <vt:variant>
        <vt:i4>0</vt:i4>
      </vt:variant>
      <vt:variant>
        <vt:i4>5</vt:i4>
      </vt:variant>
      <vt:variant>
        <vt:lpwstr/>
      </vt:variant>
      <vt:variant>
        <vt:lpwstr>_Toc138931287</vt:lpwstr>
      </vt:variant>
      <vt:variant>
        <vt:i4>1310776</vt:i4>
      </vt:variant>
      <vt:variant>
        <vt:i4>290</vt:i4>
      </vt:variant>
      <vt:variant>
        <vt:i4>0</vt:i4>
      </vt:variant>
      <vt:variant>
        <vt:i4>5</vt:i4>
      </vt:variant>
      <vt:variant>
        <vt:lpwstr/>
      </vt:variant>
      <vt:variant>
        <vt:lpwstr>_Toc138931286</vt:lpwstr>
      </vt:variant>
      <vt:variant>
        <vt:i4>1310776</vt:i4>
      </vt:variant>
      <vt:variant>
        <vt:i4>284</vt:i4>
      </vt:variant>
      <vt:variant>
        <vt:i4>0</vt:i4>
      </vt:variant>
      <vt:variant>
        <vt:i4>5</vt:i4>
      </vt:variant>
      <vt:variant>
        <vt:lpwstr/>
      </vt:variant>
      <vt:variant>
        <vt:lpwstr>_Toc138931285</vt:lpwstr>
      </vt:variant>
      <vt:variant>
        <vt:i4>1310776</vt:i4>
      </vt:variant>
      <vt:variant>
        <vt:i4>278</vt:i4>
      </vt:variant>
      <vt:variant>
        <vt:i4>0</vt:i4>
      </vt:variant>
      <vt:variant>
        <vt:i4>5</vt:i4>
      </vt:variant>
      <vt:variant>
        <vt:lpwstr/>
      </vt:variant>
      <vt:variant>
        <vt:lpwstr>_Toc138931284</vt:lpwstr>
      </vt:variant>
      <vt:variant>
        <vt:i4>1310776</vt:i4>
      </vt:variant>
      <vt:variant>
        <vt:i4>272</vt:i4>
      </vt:variant>
      <vt:variant>
        <vt:i4>0</vt:i4>
      </vt:variant>
      <vt:variant>
        <vt:i4>5</vt:i4>
      </vt:variant>
      <vt:variant>
        <vt:lpwstr/>
      </vt:variant>
      <vt:variant>
        <vt:lpwstr>_Toc138931283</vt:lpwstr>
      </vt:variant>
      <vt:variant>
        <vt:i4>1310776</vt:i4>
      </vt:variant>
      <vt:variant>
        <vt:i4>266</vt:i4>
      </vt:variant>
      <vt:variant>
        <vt:i4>0</vt:i4>
      </vt:variant>
      <vt:variant>
        <vt:i4>5</vt:i4>
      </vt:variant>
      <vt:variant>
        <vt:lpwstr/>
      </vt:variant>
      <vt:variant>
        <vt:lpwstr>_Toc138931282</vt:lpwstr>
      </vt:variant>
      <vt:variant>
        <vt:i4>1310776</vt:i4>
      </vt:variant>
      <vt:variant>
        <vt:i4>260</vt:i4>
      </vt:variant>
      <vt:variant>
        <vt:i4>0</vt:i4>
      </vt:variant>
      <vt:variant>
        <vt:i4>5</vt:i4>
      </vt:variant>
      <vt:variant>
        <vt:lpwstr/>
      </vt:variant>
      <vt:variant>
        <vt:lpwstr>_Toc138931281</vt:lpwstr>
      </vt:variant>
      <vt:variant>
        <vt:i4>1310776</vt:i4>
      </vt:variant>
      <vt:variant>
        <vt:i4>254</vt:i4>
      </vt:variant>
      <vt:variant>
        <vt:i4>0</vt:i4>
      </vt:variant>
      <vt:variant>
        <vt:i4>5</vt:i4>
      </vt:variant>
      <vt:variant>
        <vt:lpwstr/>
      </vt:variant>
      <vt:variant>
        <vt:lpwstr>_Toc138931280</vt:lpwstr>
      </vt:variant>
      <vt:variant>
        <vt:i4>1769528</vt:i4>
      </vt:variant>
      <vt:variant>
        <vt:i4>248</vt:i4>
      </vt:variant>
      <vt:variant>
        <vt:i4>0</vt:i4>
      </vt:variant>
      <vt:variant>
        <vt:i4>5</vt:i4>
      </vt:variant>
      <vt:variant>
        <vt:lpwstr/>
      </vt:variant>
      <vt:variant>
        <vt:lpwstr>_Toc138931279</vt:lpwstr>
      </vt:variant>
      <vt:variant>
        <vt:i4>1769528</vt:i4>
      </vt:variant>
      <vt:variant>
        <vt:i4>242</vt:i4>
      </vt:variant>
      <vt:variant>
        <vt:i4>0</vt:i4>
      </vt:variant>
      <vt:variant>
        <vt:i4>5</vt:i4>
      </vt:variant>
      <vt:variant>
        <vt:lpwstr/>
      </vt:variant>
      <vt:variant>
        <vt:lpwstr>_Toc138931278</vt:lpwstr>
      </vt:variant>
      <vt:variant>
        <vt:i4>1769528</vt:i4>
      </vt:variant>
      <vt:variant>
        <vt:i4>236</vt:i4>
      </vt:variant>
      <vt:variant>
        <vt:i4>0</vt:i4>
      </vt:variant>
      <vt:variant>
        <vt:i4>5</vt:i4>
      </vt:variant>
      <vt:variant>
        <vt:lpwstr/>
      </vt:variant>
      <vt:variant>
        <vt:lpwstr>_Toc138931277</vt:lpwstr>
      </vt:variant>
      <vt:variant>
        <vt:i4>1769528</vt:i4>
      </vt:variant>
      <vt:variant>
        <vt:i4>230</vt:i4>
      </vt:variant>
      <vt:variant>
        <vt:i4>0</vt:i4>
      </vt:variant>
      <vt:variant>
        <vt:i4>5</vt:i4>
      </vt:variant>
      <vt:variant>
        <vt:lpwstr/>
      </vt:variant>
      <vt:variant>
        <vt:lpwstr>_Toc138931276</vt:lpwstr>
      </vt:variant>
      <vt:variant>
        <vt:i4>1769528</vt:i4>
      </vt:variant>
      <vt:variant>
        <vt:i4>224</vt:i4>
      </vt:variant>
      <vt:variant>
        <vt:i4>0</vt:i4>
      </vt:variant>
      <vt:variant>
        <vt:i4>5</vt:i4>
      </vt:variant>
      <vt:variant>
        <vt:lpwstr/>
      </vt:variant>
      <vt:variant>
        <vt:lpwstr>_Toc138931275</vt:lpwstr>
      </vt:variant>
      <vt:variant>
        <vt:i4>1769528</vt:i4>
      </vt:variant>
      <vt:variant>
        <vt:i4>218</vt:i4>
      </vt:variant>
      <vt:variant>
        <vt:i4>0</vt:i4>
      </vt:variant>
      <vt:variant>
        <vt:i4>5</vt:i4>
      </vt:variant>
      <vt:variant>
        <vt:lpwstr/>
      </vt:variant>
      <vt:variant>
        <vt:lpwstr>_Toc138931274</vt:lpwstr>
      </vt:variant>
      <vt:variant>
        <vt:i4>1769528</vt:i4>
      </vt:variant>
      <vt:variant>
        <vt:i4>212</vt:i4>
      </vt:variant>
      <vt:variant>
        <vt:i4>0</vt:i4>
      </vt:variant>
      <vt:variant>
        <vt:i4>5</vt:i4>
      </vt:variant>
      <vt:variant>
        <vt:lpwstr/>
      </vt:variant>
      <vt:variant>
        <vt:lpwstr>_Toc138931273</vt:lpwstr>
      </vt:variant>
      <vt:variant>
        <vt:i4>1769528</vt:i4>
      </vt:variant>
      <vt:variant>
        <vt:i4>206</vt:i4>
      </vt:variant>
      <vt:variant>
        <vt:i4>0</vt:i4>
      </vt:variant>
      <vt:variant>
        <vt:i4>5</vt:i4>
      </vt:variant>
      <vt:variant>
        <vt:lpwstr/>
      </vt:variant>
      <vt:variant>
        <vt:lpwstr>_Toc138931272</vt:lpwstr>
      </vt:variant>
      <vt:variant>
        <vt:i4>1769528</vt:i4>
      </vt:variant>
      <vt:variant>
        <vt:i4>200</vt:i4>
      </vt:variant>
      <vt:variant>
        <vt:i4>0</vt:i4>
      </vt:variant>
      <vt:variant>
        <vt:i4>5</vt:i4>
      </vt:variant>
      <vt:variant>
        <vt:lpwstr/>
      </vt:variant>
      <vt:variant>
        <vt:lpwstr>_Toc138931271</vt:lpwstr>
      </vt:variant>
      <vt:variant>
        <vt:i4>1769528</vt:i4>
      </vt:variant>
      <vt:variant>
        <vt:i4>194</vt:i4>
      </vt:variant>
      <vt:variant>
        <vt:i4>0</vt:i4>
      </vt:variant>
      <vt:variant>
        <vt:i4>5</vt:i4>
      </vt:variant>
      <vt:variant>
        <vt:lpwstr/>
      </vt:variant>
      <vt:variant>
        <vt:lpwstr>_Toc138931270</vt:lpwstr>
      </vt:variant>
      <vt:variant>
        <vt:i4>1703992</vt:i4>
      </vt:variant>
      <vt:variant>
        <vt:i4>188</vt:i4>
      </vt:variant>
      <vt:variant>
        <vt:i4>0</vt:i4>
      </vt:variant>
      <vt:variant>
        <vt:i4>5</vt:i4>
      </vt:variant>
      <vt:variant>
        <vt:lpwstr/>
      </vt:variant>
      <vt:variant>
        <vt:lpwstr>_Toc138931269</vt:lpwstr>
      </vt:variant>
      <vt:variant>
        <vt:i4>1703992</vt:i4>
      </vt:variant>
      <vt:variant>
        <vt:i4>182</vt:i4>
      </vt:variant>
      <vt:variant>
        <vt:i4>0</vt:i4>
      </vt:variant>
      <vt:variant>
        <vt:i4>5</vt:i4>
      </vt:variant>
      <vt:variant>
        <vt:lpwstr/>
      </vt:variant>
      <vt:variant>
        <vt:lpwstr>_Toc138931268</vt:lpwstr>
      </vt:variant>
      <vt:variant>
        <vt:i4>1703992</vt:i4>
      </vt:variant>
      <vt:variant>
        <vt:i4>176</vt:i4>
      </vt:variant>
      <vt:variant>
        <vt:i4>0</vt:i4>
      </vt:variant>
      <vt:variant>
        <vt:i4>5</vt:i4>
      </vt:variant>
      <vt:variant>
        <vt:lpwstr/>
      </vt:variant>
      <vt:variant>
        <vt:lpwstr>_Toc138931267</vt:lpwstr>
      </vt:variant>
      <vt:variant>
        <vt:i4>1703992</vt:i4>
      </vt:variant>
      <vt:variant>
        <vt:i4>170</vt:i4>
      </vt:variant>
      <vt:variant>
        <vt:i4>0</vt:i4>
      </vt:variant>
      <vt:variant>
        <vt:i4>5</vt:i4>
      </vt:variant>
      <vt:variant>
        <vt:lpwstr/>
      </vt:variant>
      <vt:variant>
        <vt:lpwstr>_Toc138931266</vt:lpwstr>
      </vt:variant>
      <vt:variant>
        <vt:i4>1703992</vt:i4>
      </vt:variant>
      <vt:variant>
        <vt:i4>164</vt:i4>
      </vt:variant>
      <vt:variant>
        <vt:i4>0</vt:i4>
      </vt:variant>
      <vt:variant>
        <vt:i4>5</vt:i4>
      </vt:variant>
      <vt:variant>
        <vt:lpwstr/>
      </vt:variant>
      <vt:variant>
        <vt:lpwstr>_Toc138931265</vt:lpwstr>
      </vt:variant>
      <vt:variant>
        <vt:i4>1703992</vt:i4>
      </vt:variant>
      <vt:variant>
        <vt:i4>158</vt:i4>
      </vt:variant>
      <vt:variant>
        <vt:i4>0</vt:i4>
      </vt:variant>
      <vt:variant>
        <vt:i4>5</vt:i4>
      </vt:variant>
      <vt:variant>
        <vt:lpwstr/>
      </vt:variant>
      <vt:variant>
        <vt:lpwstr>_Toc138931264</vt:lpwstr>
      </vt:variant>
      <vt:variant>
        <vt:i4>1703992</vt:i4>
      </vt:variant>
      <vt:variant>
        <vt:i4>152</vt:i4>
      </vt:variant>
      <vt:variant>
        <vt:i4>0</vt:i4>
      </vt:variant>
      <vt:variant>
        <vt:i4>5</vt:i4>
      </vt:variant>
      <vt:variant>
        <vt:lpwstr/>
      </vt:variant>
      <vt:variant>
        <vt:lpwstr>_Toc138931263</vt:lpwstr>
      </vt:variant>
      <vt:variant>
        <vt:i4>1703992</vt:i4>
      </vt:variant>
      <vt:variant>
        <vt:i4>146</vt:i4>
      </vt:variant>
      <vt:variant>
        <vt:i4>0</vt:i4>
      </vt:variant>
      <vt:variant>
        <vt:i4>5</vt:i4>
      </vt:variant>
      <vt:variant>
        <vt:lpwstr/>
      </vt:variant>
      <vt:variant>
        <vt:lpwstr>_Toc138931262</vt:lpwstr>
      </vt:variant>
      <vt:variant>
        <vt:i4>1703992</vt:i4>
      </vt:variant>
      <vt:variant>
        <vt:i4>140</vt:i4>
      </vt:variant>
      <vt:variant>
        <vt:i4>0</vt:i4>
      </vt:variant>
      <vt:variant>
        <vt:i4>5</vt:i4>
      </vt:variant>
      <vt:variant>
        <vt:lpwstr/>
      </vt:variant>
      <vt:variant>
        <vt:lpwstr>_Toc138931261</vt:lpwstr>
      </vt:variant>
      <vt:variant>
        <vt:i4>1703992</vt:i4>
      </vt:variant>
      <vt:variant>
        <vt:i4>134</vt:i4>
      </vt:variant>
      <vt:variant>
        <vt:i4>0</vt:i4>
      </vt:variant>
      <vt:variant>
        <vt:i4>5</vt:i4>
      </vt:variant>
      <vt:variant>
        <vt:lpwstr/>
      </vt:variant>
      <vt:variant>
        <vt:lpwstr>_Toc138931260</vt:lpwstr>
      </vt:variant>
      <vt:variant>
        <vt:i4>1638456</vt:i4>
      </vt:variant>
      <vt:variant>
        <vt:i4>128</vt:i4>
      </vt:variant>
      <vt:variant>
        <vt:i4>0</vt:i4>
      </vt:variant>
      <vt:variant>
        <vt:i4>5</vt:i4>
      </vt:variant>
      <vt:variant>
        <vt:lpwstr/>
      </vt:variant>
      <vt:variant>
        <vt:lpwstr>_Toc138931259</vt:lpwstr>
      </vt:variant>
      <vt:variant>
        <vt:i4>1638456</vt:i4>
      </vt:variant>
      <vt:variant>
        <vt:i4>122</vt:i4>
      </vt:variant>
      <vt:variant>
        <vt:i4>0</vt:i4>
      </vt:variant>
      <vt:variant>
        <vt:i4>5</vt:i4>
      </vt:variant>
      <vt:variant>
        <vt:lpwstr/>
      </vt:variant>
      <vt:variant>
        <vt:lpwstr>_Toc138931258</vt:lpwstr>
      </vt:variant>
      <vt:variant>
        <vt:i4>1638456</vt:i4>
      </vt:variant>
      <vt:variant>
        <vt:i4>116</vt:i4>
      </vt:variant>
      <vt:variant>
        <vt:i4>0</vt:i4>
      </vt:variant>
      <vt:variant>
        <vt:i4>5</vt:i4>
      </vt:variant>
      <vt:variant>
        <vt:lpwstr/>
      </vt:variant>
      <vt:variant>
        <vt:lpwstr>_Toc138931257</vt:lpwstr>
      </vt:variant>
      <vt:variant>
        <vt:i4>1638456</vt:i4>
      </vt:variant>
      <vt:variant>
        <vt:i4>110</vt:i4>
      </vt:variant>
      <vt:variant>
        <vt:i4>0</vt:i4>
      </vt:variant>
      <vt:variant>
        <vt:i4>5</vt:i4>
      </vt:variant>
      <vt:variant>
        <vt:lpwstr/>
      </vt:variant>
      <vt:variant>
        <vt:lpwstr>_Toc138931256</vt:lpwstr>
      </vt:variant>
      <vt:variant>
        <vt:i4>1638456</vt:i4>
      </vt:variant>
      <vt:variant>
        <vt:i4>104</vt:i4>
      </vt:variant>
      <vt:variant>
        <vt:i4>0</vt:i4>
      </vt:variant>
      <vt:variant>
        <vt:i4>5</vt:i4>
      </vt:variant>
      <vt:variant>
        <vt:lpwstr/>
      </vt:variant>
      <vt:variant>
        <vt:lpwstr>_Toc138931255</vt:lpwstr>
      </vt:variant>
      <vt:variant>
        <vt:i4>1638456</vt:i4>
      </vt:variant>
      <vt:variant>
        <vt:i4>98</vt:i4>
      </vt:variant>
      <vt:variant>
        <vt:i4>0</vt:i4>
      </vt:variant>
      <vt:variant>
        <vt:i4>5</vt:i4>
      </vt:variant>
      <vt:variant>
        <vt:lpwstr/>
      </vt:variant>
      <vt:variant>
        <vt:lpwstr>_Toc138931254</vt:lpwstr>
      </vt:variant>
      <vt:variant>
        <vt:i4>1638456</vt:i4>
      </vt:variant>
      <vt:variant>
        <vt:i4>92</vt:i4>
      </vt:variant>
      <vt:variant>
        <vt:i4>0</vt:i4>
      </vt:variant>
      <vt:variant>
        <vt:i4>5</vt:i4>
      </vt:variant>
      <vt:variant>
        <vt:lpwstr/>
      </vt:variant>
      <vt:variant>
        <vt:lpwstr>_Toc138931253</vt:lpwstr>
      </vt:variant>
      <vt:variant>
        <vt:i4>1638456</vt:i4>
      </vt:variant>
      <vt:variant>
        <vt:i4>86</vt:i4>
      </vt:variant>
      <vt:variant>
        <vt:i4>0</vt:i4>
      </vt:variant>
      <vt:variant>
        <vt:i4>5</vt:i4>
      </vt:variant>
      <vt:variant>
        <vt:lpwstr/>
      </vt:variant>
      <vt:variant>
        <vt:lpwstr>_Toc138931252</vt:lpwstr>
      </vt:variant>
      <vt:variant>
        <vt:i4>1638456</vt:i4>
      </vt:variant>
      <vt:variant>
        <vt:i4>80</vt:i4>
      </vt:variant>
      <vt:variant>
        <vt:i4>0</vt:i4>
      </vt:variant>
      <vt:variant>
        <vt:i4>5</vt:i4>
      </vt:variant>
      <vt:variant>
        <vt:lpwstr/>
      </vt:variant>
      <vt:variant>
        <vt:lpwstr>_Toc138931251</vt:lpwstr>
      </vt:variant>
      <vt:variant>
        <vt:i4>1638456</vt:i4>
      </vt:variant>
      <vt:variant>
        <vt:i4>74</vt:i4>
      </vt:variant>
      <vt:variant>
        <vt:i4>0</vt:i4>
      </vt:variant>
      <vt:variant>
        <vt:i4>5</vt:i4>
      </vt:variant>
      <vt:variant>
        <vt:lpwstr/>
      </vt:variant>
      <vt:variant>
        <vt:lpwstr>_Toc138931250</vt:lpwstr>
      </vt:variant>
      <vt:variant>
        <vt:i4>1572920</vt:i4>
      </vt:variant>
      <vt:variant>
        <vt:i4>68</vt:i4>
      </vt:variant>
      <vt:variant>
        <vt:i4>0</vt:i4>
      </vt:variant>
      <vt:variant>
        <vt:i4>5</vt:i4>
      </vt:variant>
      <vt:variant>
        <vt:lpwstr/>
      </vt:variant>
      <vt:variant>
        <vt:lpwstr>_Toc138931249</vt:lpwstr>
      </vt:variant>
      <vt:variant>
        <vt:i4>1572920</vt:i4>
      </vt:variant>
      <vt:variant>
        <vt:i4>62</vt:i4>
      </vt:variant>
      <vt:variant>
        <vt:i4>0</vt:i4>
      </vt:variant>
      <vt:variant>
        <vt:i4>5</vt:i4>
      </vt:variant>
      <vt:variant>
        <vt:lpwstr/>
      </vt:variant>
      <vt:variant>
        <vt:lpwstr>_Toc138931248</vt:lpwstr>
      </vt:variant>
      <vt:variant>
        <vt:i4>1572920</vt:i4>
      </vt:variant>
      <vt:variant>
        <vt:i4>56</vt:i4>
      </vt:variant>
      <vt:variant>
        <vt:i4>0</vt:i4>
      </vt:variant>
      <vt:variant>
        <vt:i4>5</vt:i4>
      </vt:variant>
      <vt:variant>
        <vt:lpwstr/>
      </vt:variant>
      <vt:variant>
        <vt:lpwstr>_Toc138931247</vt:lpwstr>
      </vt:variant>
      <vt:variant>
        <vt:i4>1572920</vt:i4>
      </vt:variant>
      <vt:variant>
        <vt:i4>50</vt:i4>
      </vt:variant>
      <vt:variant>
        <vt:i4>0</vt:i4>
      </vt:variant>
      <vt:variant>
        <vt:i4>5</vt:i4>
      </vt:variant>
      <vt:variant>
        <vt:lpwstr/>
      </vt:variant>
      <vt:variant>
        <vt:lpwstr>_Toc138931246</vt:lpwstr>
      </vt:variant>
      <vt:variant>
        <vt:i4>1572920</vt:i4>
      </vt:variant>
      <vt:variant>
        <vt:i4>44</vt:i4>
      </vt:variant>
      <vt:variant>
        <vt:i4>0</vt:i4>
      </vt:variant>
      <vt:variant>
        <vt:i4>5</vt:i4>
      </vt:variant>
      <vt:variant>
        <vt:lpwstr/>
      </vt:variant>
      <vt:variant>
        <vt:lpwstr>_Toc138931245</vt:lpwstr>
      </vt:variant>
      <vt:variant>
        <vt:i4>1572920</vt:i4>
      </vt:variant>
      <vt:variant>
        <vt:i4>38</vt:i4>
      </vt:variant>
      <vt:variant>
        <vt:i4>0</vt:i4>
      </vt:variant>
      <vt:variant>
        <vt:i4>5</vt:i4>
      </vt:variant>
      <vt:variant>
        <vt:lpwstr/>
      </vt:variant>
      <vt:variant>
        <vt:lpwstr>_Toc138931244</vt:lpwstr>
      </vt:variant>
      <vt:variant>
        <vt:i4>1572920</vt:i4>
      </vt:variant>
      <vt:variant>
        <vt:i4>32</vt:i4>
      </vt:variant>
      <vt:variant>
        <vt:i4>0</vt:i4>
      </vt:variant>
      <vt:variant>
        <vt:i4>5</vt:i4>
      </vt:variant>
      <vt:variant>
        <vt:lpwstr/>
      </vt:variant>
      <vt:variant>
        <vt:lpwstr>_Toc138931243</vt:lpwstr>
      </vt:variant>
      <vt:variant>
        <vt:i4>1572920</vt:i4>
      </vt:variant>
      <vt:variant>
        <vt:i4>26</vt:i4>
      </vt:variant>
      <vt:variant>
        <vt:i4>0</vt:i4>
      </vt:variant>
      <vt:variant>
        <vt:i4>5</vt:i4>
      </vt:variant>
      <vt:variant>
        <vt:lpwstr/>
      </vt:variant>
      <vt:variant>
        <vt:lpwstr>_Toc138931242</vt:lpwstr>
      </vt:variant>
      <vt:variant>
        <vt:i4>1572920</vt:i4>
      </vt:variant>
      <vt:variant>
        <vt:i4>20</vt:i4>
      </vt:variant>
      <vt:variant>
        <vt:i4>0</vt:i4>
      </vt:variant>
      <vt:variant>
        <vt:i4>5</vt:i4>
      </vt:variant>
      <vt:variant>
        <vt:lpwstr/>
      </vt:variant>
      <vt:variant>
        <vt:lpwstr>_Toc138931241</vt:lpwstr>
      </vt:variant>
      <vt:variant>
        <vt:i4>1572920</vt:i4>
      </vt:variant>
      <vt:variant>
        <vt:i4>14</vt:i4>
      </vt:variant>
      <vt:variant>
        <vt:i4>0</vt:i4>
      </vt:variant>
      <vt:variant>
        <vt:i4>5</vt:i4>
      </vt:variant>
      <vt:variant>
        <vt:lpwstr/>
      </vt:variant>
      <vt:variant>
        <vt:lpwstr>_Toc138931240</vt:lpwstr>
      </vt:variant>
      <vt:variant>
        <vt:i4>2031672</vt:i4>
      </vt:variant>
      <vt:variant>
        <vt:i4>8</vt:i4>
      </vt:variant>
      <vt:variant>
        <vt:i4>0</vt:i4>
      </vt:variant>
      <vt:variant>
        <vt:i4>5</vt:i4>
      </vt:variant>
      <vt:variant>
        <vt:lpwstr/>
      </vt:variant>
      <vt:variant>
        <vt:lpwstr>_Toc138931239</vt:lpwstr>
      </vt:variant>
      <vt:variant>
        <vt:i4>2031672</vt:i4>
      </vt:variant>
      <vt:variant>
        <vt:i4>2</vt:i4>
      </vt:variant>
      <vt:variant>
        <vt:i4>0</vt:i4>
      </vt:variant>
      <vt:variant>
        <vt:i4>5</vt:i4>
      </vt:variant>
      <vt:variant>
        <vt:lpwstr/>
      </vt:variant>
      <vt:variant>
        <vt:lpwstr>_Toc138931238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荒金 匡徳</dc:creator>
  <cp:keywords/>
  <dc:description/>
  <cp:lastModifiedBy>TKS21 佐藤礼央奈</cp:lastModifiedBy>
  <cp:revision>225</cp:revision>
  <cp:lastPrinted>2023-04-05T20:36:00Z</cp:lastPrinted>
  <dcterms:created xsi:type="dcterms:W3CDTF">2023-06-09T10:40:00Z</dcterms:created>
  <dcterms:modified xsi:type="dcterms:W3CDTF">2023-06-29T19:15:00Z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0x0101004302F2D77EE64E478C60EF5F0F5269A4</vt:lpwstr>
  </property>
</Properties>
</file>